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ink/ink1.xml" ContentType="application/inkml+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PlainTable4"/>
        <w:tblW w:w="0" w:type="auto"/>
        <w:tblLayout w:type="fixed"/>
        <w:tblLook w:val="06A0" w:firstRow="1" w:lastRow="0" w:firstColumn="1" w:lastColumn="0" w:noHBand="1" w:noVBand="1"/>
      </w:tblPr>
      <w:tblGrid>
        <w:gridCol w:w="4800"/>
        <w:gridCol w:w="9720"/>
      </w:tblGrid>
      <w:tr w:rsidR="31AEC58D" w14:paraId="6278A3FC" w14:textId="77777777" w:rsidTr="10938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0" w:type="dxa"/>
          </w:tcPr>
          <w:p w14:paraId="212B050A" w14:textId="47B1DB66" w:rsidR="2B401E05" w:rsidRDefault="2BC00E50" w:rsidP="0057472E">
            <w:pPr>
              <w:pStyle w:val="BodyText"/>
              <w:ind w:left="1440" w:hanging="720"/>
            </w:pPr>
            <w:r>
              <w:rPr>
                <w:noProof/>
              </w:rPr>
              <w:drawing>
                <wp:inline distT="0" distB="0" distL="0" distR="0" wp14:anchorId="7D86A31E" wp14:editId="41014267">
                  <wp:extent cx="2541319" cy="1943100"/>
                  <wp:effectExtent l="0" t="0" r="0" b="0"/>
                  <wp:docPr id="816747603" name="Picture 46866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663124"/>
                          <pic:cNvPicPr/>
                        </pic:nvPicPr>
                        <pic:blipFill>
                          <a:blip r:embed="rId11">
                            <a:extLst>
                              <a:ext uri="{28A0092B-C50C-407E-A947-70E740481C1C}">
                                <a14:useLocalDpi xmlns:a14="http://schemas.microsoft.com/office/drawing/2010/main" val="0"/>
                              </a:ext>
                            </a:extLst>
                          </a:blip>
                          <a:stretch>
                            <a:fillRect/>
                          </a:stretch>
                        </pic:blipFill>
                        <pic:spPr>
                          <a:xfrm>
                            <a:off x="0" y="0"/>
                            <a:ext cx="2541319" cy="1943100"/>
                          </a:xfrm>
                          <a:prstGeom prst="rect">
                            <a:avLst/>
                          </a:prstGeom>
                        </pic:spPr>
                      </pic:pic>
                    </a:graphicData>
                  </a:graphic>
                </wp:inline>
              </w:drawing>
            </w:r>
          </w:p>
        </w:tc>
        <w:tc>
          <w:tcPr>
            <w:tcW w:w="9720" w:type="dxa"/>
          </w:tcPr>
          <w:p w14:paraId="4BE3561F" w14:textId="1B1F18F0" w:rsidR="12A4F3D8" w:rsidRDefault="12A4F3D8" w:rsidP="31AEC58D">
            <w:pPr>
              <w:pStyle w:val="BodyText"/>
              <w:cnfStyle w:val="100000000000" w:firstRow="1" w:lastRow="0" w:firstColumn="0" w:lastColumn="0" w:oddVBand="0" w:evenVBand="0" w:oddHBand="0" w:evenHBand="0" w:firstRowFirstColumn="0" w:firstRowLastColumn="0" w:lastRowFirstColumn="0" w:lastRowLastColumn="0"/>
              <w:rPr>
                <w:b w:val="0"/>
                <w:sz w:val="56"/>
                <w:szCs w:val="56"/>
              </w:rPr>
            </w:pPr>
            <w:r w:rsidRPr="31AEC58D">
              <w:rPr>
                <w:sz w:val="56"/>
                <w:szCs w:val="56"/>
              </w:rPr>
              <w:t>BYU-I</w:t>
            </w:r>
            <w:r w:rsidR="00C85A05">
              <w:rPr>
                <w:sz w:val="56"/>
                <w:szCs w:val="56"/>
              </w:rPr>
              <w:t>daho</w:t>
            </w:r>
            <w:r w:rsidR="000A78D7">
              <w:rPr>
                <w:sz w:val="56"/>
                <w:szCs w:val="56"/>
              </w:rPr>
              <w:t xml:space="preserve"> CS364</w:t>
            </w:r>
          </w:p>
          <w:p w14:paraId="664E4709" w14:textId="7F57D898" w:rsidR="000A78D7" w:rsidRDefault="000A78D7" w:rsidP="31AEC58D">
            <w:pPr>
              <w:pStyle w:val="BodyText"/>
              <w:cnfStyle w:val="100000000000" w:firstRow="1" w:lastRow="0" w:firstColumn="0" w:lastColumn="0" w:oddVBand="0" w:evenVBand="0" w:oddHBand="0" w:evenHBand="0" w:firstRowFirstColumn="0" w:firstRowLastColumn="0" w:lastRowFirstColumn="0" w:lastRowLastColumn="0"/>
              <w:rPr>
                <w:sz w:val="40"/>
                <w:szCs w:val="40"/>
              </w:rPr>
            </w:pPr>
          </w:p>
          <w:p w14:paraId="02DC44D5" w14:textId="7F57D898" w:rsidR="12A4F3D8" w:rsidRDefault="12A4F3D8" w:rsidP="31AEC58D">
            <w:pPr>
              <w:pStyle w:val="BodyText"/>
              <w:cnfStyle w:val="100000000000" w:firstRow="1" w:lastRow="0" w:firstColumn="0" w:lastColumn="0" w:oddVBand="0" w:evenVBand="0" w:oddHBand="0" w:evenHBand="0" w:firstRowFirstColumn="0" w:firstRowLastColumn="0" w:lastRowFirstColumn="0" w:lastRowLastColumn="0"/>
              <w:rPr>
                <w:b w:val="0"/>
                <w:bCs w:val="0"/>
                <w:sz w:val="56"/>
                <w:szCs w:val="56"/>
              </w:rPr>
            </w:pPr>
            <w:r w:rsidRPr="31AEC58D">
              <w:rPr>
                <w:sz w:val="56"/>
                <w:szCs w:val="56"/>
              </w:rPr>
              <w:t>Grad Planner</w:t>
            </w:r>
          </w:p>
          <w:p w14:paraId="24472BD8" w14:textId="7F57D898" w:rsidR="00F8699F" w:rsidRPr="000A78D7" w:rsidRDefault="00F8699F" w:rsidP="31AEC58D">
            <w:pPr>
              <w:pStyle w:val="BodyText"/>
              <w:cnfStyle w:val="100000000000" w:firstRow="1" w:lastRow="0" w:firstColumn="0" w:lastColumn="0" w:oddVBand="0" w:evenVBand="0" w:oddHBand="0" w:evenHBand="0" w:firstRowFirstColumn="0" w:firstRowLastColumn="0" w:lastRowFirstColumn="0" w:lastRowLastColumn="0"/>
              <w:rPr>
                <w:b w:val="0"/>
                <w:bCs w:val="0"/>
                <w:sz w:val="48"/>
                <w:szCs w:val="48"/>
              </w:rPr>
            </w:pPr>
            <w:r>
              <w:rPr>
                <w:sz w:val="56"/>
                <w:szCs w:val="56"/>
              </w:rPr>
              <w:t>Registration</w:t>
            </w:r>
            <w:r w:rsidR="001F68AB">
              <w:rPr>
                <w:sz w:val="56"/>
                <w:szCs w:val="56"/>
              </w:rPr>
              <w:t xml:space="preserve"> Integration</w:t>
            </w:r>
          </w:p>
          <w:p w14:paraId="4717C130" w14:textId="7F57D898" w:rsidR="000A78D7" w:rsidRDefault="000A78D7" w:rsidP="31AEC58D">
            <w:pPr>
              <w:pStyle w:val="BodyText"/>
              <w:cnfStyle w:val="100000000000" w:firstRow="1" w:lastRow="0" w:firstColumn="0" w:lastColumn="0" w:oddVBand="0" w:evenVBand="0" w:oddHBand="0" w:evenHBand="0" w:firstRowFirstColumn="0" w:firstRowLastColumn="0" w:lastRowFirstColumn="0" w:lastRowLastColumn="0"/>
              <w:rPr>
                <w:b w:val="0"/>
                <w:bCs w:val="0"/>
                <w:sz w:val="56"/>
                <w:szCs w:val="56"/>
              </w:rPr>
            </w:pPr>
          </w:p>
          <w:p w14:paraId="190748D6" w14:textId="4A599B75" w:rsidR="000A78D7" w:rsidRDefault="000A78D7" w:rsidP="31AEC58D">
            <w:pPr>
              <w:pStyle w:val="BodyText"/>
              <w:cnfStyle w:val="100000000000" w:firstRow="1" w:lastRow="0" w:firstColumn="0" w:lastColumn="0" w:oddVBand="0" w:evenVBand="0" w:oddHBand="0" w:evenHBand="0" w:firstRowFirstColumn="0" w:firstRowLastColumn="0" w:lastRowFirstColumn="0" w:lastRowLastColumn="0"/>
              <w:rPr>
                <w:b w:val="0"/>
                <w:bCs w:val="0"/>
                <w:sz w:val="48"/>
                <w:szCs w:val="48"/>
              </w:rPr>
            </w:pPr>
            <w:r>
              <w:rPr>
                <w:sz w:val="48"/>
                <w:szCs w:val="48"/>
              </w:rPr>
              <w:t>Software Design Document</w:t>
            </w:r>
          </w:p>
          <w:p w14:paraId="10C74886" w14:textId="3F44EB3C" w:rsidR="000A78D7" w:rsidRDefault="23D72E67" w:rsidP="00A706A0">
            <w:pPr>
              <w:pStyle w:val="BodyText"/>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48CED6B9">
              <w:rPr>
                <w:sz w:val="28"/>
                <w:szCs w:val="28"/>
              </w:rPr>
              <w:t xml:space="preserve">Version </w:t>
            </w:r>
            <w:r w:rsidR="0032302D">
              <w:rPr>
                <w:sz w:val="28"/>
                <w:szCs w:val="28"/>
              </w:rPr>
              <w:t>5</w:t>
            </w:r>
            <w:r w:rsidR="002D23BB">
              <w:rPr>
                <w:sz w:val="28"/>
                <w:szCs w:val="28"/>
              </w:rPr>
              <w:t>.0</w:t>
            </w:r>
          </w:p>
          <w:p w14:paraId="50C4568E" w14:textId="78E4600B" w:rsidR="12A4F3D8" w:rsidRPr="00701765" w:rsidRDefault="0197B879" w:rsidP="00A706A0">
            <w:pPr>
              <w:pStyle w:val="BodyText"/>
              <w:spacing w:line="276" w:lineRule="auto"/>
              <w:cnfStyle w:val="100000000000" w:firstRow="1" w:lastRow="0" w:firstColumn="0" w:lastColumn="0" w:oddVBand="0" w:evenVBand="0" w:oddHBand="0" w:evenHBand="0" w:firstRowFirstColumn="0" w:firstRowLastColumn="0" w:lastRowFirstColumn="0" w:lastRowLastColumn="0"/>
            </w:pPr>
            <w:r w:rsidRPr="48CED6B9">
              <w:t>07/</w:t>
            </w:r>
            <w:r w:rsidR="00682997">
              <w:t>22</w:t>
            </w:r>
            <w:r w:rsidR="763D4B84" w:rsidRPr="48CED6B9">
              <w:t>/2020</w:t>
            </w:r>
          </w:p>
        </w:tc>
      </w:tr>
    </w:tbl>
    <w:p w14:paraId="73381F7E" w14:textId="6C8FFFA9" w:rsidR="5A4738E7" w:rsidRDefault="5A4738E7"/>
    <w:p w14:paraId="5BC5BF65" w14:textId="47FDADDB" w:rsidR="31AEC58D" w:rsidRPr="00B0067F" w:rsidRDefault="31AEC58D" w:rsidP="31AEC58D">
      <w:pPr>
        <w:pStyle w:val="BodyText"/>
        <w:spacing w:before="1"/>
        <w:rPr>
          <w:sz w:val="26"/>
          <w:szCs w:val="26"/>
          <w:u w:val="single"/>
        </w:rPr>
        <w:sectPr w:rsidR="31AEC58D" w:rsidRPr="00B0067F" w:rsidSect="007D5BE6">
          <w:headerReference w:type="default" r:id="rId12"/>
          <w:footerReference w:type="default" r:id="rId13"/>
          <w:type w:val="continuous"/>
          <w:pgSz w:w="15840" w:h="12240" w:orient="landscape"/>
          <w:pgMar w:top="1140" w:right="200" w:bottom="1220" w:left="1120" w:header="720" w:footer="1027" w:gutter="0"/>
          <w:pgNumType w:fmt="upperRoman"/>
          <w:cols w:space="720"/>
        </w:sectPr>
      </w:pPr>
    </w:p>
    <w:p w14:paraId="76AB0251" w14:textId="1984C92D" w:rsidR="003E6B5A" w:rsidRPr="008F6EC0" w:rsidRDefault="003E6B5A" w:rsidP="00810326">
      <w:pPr>
        <w:pStyle w:val="Heading1"/>
        <w:spacing w:line="276" w:lineRule="auto"/>
        <w:rPr>
          <w:rFonts w:cs="Times New Roman"/>
          <w:sz w:val="32"/>
          <w:szCs w:val="32"/>
        </w:rPr>
      </w:pPr>
      <w:bookmarkStart w:id="0" w:name="_Toc45373387"/>
      <w:bookmarkStart w:id="1" w:name="_Toc45374183"/>
      <w:bookmarkStart w:id="2" w:name="_Toc45374901"/>
      <w:bookmarkStart w:id="3" w:name="_Toc45396678"/>
      <w:bookmarkStart w:id="4" w:name="_Toc46337632"/>
      <w:r w:rsidRPr="003E6B5A">
        <w:rPr>
          <w:rFonts w:cs="Times New Roman"/>
        </w:rPr>
        <w:lastRenderedPageBreak/>
        <w:t>Authors</w:t>
      </w:r>
      <w:bookmarkEnd w:id="0"/>
      <w:bookmarkEnd w:id="1"/>
      <w:bookmarkEnd w:id="2"/>
      <w:bookmarkEnd w:id="3"/>
      <w:bookmarkEnd w:id="4"/>
    </w:p>
    <w:p w14:paraId="5DD440DF" w14:textId="77777777" w:rsidR="003E6B5A" w:rsidRDefault="003E6B5A" w:rsidP="00810326">
      <w:pPr>
        <w:spacing w:line="276" w:lineRule="auto"/>
        <w:ind w:left="320"/>
        <w:rPr>
          <w:b/>
          <w:sz w:val="32"/>
          <w:szCs w:val="32"/>
        </w:rPr>
      </w:pPr>
    </w:p>
    <w:p w14:paraId="4525EA57" w14:textId="16267E9E" w:rsidR="003E6B5A" w:rsidRPr="00477196" w:rsidRDefault="003E6B5A" w:rsidP="00256089">
      <w:pPr>
        <w:spacing w:line="360" w:lineRule="auto"/>
        <w:ind w:left="320"/>
        <w:rPr>
          <w:b/>
          <w:sz w:val="32"/>
          <w:szCs w:val="32"/>
        </w:rPr>
      </w:pPr>
      <w:r w:rsidRPr="00477196">
        <w:rPr>
          <w:b/>
          <w:sz w:val="32"/>
          <w:szCs w:val="32"/>
        </w:rPr>
        <w:t>Project Sponsor</w:t>
      </w:r>
    </w:p>
    <w:p w14:paraId="279630EB" w14:textId="521E8BC7" w:rsidR="003E6B5A" w:rsidRPr="002C792E" w:rsidRDefault="003E6B5A" w:rsidP="00256089">
      <w:pPr>
        <w:spacing w:line="360" w:lineRule="auto"/>
        <w:ind w:left="320"/>
        <w:rPr>
          <w:bCs/>
          <w:szCs w:val="24"/>
        </w:rPr>
      </w:pPr>
      <w:r w:rsidRPr="003E6B5A">
        <w:rPr>
          <w:bCs/>
          <w:szCs w:val="24"/>
        </w:rPr>
        <w:t>Jeff Lyo</w:t>
      </w:r>
      <w:r w:rsidR="002C792E">
        <w:rPr>
          <w:bCs/>
          <w:szCs w:val="24"/>
        </w:rPr>
        <w:t>n</w:t>
      </w:r>
    </w:p>
    <w:p w14:paraId="47DF7260" w14:textId="77777777" w:rsidR="003E6B5A" w:rsidRPr="00477196" w:rsidRDefault="003E6B5A" w:rsidP="00256089">
      <w:pPr>
        <w:spacing w:line="360" w:lineRule="auto"/>
        <w:ind w:left="320"/>
        <w:rPr>
          <w:b/>
          <w:sz w:val="32"/>
          <w:szCs w:val="32"/>
        </w:rPr>
      </w:pPr>
      <w:r w:rsidRPr="00477196">
        <w:rPr>
          <w:b/>
          <w:sz w:val="32"/>
          <w:szCs w:val="32"/>
        </w:rPr>
        <w:t>Project Manager</w:t>
      </w:r>
    </w:p>
    <w:p w14:paraId="62339FE5" w14:textId="77777777" w:rsidR="003E6B5A" w:rsidRPr="003E6B5A" w:rsidRDefault="003E6B5A" w:rsidP="00256089">
      <w:pPr>
        <w:spacing w:line="360" w:lineRule="auto"/>
        <w:ind w:left="320"/>
        <w:rPr>
          <w:bCs/>
          <w:szCs w:val="24"/>
        </w:rPr>
      </w:pPr>
      <w:r w:rsidRPr="003E6B5A">
        <w:rPr>
          <w:bCs/>
          <w:szCs w:val="24"/>
        </w:rPr>
        <w:t>Steven Milton</w:t>
      </w:r>
    </w:p>
    <w:p w14:paraId="7189F7EB" w14:textId="77777777" w:rsidR="003E6B5A" w:rsidRPr="00477196" w:rsidRDefault="003E6B5A" w:rsidP="00D83F08">
      <w:pPr>
        <w:spacing w:line="360" w:lineRule="auto"/>
        <w:ind w:left="320"/>
        <w:rPr>
          <w:b/>
          <w:sz w:val="32"/>
          <w:szCs w:val="32"/>
        </w:rPr>
      </w:pPr>
    </w:p>
    <w:p w14:paraId="50D52C2F" w14:textId="0D54D541" w:rsidR="003E6B5A" w:rsidRPr="00477196" w:rsidRDefault="003E6B5A" w:rsidP="00D83F08">
      <w:pPr>
        <w:spacing w:line="360" w:lineRule="auto"/>
        <w:ind w:left="320"/>
        <w:rPr>
          <w:b/>
          <w:bCs/>
          <w:sz w:val="32"/>
          <w:szCs w:val="32"/>
        </w:rPr>
      </w:pPr>
      <w:r w:rsidRPr="00477196">
        <w:rPr>
          <w:b/>
          <w:bCs/>
          <w:sz w:val="32"/>
          <w:szCs w:val="32"/>
        </w:rPr>
        <w:t>Team Leaders</w:t>
      </w:r>
    </w:p>
    <w:tbl>
      <w:tblPr>
        <w:tblStyle w:val="TableGridLight"/>
        <w:tblW w:w="0" w:type="auto"/>
        <w:tblInd w:w="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7330"/>
      </w:tblGrid>
      <w:tr w:rsidR="003E6B5A" w:rsidRPr="00477196" w14:paraId="1D30BBDF" w14:textId="77777777" w:rsidTr="00E97E71">
        <w:tc>
          <w:tcPr>
            <w:tcW w:w="2020" w:type="dxa"/>
          </w:tcPr>
          <w:p w14:paraId="6C22F2DF" w14:textId="77777777" w:rsidR="003E6B5A" w:rsidRPr="00D17734" w:rsidRDefault="003E6B5A" w:rsidP="00D83F08">
            <w:pPr>
              <w:spacing w:line="360" w:lineRule="auto"/>
              <w:rPr>
                <w:szCs w:val="24"/>
                <w:lang w:val="en-US"/>
              </w:rPr>
            </w:pPr>
            <w:r w:rsidRPr="00D17734">
              <w:rPr>
                <w:szCs w:val="24"/>
                <w:lang w:val="en-US"/>
              </w:rPr>
              <w:t>Group 1</w:t>
            </w:r>
          </w:p>
        </w:tc>
        <w:tc>
          <w:tcPr>
            <w:tcW w:w="7330" w:type="dxa"/>
          </w:tcPr>
          <w:p w14:paraId="13CC3C44" w14:textId="77777777" w:rsidR="003E6B5A" w:rsidRPr="00D17734" w:rsidRDefault="003E6B5A" w:rsidP="00D83F08">
            <w:pPr>
              <w:spacing w:line="360" w:lineRule="auto"/>
              <w:rPr>
                <w:szCs w:val="24"/>
                <w:lang w:val="en-US"/>
              </w:rPr>
            </w:pPr>
            <w:r w:rsidRPr="00D17734">
              <w:rPr>
                <w:szCs w:val="24"/>
                <w:lang w:val="en-US"/>
              </w:rPr>
              <w:t>Nathan Stratford</w:t>
            </w:r>
          </w:p>
        </w:tc>
      </w:tr>
      <w:tr w:rsidR="003E6B5A" w:rsidRPr="00477196" w14:paraId="522F7C34" w14:textId="77777777" w:rsidTr="00E97E71">
        <w:tc>
          <w:tcPr>
            <w:tcW w:w="2020" w:type="dxa"/>
          </w:tcPr>
          <w:p w14:paraId="71A41235" w14:textId="77777777" w:rsidR="003E6B5A" w:rsidRPr="00D17734" w:rsidRDefault="003E6B5A" w:rsidP="00D83F08">
            <w:pPr>
              <w:spacing w:line="360" w:lineRule="auto"/>
              <w:rPr>
                <w:szCs w:val="24"/>
                <w:lang w:val="en-US"/>
              </w:rPr>
            </w:pPr>
            <w:r w:rsidRPr="00D17734">
              <w:rPr>
                <w:szCs w:val="24"/>
                <w:lang w:val="en-US"/>
              </w:rPr>
              <w:t>Group 2</w:t>
            </w:r>
          </w:p>
        </w:tc>
        <w:tc>
          <w:tcPr>
            <w:tcW w:w="7330" w:type="dxa"/>
          </w:tcPr>
          <w:p w14:paraId="3E5B5DEF" w14:textId="77777777" w:rsidR="003E6B5A" w:rsidRPr="00D17734" w:rsidRDefault="003E6B5A" w:rsidP="00D83F08">
            <w:pPr>
              <w:spacing w:line="360" w:lineRule="auto"/>
              <w:rPr>
                <w:szCs w:val="24"/>
                <w:lang w:val="en-US"/>
              </w:rPr>
            </w:pPr>
            <w:r w:rsidRPr="00D17734">
              <w:rPr>
                <w:szCs w:val="24"/>
                <w:lang w:val="en-US"/>
              </w:rPr>
              <w:t xml:space="preserve">Rick </w:t>
            </w:r>
            <w:proofErr w:type="spellStart"/>
            <w:r w:rsidRPr="00D17734">
              <w:rPr>
                <w:szCs w:val="24"/>
                <w:lang w:val="en-US"/>
              </w:rPr>
              <w:t>Edgemon</w:t>
            </w:r>
            <w:proofErr w:type="spellEnd"/>
          </w:p>
        </w:tc>
      </w:tr>
      <w:tr w:rsidR="003E6B5A" w:rsidRPr="00477196" w14:paraId="4891050A" w14:textId="77777777" w:rsidTr="00E97E71">
        <w:tc>
          <w:tcPr>
            <w:tcW w:w="2020" w:type="dxa"/>
          </w:tcPr>
          <w:p w14:paraId="02BCC3B1" w14:textId="77777777" w:rsidR="003E6B5A" w:rsidRPr="00D17734" w:rsidRDefault="003E6B5A" w:rsidP="00D83F08">
            <w:pPr>
              <w:spacing w:line="360" w:lineRule="auto"/>
              <w:rPr>
                <w:szCs w:val="24"/>
                <w:lang w:val="en-US"/>
              </w:rPr>
            </w:pPr>
            <w:r w:rsidRPr="00D17734">
              <w:rPr>
                <w:szCs w:val="24"/>
                <w:lang w:val="en-US"/>
              </w:rPr>
              <w:t>Group 3</w:t>
            </w:r>
          </w:p>
        </w:tc>
        <w:tc>
          <w:tcPr>
            <w:tcW w:w="7330" w:type="dxa"/>
          </w:tcPr>
          <w:p w14:paraId="1EAC06E3" w14:textId="0CA7BDFC" w:rsidR="003E6B5A" w:rsidRPr="00D17734" w:rsidRDefault="003E6B5A" w:rsidP="00D83F08">
            <w:pPr>
              <w:spacing w:line="360" w:lineRule="auto"/>
              <w:rPr>
                <w:szCs w:val="24"/>
                <w:lang w:val="en-US"/>
              </w:rPr>
            </w:pPr>
            <w:proofErr w:type="spellStart"/>
            <w:r w:rsidRPr="00D17734">
              <w:rPr>
                <w:szCs w:val="24"/>
                <w:lang w:val="en-US"/>
              </w:rPr>
              <w:t>Govert</w:t>
            </w:r>
            <w:proofErr w:type="spellEnd"/>
            <w:r w:rsidRPr="00D17734">
              <w:rPr>
                <w:szCs w:val="24"/>
                <w:lang w:val="en-US"/>
              </w:rPr>
              <w:t xml:space="preserve"> </w:t>
            </w:r>
            <w:proofErr w:type="spellStart"/>
            <w:r w:rsidRPr="00D17734">
              <w:rPr>
                <w:szCs w:val="24"/>
                <w:lang w:val="en-US"/>
              </w:rPr>
              <w:t>Carreño</w:t>
            </w:r>
            <w:proofErr w:type="spellEnd"/>
          </w:p>
        </w:tc>
      </w:tr>
      <w:tr w:rsidR="003E6B5A" w:rsidRPr="00477196" w14:paraId="5D7001F6" w14:textId="77777777" w:rsidTr="00E97E71">
        <w:tc>
          <w:tcPr>
            <w:tcW w:w="2020" w:type="dxa"/>
          </w:tcPr>
          <w:p w14:paraId="7E7B218D" w14:textId="77777777" w:rsidR="003E6B5A" w:rsidRPr="00D17734" w:rsidRDefault="003E6B5A" w:rsidP="00D83F08">
            <w:pPr>
              <w:spacing w:line="360" w:lineRule="auto"/>
              <w:rPr>
                <w:szCs w:val="24"/>
                <w:lang w:val="en-US"/>
              </w:rPr>
            </w:pPr>
            <w:r w:rsidRPr="00D17734">
              <w:rPr>
                <w:szCs w:val="24"/>
                <w:lang w:val="en-US"/>
              </w:rPr>
              <w:t>Group 4</w:t>
            </w:r>
          </w:p>
        </w:tc>
        <w:tc>
          <w:tcPr>
            <w:tcW w:w="7330" w:type="dxa"/>
          </w:tcPr>
          <w:p w14:paraId="54C32505" w14:textId="77777777" w:rsidR="003E6B5A" w:rsidRPr="00D17734" w:rsidRDefault="003E6B5A" w:rsidP="00D83F08">
            <w:pPr>
              <w:spacing w:line="360" w:lineRule="auto"/>
              <w:rPr>
                <w:szCs w:val="24"/>
                <w:lang w:val="en-US"/>
              </w:rPr>
            </w:pPr>
            <w:r w:rsidRPr="00D17734">
              <w:rPr>
                <w:szCs w:val="24"/>
                <w:lang w:val="en-US"/>
              </w:rPr>
              <w:t>Jason Todd Jenkins</w:t>
            </w:r>
          </w:p>
        </w:tc>
      </w:tr>
    </w:tbl>
    <w:p w14:paraId="2D082FB5" w14:textId="77777777" w:rsidR="003E6B5A" w:rsidRPr="00477196" w:rsidRDefault="003E6B5A" w:rsidP="00D83F08">
      <w:pPr>
        <w:spacing w:line="360" w:lineRule="auto"/>
        <w:ind w:left="320"/>
        <w:rPr>
          <w:b/>
          <w:sz w:val="32"/>
          <w:szCs w:val="32"/>
        </w:rPr>
      </w:pPr>
    </w:p>
    <w:p w14:paraId="2E1AF777" w14:textId="77777777" w:rsidR="003E6B5A" w:rsidRPr="00477196" w:rsidRDefault="003E6B5A" w:rsidP="00810326">
      <w:pPr>
        <w:spacing w:line="276" w:lineRule="auto"/>
        <w:ind w:left="320"/>
        <w:rPr>
          <w:b/>
          <w:sz w:val="32"/>
          <w:szCs w:val="32"/>
        </w:rPr>
      </w:pPr>
      <w:r w:rsidRPr="00477196">
        <w:rPr>
          <w:b/>
          <w:sz w:val="32"/>
          <w:szCs w:val="32"/>
        </w:rPr>
        <w:t>Individual Contributor</w:t>
      </w:r>
    </w:p>
    <w:p w14:paraId="5B94595C" w14:textId="77777777" w:rsidR="003E6B5A" w:rsidRPr="00477196" w:rsidRDefault="003E6B5A" w:rsidP="00810326">
      <w:pPr>
        <w:spacing w:line="276" w:lineRule="auto"/>
        <w:ind w:left="320"/>
        <w:rPr>
          <w:b/>
          <w:sz w:val="32"/>
          <w:szCs w:val="32"/>
        </w:rPr>
      </w:pPr>
    </w:p>
    <w:tbl>
      <w:tblPr>
        <w:tblStyle w:val="TableGrid"/>
        <w:tblW w:w="0" w:type="auto"/>
        <w:tblInd w:w="3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3E6B5A" w:rsidRPr="00477196" w14:paraId="3DC2E164" w14:textId="77777777" w:rsidTr="003E6B5A">
        <w:tc>
          <w:tcPr>
            <w:tcW w:w="9350" w:type="dxa"/>
          </w:tcPr>
          <w:p w14:paraId="6535030C" w14:textId="77777777" w:rsidR="003E6B5A" w:rsidRPr="00D17734" w:rsidRDefault="003E6B5A" w:rsidP="00D83F08">
            <w:pPr>
              <w:spacing w:line="360" w:lineRule="auto"/>
              <w:rPr>
                <w:b/>
                <w:szCs w:val="24"/>
                <w:lang w:val="en-US"/>
              </w:rPr>
            </w:pPr>
            <w:r w:rsidRPr="00D17734">
              <w:rPr>
                <w:b/>
                <w:szCs w:val="24"/>
                <w:lang w:val="en-US"/>
              </w:rPr>
              <w:t>Group 1</w:t>
            </w:r>
          </w:p>
        </w:tc>
      </w:tr>
      <w:tr w:rsidR="003E6B5A" w:rsidRPr="00477196" w14:paraId="15367CE8" w14:textId="77777777" w:rsidTr="003E6B5A">
        <w:tc>
          <w:tcPr>
            <w:tcW w:w="9350" w:type="dxa"/>
          </w:tcPr>
          <w:p w14:paraId="784D80BB" w14:textId="77777777" w:rsidR="003E6B5A" w:rsidRPr="00D17734" w:rsidRDefault="003E6B5A" w:rsidP="00D83F08">
            <w:pPr>
              <w:spacing w:line="360" w:lineRule="auto"/>
              <w:rPr>
                <w:szCs w:val="24"/>
                <w:lang w:val="en-US"/>
              </w:rPr>
            </w:pPr>
            <w:r w:rsidRPr="00D17734">
              <w:rPr>
                <w:szCs w:val="24"/>
                <w:lang w:val="en-US"/>
              </w:rPr>
              <w:t>Fraser LeFevre</w:t>
            </w:r>
          </w:p>
          <w:p w14:paraId="50508A1B" w14:textId="77777777" w:rsidR="003E6B5A" w:rsidRPr="00D17734" w:rsidRDefault="003E6B5A" w:rsidP="00D83F08">
            <w:pPr>
              <w:spacing w:line="360" w:lineRule="auto"/>
              <w:rPr>
                <w:szCs w:val="24"/>
                <w:lang w:val="en-US"/>
              </w:rPr>
            </w:pPr>
            <w:r w:rsidRPr="00D17734">
              <w:rPr>
                <w:szCs w:val="24"/>
                <w:lang w:val="en-US"/>
              </w:rPr>
              <w:t>John Bake</w:t>
            </w:r>
          </w:p>
          <w:p w14:paraId="3CCF1788" w14:textId="77777777" w:rsidR="003E6B5A" w:rsidRPr="00231982" w:rsidRDefault="003E6B5A" w:rsidP="00D83F08">
            <w:pPr>
              <w:spacing w:line="360" w:lineRule="auto"/>
              <w:rPr>
                <w:szCs w:val="24"/>
                <w:lang w:val="en-US"/>
              </w:rPr>
            </w:pPr>
            <w:r w:rsidRPr="00D17734">
              <w:rPr>
                <w:szCs w:val="24"/>
                <w:lang w:val="en-US"/>
              </w:rPr>
              <w:t>Blake Pearson</w:t>
            </w:r>
          </w:p>
          <w:p w14:paraId="6FC6A18F" w14:textId="77777777" w:rsidR="003E6B5A" w:rsidRPr="00D17734" w:rsidRDefault="003E6B5A" w:rsidP="00D83F08">
            <w:pPr>
              <w:spacing w:line="360" w:lineRule="auto"/>
              <w:rPr>
                <w:szCs w:val="24"/>
                <w:lang w:val="en-US"/>
              </w:rPr>
            </w:pPr>
            <w:r w:rsidRPr="00D17734">
              <w:rPr>
                <w:szCs w:val="24"/>
                <w:lang w:val="en-US"/>
              </w:rPr>
              <w:lastRenderedPageBreak/>
              <w:t xml:space="preserve">Michael </w:t>
            </w:r>
            <w:proofErr w:type="spellStart"/>
            <w:r w:rsidRPr="00D17734">
              <w:rPr>
                <w:szCs w:val="24"/>
                <w:lang w:val="en-US"/>
              </w:rPr>
              <w:t>Nishiguchi</w:t>
            </w:r>
            <w:proofErr w:type="spellEnd"/>
          </w:p>
          <w:p w14:paraId="3230CD08" w14:textId="77777777" w:rsidR="003E6B5A" w:rsidRPr="00D17734" w:rsidRDefault="003E6B5A" w:rsidP="00D83F08">
            <w:pPr>
              <w:spacing w:line="360" w:lineRule="auto"/>
              <w:rPr>
                <w:szCs w:val="24"/>
                <w:lang w:val="en-US"/>
              </w:rPr>
            </w:pPr>
          </w:p>
        </w:tc>
      </w:tr>
      <w:tr w:rsidR="003E6B5A" w:rsidRPr="00477196" w14:paraId="6E6DC3BD" w14:textId="77777777" w:rsidTr="003E6B5A">
        <w:tc>
          <w:tcPr>
            <w:tcW w:w="9350" w:type="dxa"/>
          </w:tcPr>
          <w:p w14:paraId="66629151" w14:textId="77777777" w:rsidR="003E6B5A" w:rsidRPr="00D17734" w:rsidRDefault="003E6B5A" w:rsidP="00D83F08">
            <w:pPr>
              <w:spacing w:line="360" w:lineRule="auto"/>
              <w:rPr>
                <w:b/>
                <w:szCs w:val="24"/>
                <w:lang w:val="en-US"/>
              </w:rPr>
            </w:pPr>
            <w:r w:rsidRPr="00D17734">
              <w:rPr>
                <w:b/>
                <w:szCs w:val="24"/>
                <w:lang w:val="en-US"/>
              </w:rPr>
              <w:lastRenderedPageBreak/>
              <w:t>Group 2</w:t>
            </w:r>
          </w:p>
        </w:tc>
      </w:tr>
      <w:tr w:rsidR="003E6B5A" w:rsidRPr="00477196" w14:paraId="3904CC24" w14:textId="77777777" w:rsidTr="003E6B5A">
        <w:tc>
          <w:tcPr>
            <w:tcW w:w="9350" w:type="dxa"/>
            <w:tcBorders>
              <w:bottom w:val="nil"/>
            </w:tcBorders>
          </w:tcPr>
          <w:p w14:paraId="03FB1868" w14:textId="77777777" w:rsidR="003E6B5A" w:rsidRPr="00D17734" w:rsidRDefault="003E6B5A" w:rsidP="00D83F08">
            <w:pPr>
              <w:spacing w:line="360" w:lineRule="auto"/>
              <w:rPr>
                <w:szCs w:val="24"/>
                <w:lang w:val="en-US"/>
              </w:rPr>
            </w:pPr>
            <w:proofErr w:type="spellStart"/>
            <w:r w:rsidRPr="00D17734">
              <w:rPr>
                <w:szCs w:val="24"/>
                <w:lang w:val="en-US"/>
              </w:rPr>
              <w:t>Dalan</w:t>
            </w:r>
            <w:proofErr w:type="spellEnd"/>
            <w:r w:rsidRPr="00D17734">
              <w:rPr>
                <w:szCs w:val="24"/>
                <w:lang w:val="en-US"/>
              </w:rPr>
              <w:t xml:space="preserve"> </w:t>
            </w:r>
            <w:proofErr w:type="spellStart"/>
            <w:r w:rsidRPr="00D17734">
              <w:rPr>
                <w:szCs w:val="24"/>
                <w:lang w:val="en-US"/>
              </w:rPr>
              <w:t>Ienatsch</w:t>
            </w:r>
            <w:proofErr w:type="spellEnd"/>
          </w:p>
          <w:p w14:paraId="52E4133D" w14:textId="77777777" w:rsidR="003E6B5A" w:rsidRPr="00D17734" w:rsidRDefault="003E6B5A" w:rsidP="00D83F08">
            <w:pPr>
              <w:spacing w:line="360" w:lineRule="auto"/>
              <w:rPr>
                <w:szCs w:val="24"/>
                <w:lang w:val="en-US"/>
              </w:rPr>
            </w:pPr>
            <w:r w:rsidRPr="00D17734">
              <w:rPr>
                <w:szCs w:val="24"/>
                <w:lang w:val="en-US"/>
              </w:rPr>
              <w:t>Ben Crowe</w:t>
            </w:r>
          </w:p>
          <w:p w14:paraId="12C2F39D" w14:textId="77777777" w:rsidR="003E6B5A" w:rsidRPr="00D17734" w:rsidRDefault="003E6B5A" w:rsidP="00D83F08">
            <w:pPr>
              <w:spacing w:line="360" w:lineRule="auto"/>
              <w:rPr>
                <w:szCs w:val="24"/>
                <w:lang w:val="en-US"/>
              </w:rPr>
            </w:pPr>
            <w:r w:rsidRPr="00D17734">
              <w:rPr>
                <w:szCs w:val="24"/>
                <w:lang w:val="en-US"/>
              </w:rPr>
              <w:t xml:space="preserve">Josh </w:t>
            </w:r>
            <w:proofErr w:type="spellStart"/>
            <w:r w:rsidRPr="00D17734">
              <w:rPr>
                <w:szCs w:val="24"/>
                <w:lang w:val="en-US"/>
              </w:rPr>
              <w:t>Spendlove</w:t>
            </w:r>
            <w:proofErr w:type="spellEnd"/>
          </w:p>
          <w:p w14:paraId="5C088974" w14:textId="77777777" w:rsidR="003E6B5A" w:rsidRPr="00D17734" w:rsidRDefault="003E6B5A" w:rsidP="00D83F08">
            <w:pPr>
              <w:spacing w:line="360" w:lineRule="auto"/>
              <w:rPr>
                <w:szCs w:val="24"/>
                <w:lang w:val="en-US"/>
              </w:rPr>
            </w:pPr>
            <w:r w:rsidRPr="00D17734">
              <w:rPr>
                <w:szCs w:val="24"/>
                <w:lang w:val="en-US"/>
              </w:rPr>
              <w:t>Adam Nielsen</w:t>
            </w:r>
          </w:p>
          <w:p w14:paraId="4E8E028D" w14:textId="77777777" w:rsidR="003E6B5A" w:rsidRPr="00D17734" w:rsidRDefault="003E6B5A" w:rsidP="00D83F08">
            <w:pPr>
              <w:spacing w:line="360" w:lineRule="auto"/>
              <w:rPr>
                <w:szCs w:val="24"/>
                <w:lang w:val="en-US"/>
              </w:rPr>
            </w:pPr>
          </w:p>
        </w:tc>
      </w:tr>
      <w:tr w:rsidR="003E6B5A" w:rsidRPr="00477196" w14:paraId="27DAECC3" w14:textId="77777777" w:rsidTr="003E6B5A">
        <w:tc>
          <w:tcPr>
            <w:tcW w:w="9350" w:type="dxa"/>
          </w:tcPr>
          <w:p w14:paraId="081850A8" w14:textId="77777777" w:rsidR="003E6B5A" w:rsidRPr="00D17734" w:rsidRDefault="003E6B5A" w:rsidP="00D83F08">
            <w:pPr>
              <w:spacing w:line="360" w:lineRule="auto"/>
              <w:rPr>
                <w:b/>
                <w:szCs w:val="24"/>
                <w:lang w:val="en-US"/>
              </w:rPr>
            </w:pPr>
            <w:r w:rsidRPr="00D17734">
              <w:rPr>
                <w:b/>
                <w:szCs w:val="24"/>
                <w:lang w:val="en-US"/>
              </w:rPr>
              <w:t>Group 3</w:t>
            </w:r>
          </w:p>
        </w:tc>
      </w:tr>
      <w:tr w:rsidR="003E6B5A" w:rsidRPr="00477196" w14:paraId="751A9D37" w14:textId="77777777" w:rsidTr="003E6B5A">
        <w:tc>
          <w:tcPr>
            <w:tcW w:w="9350" w:type="dxa"/>
          </w:tcPr>
          <w:p w14:paraId="14B9C35E" w14:textId="77777777" w:rsidR="003E6B5A" w:rsidRPr="00B32812" w:rsidRDefault="003E6B5A" w:rsidP="00D83F08">
            <w:pPr>
              <w:spacing w:line="360" w:lineRule="auto"/>
              <w:rPr>
                <w:szCs w:val="24"/>
                <w:lang w:val="es-CO"/>
              </w:rPr>
            </w:pPr>
            <w:r w:rsidRPr="00B32812">
              <w:rPr>
                <w:szCs w:val="24"/>
                <w:lang w:val="es-CO"/>
              </w:rPr>
              <w:t>Oscar Ampudia Lazo</w:t>
            </w:r>
          </w:p>
          <w:p w14:paraId="3588AE69" w14:textId="77777777" w:rsidR="003E6B5A" w:rsidRPr="00B32812" w:rsidRDefault="003E6B5A" w:rsidP="00D83F08">
            <w:pPr>
              <w:spacing w:line="360" w:lineRule="auto"/>
              <w:rPr>
                <w:szCs w:val="24"/>
                <w:lang w:val="es-CO"/>
              </w:rPr>
            </w:pPr>
            <w:r w:rsidRPr="00B32812">
              <w:rPr>
                <w:szCs w:val="24"/>
                <w:lang w:val="es-CO"/>
              </w:rPr>
              <w:t xml:space="preserve">Ryan </w:t>
            </w:r>
            <w:proofErr w:type="spellStart"/>
            <w:r w:rsidRPr="00B32812">
              <w:rPr>
                <w:szCs w:val="24"/>
                <w:lang w:val="es-CO"/>
              </w:rPr>
              <w:t>Tennant</w:t>
            </w:r>
            <w:proofErr w:type="spellEnd"/>
          </w:p>
          <w:p w14:paraId="5797D400" w14:textId="77777777" w:rsidR="003E6B5A" w:rsidRPr="00B32812" w:rsidRDefault="003E6B5A" w:rsidP="00D83F08">
            <w:pPr>
              <w:spacing w:line="360" w:lineRule="auto"/>
              <w:rPr>
                <w:szCs w:val="24"/>
                <w:lang w:val="es-CO"/>
              </w:rPr>
            </w:pPr>
            <w:r w:rsidRPr="00B32812">
              <w:rPr>
                <w:szCs w:val="24"/>
                <w:lang w:val="es-CO"/>
              </w:rPr>
              <w:t>Andres Castro Guevara</w:t>
            </w:r>
          </w:p>
          <w:p w14:paraId="76ACE661" w14:textId="77777777" w:rsidR="003E6B5A" w:rsidRPr="00D17734" w:rsidRDefault="003E6B5A" w:rsidP="00D83F08">
            <w:pPr>
              <w:spacing w:line="360" w:lineRule="auto"/>
              <w:rPr>
                <w:szCs w:val="24"/>
                <w:lang w:val="en-US"/>
              </w:rPr>
            </w:pPr>
            <w:r w:rsidRPr="00D17734">
              <w:rPr>
                <w:szCs w:val="24"/>
                <w:lang w:val="en-US"/>
              </w:rPr>
              <w:t xml:space="preserve">Jacob </w:t>
            </w:r>
            <w:proofErr w:type="spellStart"/>
            <w:r w:rsidRPr="00D17734">
              <w:rPr>
                <w:szCs w:val="24"/>
                <w:lang w:val="en-US"/>
              </w:rPr>
              <w:t>Muhlestein</w:t>
            </w:r>
            <w:proofErr w:type="spellEnd"/>
          </w:p>
          <w:p w14:paraId="620F0408" w14:textId="77777777" w:rsidR="003E6B5A" w:rsidRPr="00D17734" w:rsidRDefault="003E6B5A" w:rsidP="00D83F08">
            <w:pPr>
              <w:spacing w:line="360" w:lineRule="auto"/>
              <w:rPr>
                <w:szCs w:val="24"/>
                <w:lang w:val="en-US"/>
              </w:rPr>
            </w:pPr>
          </w:p>
        </w:tc>
      </w:tr>
      <w:tr w:rsidR="003E6B5A" w:rsidRPr="00477196" w14:paraId="52B6D471" w14:textId="77777777" w:rsidTr="003E6B5A">
        <w:tc>
          <w:tcPr>
            <w:tcW w:w="9350" w:type="dxa"/>
          </w:tcPr>
          <w:p w14:paraId="190E3FEB" w14:textId="77777777" w:rsidR="003E6B5A" w:rsidRPr="00D17734" w:rsidRDefault="003E6B5A" w:rsidP="00D83F08">
            <w:pPr>
              <w:spacing w:line="360" w:lineRule="auto"/>
              <w:rPr>
                <w:b/>
                <w:szCs w:val="24"/>
                <w:lang w:val="en-US"/>
              </w:rPr>
            </w:pPr>
            <w:r w:rsidRPr="00D17734">
              <w:rPr>
                <w:b/>
                <w:szCs w:val="24"/>
                <w:lang w:val="en-US"/>
              </w:rPr>
              <w:t>Group 4</w:t>
            </w:r>
          </w:p>
        </w:tc>
      </w:tr>
      <w:tr w:rsidR="003E6B5A" w:rsidRPr="00477196" w14:paraId="73CC802D" w14:textId="77777777" w:rsidTr="003E6B5A">
        <w:tc>
          <w:tcPr>
            <w:tcW w:w="9350" w:type="dxa"/>
          </w:tcPr>
          <w:p w14:paraId="4B00C41F" w14:textId="77777777" w:rsidR="003E6B5A" w:rsidRPr="00B32812" w:rsidRDefault="003E6B5A" w:rsidP="00D83F08">
            <w:pPr>
              <w:spacing w:line="360" w:lineRule="auto"/>
              <w:rPr>
                <w:szCs w:val="24"/>
                <w:lang w:val="es-CO"/>
              </w:rPr>
            </w:pPr>
            <w:r w:rsidRPr="00B32812">
              <w:rPr>
                <w:szCs w:val="24"/>
                <w:lang w:val="es-CO"/>
              </w:rPr>
              <w:t xml:space="preserve">Cristian </w:t>
            </w:r>
            <w:proofErr w:type="spellStart"/>
            <w:r w:rsidRPr="00B32812">
              <w:rPr>
                <w:szCs w:val="24"/>
                <w:lang w:val="es-CO"/>
              </w:rPr>
              <w:t>Chuychuy</w:t>
            </w:r>
            <w:proofErr w:type="spellEnd"/>
          </w:p>
          <w:p w14:paraId="7770C7A1" w14:textId="77777777" w:rsidR="003E6B5A" w:rsidRPr="00B32812" w:rsidRDefault="003E6B5A" w:rsidP="00D83F08">
            <w:pPr>
              <w:spacing w:line="360" w:lineRule="auto"/>
              <w:rPr>
                <w:szCs w:val="24"/>
                <w:lang w:val="es-CO"/>
              </w:rPr>
            </w:pPr>
            <w:r w:rsidRPr="00B32812">
              <w:rPr>
                <w:szCs w:val="24"/>
                <w:lang w:val="es-CO"/>
              </w:rPr>
              <w:t xml:space="preserve">Ethan </w:t>
            </w:r>
            <w:proofErr w:type="spellStart"/>
            <w:r w:rsidRPr="00B32812">
              <w:rPr>
                <w:szCs w:val="24"/>
                <w:lang w:val="es-CO"/>
              </w:rPr>
              <w:t>Picklesimer</w:t>
            </w:r>
            <w:proofErr w:type="spellEnd"/>
          </w:p>
          <w:p w14:paraId="3CA75AAF" w14:textId="77777777" w:rsidR="003E6B5A" w:rsidRPr="00B32812" w:rsidRDefault="003E6B5A" w:rsidP="00D83F08">
            <w:pPr>
              <w:spacing w:line="360" w:lineRule="auto"/>
              <w:rPr>
                <w:szCs w:val="24"/>
                <w:lang w:val="es-CO"/>
              </w:rPr>
            </w:pPr>
            <w:r w:rsidRPr="00B32812">
              <w:rPr>
                <w:szCs w:val="24"/>
                <w:lang w:val="es-CO"/>
              </w:rPr>
              <w:t xml:space="preserve">Carlos </w:t>
            </w:r>
            <w:proofErr w:type="spellStart"/>
            <w:r w:rsidRPr="00B32812">
              <w:rPr>
                <w:szCs w:val="24"/>
                <w:lang w:val="es-CO"/>
              </w:rPr>
              <w:t>Iribar</w:t>
            </w:r>
            <w:proofErr w:type="spellEnd"/>
          </w:p>
          <w:p w14:paraId="7B4EB454" w14:textId="69C52FB6" w:rsidR="003E6B5A" w:rsidRPr="00D17734" w:rsidRDefault="003E6B5A" w:rsidP="00D83F08">
            <w:pPr>
              <w:spacing w:line="360" w:lineRule="auto"/>
              <w:rPr>
                <w:lang w:val="en-US"/>
              </w:rPr>
            </w:pPr>
            <w:proofErr w:type="spellStart"/>
            <w:r w:rsidRPr="70783939">
              <w:rPr>
                <w:lang w:val="en-US"/>
              </w:rPr>
              <w:t>Jerrald</w:t>
            </w:r>
            <w:proofErr w:type="spellEnd"/>
            <w:r w:rsidRPr="70783939">
              <w:rPr>
                <w:lang w:val="en-US"/>
              </w:rPr>
              <w:t xml:space="preserve"> Nelson</w:t>
            </w:r>
          </w:p>
          <w:p w14:paraId="2D3B1708" w14:textId="69C52FB6" w:rsidR="003E6B5A" w:rsidRDefault="003E6B5A" w:rsidP="00D83F08">
            <w:pPr>
              <w:spacing w:line="360" w:lineRule="auto"/>
              <w:rPr>
                <w:b/>
                <w:lang w:val="en-US"/>
              </w:rPr>
            </w:pPr>
          </w:p>
          <w:p w14:paraId="1568E2AB" w14:textId="77777777" w:rsidR="003E6B5A" w:rsidRPr="00D17734" w:rsidRDefault="003E6B5A" w:rsidP="00D83F08">
            <w:pPr>
              <w:spacing w:line="360" w:lineRule="auto"/>
              <w:rPr>
                <w:b/>
                <w:szCs w:val="24"/>
                <w:lang w:val="en-US"/>
              </w:rPr>
            </w:pPr>
          </w:p>
        </w:tc>
      </w:tr>
    </w:tbl>
    <w:p w14:paraId="27304C9F" w14:textId="0ED5A910" w:rsidR="00026ECA" w:rsidRPr="003E6B5A" w:rsidRDefault="003E6B5A">
      <w:pPr>
        <w:pStyle w:val="Heading1"/>
        <w:rPr>
          <w:rFonts w:cs="Times New Roman"/>
        </w:rPr>
      </w:pPr>
      <w:bookmarkStart w:id="5" w:name="_Toc45373388"/>
      <w:bookmarkStart w:id="6" w:name="_Toc45374184"/>
      <w:bookmarkStart w:id="7" w:name="_Toc45374902"/>
      <w:bookmarkStart w:id="8" w:name="_Toc45396679"/>
      <w:bookmarkStart w:id="9" w:name="_Toc46337633"/>
      <w:r w:rsidRPr="003E6B5A">
        <w:rPr>
          <w:rFonts w:cs="Times New Roman"/>
        </w:rPr>
        <w:lastRenderedPageBreak/>
        <w:t>Revision History</w:t>
      </w:r>
      <w:bookmarkEnd w:id="5"/>
      <w:bookmarkEnd w:id="6"/>
      <w:bookmarkEnd w:id="7"/>
      <w:bookmarkEnd w:id="8"/>
      <w:bookmarkEnd w:id="9"/>
    </w:p>
    <w:p w14:paraId="02F84269" w14:textId="1B70AD1A" w:rsidR="00026ECA" w:rsidRPr="003E6B5A" w:rsidRDefault="00813618">
      <w:pPr>
        <w:pStyle w:val="BodyText"/>
        <w:spacing w:before="10"/>
        <w:rPr>
          <w:rFonts w:cs="Times New Roman"/>
          <w:b/>
          <w:sz w:val="7"/>
        </w:rPr>
      </w:pPr>
      <w:r w:rsidRPr="00D17734">
        <w:rPr>
          <w:rFonts w:cs="Times New Roman"/>
          <w:noProof/>
          <w:lang w:bidi="ar-SA"/>
        </w:rPr>
        <mc:AlternateContent>
          <mc:Choice Requires="wps">
            <w:drawing>
              <wp:anchor distT="0" distB="0" distL="0" distR="0" simplePos="0" relativeHeight="251658240" behindDoc="1" locked="0" layoutInCell="1" allowOverlap="1" wp14:anchorId="44D65B32" wp14:editId="11B9AEB9">
                <wp:simplePos x="0" y="0"/>
                <wp:positionH relativeFrom="page">
                  <wp:posOffset>895985</wp:posOffset>
                </wp:positionH>
                <wp:positionV relativeFrom="paragraph">
                  <wp:posOffset>95885</wp:posOffset>
                </wp:positionV>
                <wp:extent cx="8267700" cy="1270"/>
                <wp:effectExtent l="0" t="0" r="0" b="0"/>
                <wp:wrapTopAndBottom/>
                <wp:docPr id="283" name="Freeform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1915B" id="Freeform 229" o:spid="_x0000_s1026" style="position:absolute;margin-left:70.55pt;margin-top:7.55pt;width:651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" path="m,l13020,e" filled="f" strokecolor="#eaebee" strokeweight=".72pt">
                <v:path arrowok="t" o:connecttype="custom" o:connectlocs="0,0;8267700,0" o:connectangles="0,0"/>
                <w10:wrap type="topAndBottom" anchorx="page"/>
              </v:shape>
            </w:pict>
          </mc:Fallback>
        </mc:AlternateContent>
      </w:r>
    </w:p>
    <w:p w14:paraId="09187709" w14:textId="77777777" w:rsidR="00026ECA" w:rsidRPr="003E6B5A" w:rsidRDefault="00026ECA">
      <w:pPr>
        <w:pStyle w:val="BodyText"/>
        <w:spacing w:before="10"/>
        <w:rPr>
          <w:rFonts w:cs="Times New Roman"/>
          <w:b/>
          <w:sz w:val="15"/>
        </w:rPr>
      </w:pPr>
    </w:p>
    <w:tbl>
      <w:tblPr>
        <w:tblStyle w:val="Team3"/>
        <w:tblW w:w="13050" w:type="dxa"/>
        <w:tblLayout w:type="fixed"/>
        <w:tblLook w:val="01E0" w:firstRow="1" w:lastRow="1" w:firstColumn="1" w:lastColumn="1" w:noHBand="0" w:noVBand="0"/>
      </w:tblPr>
      <w:tblGrid>
        <w:gridCol w:w="3308"/>
        <w:gridCol w:w="1871"/>
        <w:gridCol w:w="6695"/>
        <w:gridCol w:w="1176"/>
      </w:tblGrid>
      <w:tr w:rsidR="00026ECA" w:rsidRPr="003E6B5A" w14:paraId="2333EDA8" w14:textId="77777777" w:rsidTr="00E66D9C">
        <w:trPr>
          <w:cnfStyle w:val="100000000000" w:firstRow="1" w:lastRow="0" w:firstColumn="0" w:lastColumn="0" w:oddVBand="0" w:evenVBand="0" w:oddHBand="0" w:evenHBand="0" w:firstRowFirstColumn="0" w:firstRowLastColumn="0" w:lastRowFirstColumn="0" w:lastRowLastColumn="0"/>
          <w:trHeight w:val="733"/>
        </w:trPr>
        <w:tc>
          <w:tcPr>
            <w:tcW w:w="3308" w:type="dxa"/>
            <w:vAlign w:val="center"/>
          </w:tcPr>
          <w:p w14:paraId="0A9B534A" w14:textId="77777777" w:rsidR="00026ECA" w:rsidRPr="00D80833" w:rsidRDefault="003E6B5A" w:rsidP="00C65589">
            <w:pPr>
              <w:pStyle w:val="TableParagraph"/>
              <w:spacing w:before="84"/>
              <w:jc w:val="center"/>
              <w:rPr>
                <w:rFonts w:cs="Times New Roman"/>
              </w:rPr>
            </w:pPr>
            <w:r w:rsidRPr="00D80833">
              <w:rPr>
                <w:rFonts w:cs="Times New Roman"/>
              </w:rPr>
              <w:t>Name</w:t>
            </w:r>
          </w:p>
        </w:tc>
        <w:tc>
          <w:tcPr>
            <w:tcW w:w="1871" w:type="dxa"/>
            <w:vAlign w:val="center"/>
          </w:tcPr>
          <w:p w14:paraId="03D6FF24" w14:textId="77777777" w:rsidR="00026ECA" w:rsidRPr="00D80833" w:rsidRDefault="003E6B5A" w:rsidP="00C65589">
            <w:pPr>
              <w:pStyle w:val="TableParagraph"/>
              <w:spacing w:before="84"/>
              <w:ind w:left="-92" w:right="28"/>
              <w:jc w:val="center"/>
              <w:rPr>
                <w:rFonts w:cs="Times New Roman"/>
              </w:rPr>
            </w:pPr>
            <w:r w:rsidRPr="00D80833">
              <w:rPr>
                <w:rFonts w:cs="Times New Roman"/>
              </w:rPr>
              <w:t>Date</w:t>
            </w:r>
          </w:p>
        </w:tc>
        <w:tc>
          <w:tcPr>
            <w:tcW w:w="6695" w:type="dxa"/>
            <w:vAlign w:val="center"/>
          </w:tcPr>
          <w:p w14:paraId="6A06B450" w14:textId="77777777" w:rsidR="00026ECA" w:rsidRPr="00D80833" w:rsidRDefault="003E6B5A" w:rsidP="00C65589">
            <w:pPr>
              <w:pStyle w:val="TableParagraph"/>
              <w:spacing w:before="84"/>
              <w:ind w:left="192"/>
              <w:jc w:val="center"/>
              <w:rPr>
                <w:rFonts w:cs="Times New Roman"/>
              </w:rPr>
            </w:pPr>
            <w:r w:rsidRPr="00D80833">
              <w:rPr>
                <w:rFonts w:cs="Times New Roman"/>
              </w:rPr>
              <w:t>Reason for Changes</w:t>
            </w:r>
          </w:p>
        </w:tc>
        <w:tc>
          <w:tcPr>
            <w:tcW w:w="1176" w:type="dxa"/>
            <w:vAlign w:val="center"/>
          </w:tcPr>
          <w:p w14:paraId="1E4048C2" w14:textId="77777777" w:rsidR="00026ECA" w:rsidRPr="00D80833" w:rsidRDefault="003E6B5A" w:rsidP="00C65589">
            <w:pPr>
              <w:pStyle w:val="TableParagraph"/>
              <w:spacing w:before="84"/>
              <w:ind w:left="-17" w:right="81"/>
              <w:jc w:val="center"/>
              <w:rPr>
                <w:rFonts w:cs="Times New Roman"/>
              </w:rPr>
            </w:pPr>
            <w:r w:rsidRPr="00D80833">
              <w:rPr>
                <w:rFonts w:cs="Times New Roman"/>
              </w:rPr>
              <w:t>Version</w:t>
            </w:r>
          </w:p>
        </w:tc>
      </w:tr>
      <w:tr w:rsidR="00026ECA" w:rsidRPr="003E6B5A" w14:paraId="256D6445" w14:textId="77777777" w:rsidTr="00E66D9C">
        <w:trPr>
          <w:cnfStyle w:val="000000100000" w:firstRow="0" w:lastRow="0" w:firstColumn="0" w:lastColumn="0" w:oddVBand="0" w:evenVBand="0" w:oddHBand="1" w:evenHBand="0" w:firstRowFirstColumn="0" w:firstRowLastColumn="0" w:lastRowFirstColumn="0" w:lastRowLastColumn="0"/>
          <w:trHeight w:val="736"/>
        </w:trPr>
        <w:tc>
          <w:tcPr>
            <w:tcW w:w="3308" w:type="dxa"/>
          </w:tcPr>
          <w:p w14:paraId="1A30FBD5" w14:textId="77777777" w:rsidR="00026ECA" w:rsidRPr="003E6B5A" w:rsidRDefault="003E6B5A">
            <w:pPr>
              <w:pStyle w:val="TableParagraph"/>
              <w:rPr>
                <w:rFonts w:cs="Times New Roman"/>
              </w:rPr>
            </w:pPr>
            <w:r w:rsidRPr="003E6B5A">
              <w:rPr>
                <w:rFonts w:cs="Times New Roman"/>
              </w:rPr>
              <w:t>Initial</w:t>
            </w:r>
          </w:p>
        </w:tc>
        <w:tc>
          <w:tcPr>
            <w:tcW w:w="1871" w:type="dxa"/>
          </w:tcPr>
          <w:p w14:paraId="6439DDE3" w14:textId="14BFCFC5" w:rsidR="00026ECA" w:rsidRPr="003E6B5A" w:rsidRDefault="003E6B5A">
            <w:pPr>
              <w:pStyle w:val="TableParagraph"/>
              <w:ind w:left="433"/>
              <w:rPr>
                <w:rFonts w:cs="Times New Roman"/>
              </w:rPr>
            </w:pPr>
            <w:r w:rsidRPr="003E6B5A">
              <w:rPr>
                <w:rFonts w:cs="Times New Roman"/>
              </w:rPr>
              <w:t>6/13/2020</w:t>
            </w:r>
          </w:p>
        </w:tc>
        <w:tc>
          <w:tcPr>
            <w:tcW w:w="6695" w:type="dxa"/>
          </w:tcPr>
          <w:p w14:paraId="1B02408F" w14:textId="77777777" w:rsidR="00026ECA" w:rsidRPr="003E6B5A" w:rsidRDefault="003E6B5A">
            <w:pPr>
              <w:pStyle w:val="TableParagraph"/>
              <w:ind w:left="192"/>
              <w:rPr>
                <w:rFonts w:cs="Times New Roman"/>
              </w:rPr>
            </w:pPr>
            <w:r w:rsidRPr="003E6B5A">
              <w:rPr>
                <w:rFonts w:cs="Times New Roman"/>
              </w:rPr>
              <w:t>First Draft</w:t>
            </w:r>
          </w:p>
        </w:tc>
        <w:tc>
          <w:tcPr>
            <w:tcW w:w="1176" w:type="dxa"/>
          </w:tcPr>
          <w:p w14:paraId="4073616D" w14:textId="77777777" w:rsidR="00026ECA" w:rsidRPr="003E6B5A" w:rsidRDefault="003E6B5A">
            <w:pPr>
              <w:pStyle w:val="TableParagraph"/>
              <w:ind w:left="311" w:right="302"/>
              <w:jc w:val="center"/>
              <w:rPr>
                <w:rFonts w:cs="Times New Roman"/>
              </w:rPr>
            </w:pPr>
            <w:r w:rsidRPr="003E6B5A">
              <w:rPr>
                <w:rFonts w:cs="Times New Roman"/>
              </w:rPr>
              <w:t>1.0</w:t>
            </w:r>
          </w:p>
        </w:tc>
      </w:tr>
      <w:tr w:rsidR="00026ECA" w:rsidRPr="003E6B5A" w14:paraId="2FE11BE4" w14:textId="77777777" w:rsidTr="00E66D9C">
        <w:trPr>
          <w:cnfStyle w:val="000000010000" w:firstRow="0" w:lastRow="0" w:firstColumn="0" w:lastColumn="0" w:oddVBand="0" w:evenVBand="0" w:oddHBand="0" w:evenHBand="1" w:firstRowFirstColumn="0" w:firstRowLastColumn="0" w:lastRowFirstColumn="0" w:lastRowLastColumn="0"/>
          <w:trHeight w:val="736"/>
        </w:trPr>
        <w:tc>
          <w:tcPr>
            <w:tcW w:w="3308" w:type="dxa"/>
          </w:tcPr>
          <w:p w14:paraId="70AC8474" w14:textId="4CC6AAC0" w:rsidR="00026ECA" w:rsidRPr="003E6B5A" w:rsidRDefault="0A96163F">
            <w:pPr>
              <w:pStyle w:val="TableParagraph"/>
              <w:rPr>
                <w:rFonts w:cs="Times New Roman"/>
              </w:rPr>
            </w:pPr>
            <w:r w:rsidRPr="4E9E1C67">
              <w:rPr>
                <w:rFonts w:cs="Times New Roman"/>
              </w:rPr>
              <w:t>Draft</w:t>
            </w:r>
          </w:p>
        </w:tc>
        <w:tc>
          <w:tcPr>
            <w:tcW w:w="1871" w:type="dxa"/>
          </w:tcPr>
          <w:p w14:paraId="25624ABB" w14:textId="7B54D6B7" w:rsidR="00026ECA" w:rsidRPr="003E6B5A" w:rsidRDefault="0A96163F">
            <w:pPr>
              <w:pStyle w:val="TableParagraph"/>
              <w:ind w:left="373"/>
              <w:rPr>
                <w:rFonts w:cs="Times New Roman"/>
              </w:rPr>
            </w:pPr>
            <w:r w:rsidRPr="4E9E1C67">
              <w:rPr>
                <w:rFonts w:cs="Times New Roman"/>
              </w:rPr>
              <w:t>6/20/2020</w:t>
            </w:r>
          </w:p>
        </w:tc>
        <w:tc>
          <w:tcPr>
            <w:tcW w:w="6695" w:type="dxa"/>
          </w:tcPr>
          <w:p w14:paraId="46D9B3B0" w14:textId="744B00A0" w:rsidR="00026ECA" w:rsidRPr="003E6B5A" w:rsidRDefault="44122C4A">
            <w:pPr>
              <w:pStyle w:val="TableParagraph"/>
              <w:ind w:left="192"/>
              <w:rPr>
                <w:rFonts w:cs="Times New Roman"/>
              </w:rPr>
            </w:pPr>
            <w:r w:rsidRPr="0223F237">
              <w:rPr>
                <w:rFonts w:cs="Times New Roman"/>
              </w:rPr>
              <w:t>Second Draft</w:t>
            </w:r>
          </w:p>
        </w:tc>
        <w:tc>
          <w:tcPr>
            <w:tcW w:w="1176" w:type="dxa"/>
          </w:tcPr>
          <w:p w14:paraId="28CF32EB" w14:textId="24C94283" w:rsidR="00026ECA" w:rsidRPr="003E6B5A" w:rsidRDefault="0A96163F">
            <w:pPr>
              <w:pStyle w:val="TableParagraph"/>
              <w:ind w:left="311" w:right="302"/>
              <w:jc w:val="center"/>
              <w:rPr>
                <w:rFonts w:cs="Times New Roman"/>
              </w:rPr>
            </w:pPr>
            <w:r w:rsidRPr="4E9E1C67">
              <w:rPr>
                <w:rFonts w:cs="Times New Roman"/>
              </w:rPr>
              <w:t>1.1</w:t>
            </w:r>
          </w:p>
        </w:tc>
      </w:tr>
      <w:tr w:rsidR="00026ECA" w:rsidRPr="003E6B5A" w14:paraId="56162F1B" w14:textId="77777777" w:rsidTr="00E66D9C">
        <w:trPr>
          <w:cnfStyle w:val="000000100000" w:firstRow="0" w:lastRow="0" w:firstColumn="0" w:lastColumn="0" w:oddVBand="0" w:evenVBand="0" w:oddHBand="1" w:evenHBand="0" w:firstRowFirstColumn="0" w:firstRowLastColumn="0" w:lastRowFirstColumn="0" w:lastRowLastColumn="0"/>
          <w:trHeight w:val="736"/>
        </w:trPr>
        <w:tc>
          <w:tcPr>
            <w:tcW w:w="3308" w:type="dxa"/>
          </w:tcPr>
          <w:p w14:paraId="69F7CE58" w14:textId="6E49D53D" w:rsidR="00026ECA" w:rsidRPr="003E6B5A" w:rsidRDefault="18C96DB2">
            <w:pPr>
              <w:pStyle w:val="TableParagraph"/>
              <w:rPr>
                <w:rFonts w:cs="Times New Roman"/>
              </w:rPr>
            </w:pPr>
            <w:r w:rsidRPr="718A9B04">
              <w:rPr>
                <w:rFonts w:cs="Times New Roman"/>
              </w:rPr>
              <w:t>Draft</w:t>
            </w:r>
          </w:p>
        </w:tc>
        <w:tc>
          <w:tcPr>
            <w:tcW w:w="1871" w:type="dxa"/>
          </w:tcPr>
          <w:p w14:paraId="62B401F9" w14:textId="6BD10F8F" w:rsidR="00026ECA" w:rsidRPr="003E6B5A" w:rsidRDefault="18C96DB2">
            <w:pPr>
              <w:pStyle w:val="TableParagraph"/>
              <w:ind w:left="373"/>
              <w:rPr>
                <w:rFonts w:cs="Times New Roman"/>
              </w:rPr>
            </w:pPr>
            <w:r w:rsidRPr="718A9B04">
              <w:rPr>
                <w:rFonts w:cs="Times New Roman"/>
              </w:rPr>
              <w:t>7/4/2020</w:t>
            </w:r>
          </w:p>
        </w:tc>
        <w:tc>
          <w:tcPr>
            <w:tcW w:w="6695" w:type="dxa"/>
          </w:tcPr>
          <w:p w14:paraId="2EBC9EE6" w14:textId="0F22E040" w:rsidR="00026ECA" w:rsidRPr="003E6B5A" w:rsidRDefault="18C96DB2">
            <w:pPr>
              <w:pStyle w:val="TableParagraph"/>
              <w:ind w:left="192"/>
              <w:rPr>
                <w:rFonts w:cs="Times New Roman"/>
              </w:rPr>
            </w:pPr>
            <w:r w:rsidRPr="718A9B04">
              <w:rPr>
                <w:rFonts w:cs="Times New Roman"/>
              </w:rPr>
              <w:t>Third Draft</w:t>
            </w:r>
          </w:p>
        </w:tc>
        <w:tc>
          <w:tcPr>
            <w:tcW w:w="1176" w:type="dxa"/>
          </w:tcPr>
          <w:p w14:paraId="1528B78C" w14:textId="05C08682" w:rsidR="00026ECA" w:rsidRPr="003E6B5A" w:rsidRDefault="002D23BB">
            <w:pPr>
              <w:pStyle w:val="TableParagraph"/>
              <w:ind w:left="311" w:right="302"/>
              <w:jc w:val="center"/>
              <w:rPr>
                <w:rFonts w:cs="Times New Roman"/>
              </w:rPr>
            </w:pPr>
            <w:r>
              <w:rPr>
                <w:rFonts w:cs="Times New Roman"/>
              </w:rPr>
              <w:t>2.0</w:t>
            </w:r>
          </w:p>
        </w:tc>
      </w:tr>
      <w:tr w:rsidR="00964AA9" w:rsidRPr="003E6B5A" w14:paraId="279BD16C" w14:textId="77777777" w:rsidTr="00E66D9C">
        <w:trPr>
          <w:cnfStyle w:val="000000010000" w:firstRow="0" w:lastRow="0" w:firstColumn="0" w:lastColumn="0" w:oddVBand="0" w:evenVBand="0" w:oddHBand="0" w:evenHBand="1" w:firstRowFirstColumn="0" w:firstRowLastColumn="0" w:lastRowFirstColumn="0" w:lastRowLastColumn="0"/>
          <w:trHeight w:val="736"/>
        </w:trPr>
        <w:tc>
          <w:tcPr>
            <w:tcW w:w="3308" w:type="dxa"/>
          </w:tcPr>
          <w:p w14:paraId="7242FD07" w14:textId="03E7D43D" w:rsidR="00964AA9" w:rsidRPr="718A9B04" w:rsidRDefault="00964AA9">
            <w:pPr>
              <w:pStyle w:val="TableParagraph"/>
              <w:rPr>
                <w:rFonts w:cs="Times New Roman"/>
              </w:rPr>
            </w:pPr>
            <w:r>
              <w:rPr>
                <w:rFonts w:cs="Times New Roman"/>
              </w:rPr>
              <w:t>Draft</w:t>
            </w:r>
          </w:p>
        </w:tc>
        <w:tc>
          <w:tcPr>
            <w:tcW w:w="1871" w:type="dxa"/>
          </w:tcPr>
          <w:p w14:paraId="0EF1DE72" w14:textId="0DE544BB" w:rsidR="00964AA9" w:rsidRPr="718A9B04" w:rsidRDefault="00964AA9">
            <w:pPr>
              <w:pStyle w:val="TableParagraph"/>
              <w:ind w:left="373"/>
              <w:rPr>
                <w:rFonts w:cs="Times New Roman"/>
              </w:rPr>
            </w:pPr>
            <w:r>
              <w:rPr>
                <w:rFonts w:cs="Times New Roman"/>
              </w:rPr>
              <w:t>7/11/20</w:t>
            </w:r>
            <w:r w:rsidR="002E48B1">
              <w:rPr>
                <w:rFonts w:cs="Times New Roman"/>
              </w:rPr>
              <w:t>20</w:t>
            </w:r>
          </w:p>
        </w:tc>
        <w:tc>
          <w:tcPr>
            <w:tcW w:w="6695" w:type="dxa"/>
          </w:tcPr>
          <w:p w14:paraId="6FEF7A47" w14:textId="610022E8" w:rsidR="00964AA9" w:rsidRPr="718A9B04" w:rsidRDefault="00964AA9">
            <w:pPr>
              <w:pStyle w:val="TableParagraph"/>
              <w:ind w:left="192"/>
              <w:rPr>
                <w:rFonts w:cs="Times New Roman"/>
              </w:rPr>
            </w:pPr>
            <w:r>
              <w:rPr>
                <w:rFonts w:cs="Times New Roman"/>
              </w:rPr>
              <w:t>Fourth Draft</w:t>
            </w:r>
          </w:p>
        </w:tc>
        <w:tc>
          <w:tcPr>
            <w:tcW w:w="1176" w:type="dxa"/>
          </w:tcPr>
          <w:p w14:paraId="5132DED7" w14:textId="3A797DE3" w:rsidR="00964AA9" w:rsidRDefault="00964AA9">
            <w:pPr>
              <w:pStyle w:val="TableParagraph"/>
              <w:ind w:left="311" w:right="302"/>
              <w:jc w:val="center"/>
              <w:rPr>
                <w:rFonts w:cs="Times New Roman"/>
              </w:rPr>
            </w:pPr>
            <w:r>
              <w:rPr>
                <w:rFonts w:cs="Times New Roman"/>
              </w:rPr>
              <w:t>3.0</w:t>
            </w:r>
          </w:p>
        </w:tc>
      </w:tr>
      <w:tr w:rsidR="002E48B1" w:rsidRPr="003E6B5A" w14:paraId="20888082" w14:textId="77777777" w:rsidTr="00E66D9C">
        <w:trPr>
          <w:cnfStyle w:val="000000100000" w:firstRow="0" w:lastRow="0" w:firstColumn="0" w:lastColumn="0" w:oddVBand="0" w:evenVBand="0" w:oddHBand="1" w:evenHBand="0" w:firstRowFirstColumn="0" w:firstRowLastColumn="0" w:lastRowFirstColumn="0" w:lastRowLastColumn="0"/>
          <w:trHeight w:val="736"/>
        </w:trPr>
        <w:tc>
          <w:tcPr>
            <w:tcW w:w="3308" w:type="dxa"/>
          </w:tcPr>
          <w:p w14:paraId="2DFB4176" w14:textId="062F2ACD" w:rsidR="002E48B1" w:rsidRDefault="002E48B1">
            <w:pPr>
              <w:pStyle w:val="TableParagraph"/>
              <w:rPr>
                <w:rFonts w:cs="Times New Roman"/>
              </w:rPr>
            </w:pPr>
            <w:r>
              <w:rPr>
                <w:rFonts w:cs="Times New Roman"/>
              </w:rPr>
              <w:t>Draft</w:t>
            </w:r>
          </w:p>
        </w:tc>
        <w:tc>
          <w:tcPr>
            <w:tcW w:w="1871" w:type="dxa"/>
          </w:tcPr>
          <w:p w14:paraId="1B0B1A05" w14:textId="78998C4E" w:rsidR="002E48B1" w:rsidRDefault="002E48B1">
            <w:pPr>
              <w:pStyle w:val="TableParagraph"/>
              <w:ind w:left="373"/>
              <w:rPr>
                <w:rFonts w:cs="Times New Roman"/>
              </w:rPr>
            </w:pPr>
            <w:r>
              <w:rPr>
                <w:rFonts w:cs="Times New Roman"/>
              </w:rPr>
              <w:t>7/19/2020</w:t>
            </w:r>
          </w:p>
        </w:tc>
        <w:tc>
          <w:tcPr>
            <w:tcW w:w="6695" w:type="dxa"/>
          </w:tcPr>
          <w:p w14:paraId="13F1F69B" w14:textId="1E94BC49" w:rsidR="002E48B1" w:rsidRDefault="002E48B1">
            <w:pPr>
              <w:pStyle w:val="TableParagraph"/>
              <w:ind w:left="192"/>
              <w:rPr>
                <w:rFonts w:cs="Times New Roman"/>
              </w:rPr>
            </w:pPr>
            <w:r>
              <w:rPr>
                <w:rFonts w:cs="Times New Roman"/>
              </w:rPr>
              <w:t>Fifth Draft</w:t>
            </w:r>
          </w:p>
        </w:tc>
        <w:tc>
          <w:tcPr>
            <w:tcW w:w="1176" w:type="dxa"/>
          </w:tcPr>
          <w:p w14:paraId="448E420B" w14:textId="6E4D7B96" w:rsidR="002E48B1" w:rsidRDefault="002E48B1">
            <w:pPr>
              <w:pStyle w:val="TableParagraph"/>
              <w:ind w:left="311" w:right="302"/>
              <w:jc w:val="center"/>
              <w:rPr>
                <w:rFonts w:cs="Times New Roman"/>
              </w:rPr>
            </w:pPr>
            <w:r>
              <w:rPr>
                <w:rFonts w:cs="Times New Roman"/>
              </w:rPr>
              <w:t>4.0</w:t>
            </w:r>
          </w:p>
        </w:tc>
      </w:tr>
      <w:tr w:rsidR="002E48B1" w:rsidRPr="003E6B5A" w14:paraId="0470AA5D" w14:textId="77777777" w:rsidTr="00E66D9C">
        <w:trPr>
          <w:cnfStyle w:val="000000010000" w:firstRow="0" w:lastRow="0" w:firstColumn="0" w:lastColumn="0" w:oddVBand="0" w:evenVBand="0" w:oddHBand="0" w:evenHBand="1" w:firstRowFirstColumn="0" w:firstRowLastColumn="0" w:lastRowFirstColumn="0" w:lastRowLastColumn="0"/>
          <w:trHeight w:val="736"/>
        </w:trPr>
        <w:tc>
          <w:tcPr>
            <w:tcW w:w="3308" w:type="dxa"/>
          </w:tcPr>
          <w:p w14:paraId="2D1C2BDD" w14:textId="70647FDD" w:rsidR="002E48B1" w:rsidRDefault="002E48B1">
            <w:pPr>
              <w:pStyle w:val="TableParagraph"/>
              <w:rPr>
                <w:rFonts w:cs="Times New Roman"/>
              </w:rPr>
            </w:pPr>
            <w:r>
              <w:rPr>
                <w:rFonts w:cs="Times New Roman"/>
              </w:rPr>
              <w:t>Final Report</w:t>
            </w:r>
          </w:p>
        </w:tc>
        <w:tc>
          <w:tcPr>
            <w:tcW w:w="1871" w:type="dxa"/>
          </w:tcPr>
          <w:p w14:paraId="2CCB9554" w14:textId="4506E0D6" w:rsidR="002E48B1" w:rsidRDefault="002E48B1">
            <w:pPr>
              <w:pStyle w:val="TableParagraph"/>
              <w:ind w:left="373"/>
              <w:rPr>
                <w:rFonts w:cs="Times New Roman"/>
              </w:rPr>
            </w:pPr>
            <w:r>
              <w:rPr>
                <w:rFonts w:cs="Times New Roman"/>
              </w:rPr>
              <w:t>7/22/2020</w:t>
            </w:r>
          </w:p>
        </w:tc>
        <w:tc>
          <w:tcPr>
            <w:tcW w:w="6695" w:type="dxa"/>
          </w:tcPr>
          <w:p w14:paraId="192C7B67" w14:textId="76BB2665" w:rsidR="002E48B1" w:rsidRDefault="0032302D">
            <w:pPr>
              <w:pStyle w:val="TableParagraph"/>
              <w:ind w:left="192"/>
              <w:rPr>
                <w:rFonts w:cs="Times New Roman"/>
              </w:rPr>
            </w:pPr>
            <w:r>
              <w:rPr>
                <w:rFonts w:cs="Times New Roman"/>
              </w:rPr>
              <w:t>Final changes to the report</w:t>
            </w:r>
          </w:p>
        </w:tc>
        <w:tc>
          <w:tcPr>
            <w:tcW w:w="1176" w:type="dxa"/>
          </w:tcPr>
          <w:p w14:paraId="5A86E79F" w14:textId="0C7FA62D" w:rsidR="002E48B1" w:rsidRDefault="0032302D">
            <w:pPr>
              <w:pStyle w:val="TableParagraph"/>
              <w:ind w:left="311" w:right="302"/>
              <w:jc w:val="center"/>
              <w:rPr>
                <w:rFonts w:cs="Times New Roman"/>
              </w:rPr>
            </w:pPr>
            <w:r>
              <w:rPr>
                <w:rFonts w:cs="Times New Roman"/>
              </w:rPr>
              <w:t>5.0</w:t>
            </w:r>
          </w:p>
        </w:tc>
      </w:tr>
    </w:tbl>
    <w:p w14:paraId="4734536B" w14:textId="77777777" w:rsidR="00026ECA" w:rsidRPr="003E6B5A" w:rsidRDefault="00026ECA">
      <w:pPr>
        <w:jc w:val="center"/>
        <w:rPr>
          <w:rFonts w:cs="Times New Roman"/>
        </w:rPr>
        <w:sectPr w:rsidR="00026ECA" w:rsidRPr="003E6B5A" w:rsidSect="00E66D9C">
          <w:headerReference w:type="default" r:id="rId14"/>
          <w:pgSz w:w="15840" w:h="12240" w:orient="landscape"/>
          <w:pgMar w:top="1417" w:right="1701" w:bottom="1710" w:left="1701" w:header="0" w:footer="701" w:gutter="0"/>
          <w:pgNumType w:fmt="upperRoman"/>
          <w:cols w:space="720"/>
          <w:docGrid w:linePitch="326"/>
        </w:sectPr>
      </w:pPr>
    </w:p>
    <w:bookmarkStart w:id="10" w:name="_Toc46337634" w:displacedByCustomXml="next"/>
    <w:bookmarkStart w:id="11" w:name="_Toc45396680" w:displacedByCustomXml="next"/>
    <w:bookmarkStart w:id="12" w:name="_Toc45374903" w:displacedByCustomXml="next"/>
    <w:bookmarkStart w:id="13" w:name="_Toc45374185" w:displacedByCustomXml="next"/>
    <w:bookmarkStart w:id="14" w:name="_Toc45373389" w:displacedByCustomXml="next"/>
    <w:sdt>
      <w:sdtPr>
        <w:rPr>
          <w:rFonts w:ascii="Segoe UI" w:hAnsi="Segoe UI"/>
          <w:b w:val="0"/>
          <w:bCs w:val="0"/>
          <w:sz w:val="22"/>
          <w:szCs w:val="22"/>
        </w:rPr>
        <w:id w:val="-1000963616"/>
        <w:docPartObj>
          <w:docPartGallery w:val="Table of Contents"/>
          <w:docPartUnique/>
        </w:docPartObj>
      </w:sdtPr>
      <w:sdtEndPr>
        <w:rPr>
          <w:rFonts w:ascii="Times New Roman" w:hAnsi="Times New Roman"/>
          <w:sz w:val="24"/>
        </w:rPr>
      </w:sdtEndPr>
      <w:sdtContent>
        <w:p w14:paraId="2261EC0D" w14:textId="3BA1225B" w:rsidR="000539B1" w:rsidRPr="00D84D9B" w:rsidRDefault="000539B1" w:rsidP="00DC04FF">
          <w:pPr>
            <w:pStyle w:val="Heading1"/>
          </w:pPr>
          <w:r>
            <w:t>Table of Contents</w:t>
          </w:r>
          <w:bookmarkEnd w:id="14"/>
          <w:bookmarkEnd w:id="13"/>
          <w:bookmarkEnd w:id="12"/>
          <w:bookmarkEnd w:id="11"/>
          <w:bookmarkEnd w:id="10"/>
        </w:p>
        <w:p w14:paraId="02891099" w14:textId="7EAF17D3" w:rsidR="001A749D" w:rsidRPr="00F10535" w:rsidRDefault="001A749D">
          <w:pPr>
            <w:pStyle w:val="TOC1"/>
            <w:tabs>
              <w:tab w:val="left" w:pos="888"/>
              <w:tab w:val="right" w:leader="dot" w:pos="12910"/>
            </w:tabs>
            <w:rPr>
              <w:rFonts w:eastAsiaTheme="minorEastAsia" w:cs="Times New Roman"/>
              <w:noProof/>
              <w:szCs w:val="24"/>
              <w:lang w:bidi="ar-SA"/>
            </w:rPr>
          </w:pPr>
          <w:r>
            <w:fldChar w:fldCharType="begin"/>
          </w:r>
          <w:r>
            <w:instrText xml:space="preserve"> TOC \o "1-2" \h \z \t "Heading 3,3" </w:instrText>
          </w:r>
          <w:r>
            <w:fldChar w:fldCharType="separate"/>
          </w:r>
          <w:hyperlink w:anchor="_Toc46337636" w:history="1">
            <w:r w:rsidRPr="00F10535">
              <w:rPr>
                <w:rStyle w:val="Hyperlink"/>
                <w:rFonts w:cs="Times New Roman"/>
                <w:noProof/>
                <w:szCs w:val="24"/>
              </w:rPr>
              <w:t>1.</w:t>
            </w:r>
            <w:r w:rsidRPr="00F10535">
              <w:rPr>
                <w:rFonts w:eastAsiaTheme="minorEastAsia" w:cs="Times New Roman"/>
                <w:noProof/>
                <w:szCs w:val="24"/>
                <w:lang w:bidi="ar-SA"/>
              </w:rPr>
              <w:tab/>
            </w:r>
            <w:r w:rsidRPr="00F10535">
              <w:rPr>
                <w:rStyle w:val="Hyperlink"/>
                <w:rFonts w:cs="Times New Roman"/>
                <w:noProof/>
                <w:szCs w:val="24"/>
              </w:rPr>
              <w:t>Introduction</w:t>
            </w:r>
            <w:r w:rsidRPr="00F10535">
              <w:rPr>
                <w:rFonts w:cs="Times New Roman"/>
                <w:noProof/>
                <w:webHidden/>
                <w:szCs w:val="24"/>
              </w:rPr>
              <w:tab/>
            </w:r>
            <w:r w:rsidRPr="00F10535">
              <w:rPr>
                <w:rFonts w:cs="Times New Roman"/>
                <w:noProof/>
                <w:webHidden/>
                <w:szCs w:val="24"/>
              </w:rPr>
              <w:fldChar w:fldCharType="begin"/>
            </w:r>
            <w:r w:rsidRPr="00F10535">
              <w:rPr>
                <w:rFonts w:cs="Times New Roman"/>
                <w:noProof/>
                <w:webHidden/>
                <w:szCs w:val="24"/>
              </w:rPr>
              <w:instrText xml:space="preserve"> PAGEREF _Toc46337636 \h </w:instrText>
            </w:r>
            <w:r w:rsidRPr="00F10535">
              <w:rPr>
                <w:rFonts w:cs="Times New Roman"/>
                <w:noProof/>
                <w:webHidden/>
                <w:szCs w:val="24"/>
              </w:rPr>
            </w:r>
            <w:r w:rsidRPr="00F10535">
              <w:rPr>
                <w:rFonts w:cs="Times New Roman"/>
                <w:noProof/>
                <w:webHidden/>
                <w:szCs w:val="24"/>
              </w:rPr>
              <w:fldChar w:fldCharType="separate"/>
            </w:r>
            <w:r w:rsidRPr="00F10535">
              <w:rPr>
                <w:rFonts w:cs="Times New Roman"/>
                <w:noProof/>
                <w:webHidden/>
                <w:szCs w:val="24"/>
              </w:rPr>
              <w:t>1</w:t>
            </w:r>
            <w:r w:rsidRPr="00F10535">
              <w:rPr>
                <w:rFonts w:cs="Times New Roman"/>
                <w:noProof/>
                <w:webHidden/>
                <w:szCs w:val="24"/>
              </w:rPr>
              <w:fldChar w:fldCharType="end"/>
            </w:r>
          </w:hyperlink>
        </w:p>
        <w:p w14:paraId="5F4E65BE" w14:textId="0DA9B2E2"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37" w:history="1">
            <w:r w:rsidR="001A749D" w:rsidRPr="00F10535">
              <w:rPr>
                <w:rStyle w:val="Hyperlink"/>
                <w:rFonts w:cs="Times New Roman"/>
                <w:noProof/>
                <w:szCs w:val="24"/>
              </w:rPr>
              <w:t>1.1</w:t>
            </w:r>
            <w:r w:rsidR="001A749D" w:rsidRPr="00F10535">
              <w:rPr>
                <w:rFonts w:eastAsiaTheme="minorEastAsia" w:cs="Times New Roman"/>
                <w:noProof/>
                <w:szCs w:val="24"/>
                <w:lang w:bidi="ar-SA"/>
              </w:rPr>
              <w:tab/>
            </w:r>
            <w:r w:rsidR="001A749D" w:rsidRPr="00F10535">
              <w:rPr>
                <w:rStyle w:val="Hyperlink"/>
                <w:rFonts w:cs="Times New Roman"/>
                <w:noProof/>
                <w:szCs w:val="24"/>
              </w:rPr>
              <w:t>Purpose</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_Toc46337637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w:t>
            </w:r>
            <w:r w:rsidR="001A749D" w:rsidRPr="00F10535">
              <w:rPr>
                <w:rFonts w:cs="Times New Roman"/>
                <w:noProof/>
                <w:webHidden/>
                <w:szCs w:val="24"/>
              </w:rPr>
              <w:fldChar w:fldCharType="end"/>
            </w:r>
          </w:hyperlink>
        </w:p>
        <w:p w14:paraId="5DA211A6" w14:textId="2E2F1952"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38" w:history="1">
            <w:r w:rsidR="001A749D" w:rsidRPr="00F10535">
              <w:rPr>
                <w:rStyle w:val="Hyperlink"/>
                <w:rFonts w:cs="Times New Roman"/>
                <w:noProof/>
                <w:szCs w:val="24"/>
              </w:rPr>
              <w:t>2.</w:t>
            </w:r>
            <w:r w:rsidR="001A749D" w:rsidRPr="00F10535">
              <w:rPr>
                <w:rFonts w:eastAsiaTheme="minorEastAsia" w:cs="Times New Roman"/>
                <w:noProof/>
                <w:szCs w:val="24"/>
                <w:lang w:bidi="ar-SA"/>
              </w:rPr>
              <w:tab/>
            </w:r>
            <w:r w:rsidR="001A749D" w:rsidRPr="00F10535">
              <w:rPr>
                <w:rStyle w:val="Hyperlink"/>
                <w:rFonts w:cs="Times New Roman"/>
                <w:noProof/>
                <w:szCs w:val="24"/>
              </w:rPr>
              <w:t>Document Target Audience</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_Toc46337638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w:t>
            </w:r>
            <w:r w:rsidR="001A749D" w:rsidRPr="00F10535">
              <w:rPr>
                <w:rFonts w:cs="Times New Roman"/>
                <w:noProof/>
                <w:webHidden/>
                <w:szCs w:val="24"/>
              </w:rPr>
              <w:fldChar w:fldCharType="end"/>
            </w:r>
          </w:hyperlink>
        </w:p>
        <w:p w14:paraId="2D8C062A" w14:textId="737FC60E"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39" w:history="1">
            <w:r w:rsidR="001A749D" w:rsidRPr="00F10535">
              <w:rPr>
                <w:rStyle w:val="Hyperlink"/>
                <w:rFonts w:cs="Times New Roman"/>
                <w:noProof/>
                <w:szCs w:val="24"/>
              </w:rPr>
              <w:t>2.1</w:t>
            </w:r>
            <w:r w:rsidR="001A749D" w:rsidRPr="00F10535">
              <w:rPr>
                <w:rFonts w:eastAsiaTheme="minorEastAsia" w:cs="Times New Roman"/>
                <w:noProof/>
                <w:szCs w:val="24"/>
                <w:lang w:bidi="ar-SA"/>
              </w:rPr>
              <w:tab/>
            </w:r>
            <w:r w:rsidR="001A749D" w:rsidRPr="00F10535">
              <w:rPr>
                <w:rStyle w:val="Hyperlink"/>
                <w:rFonts w:cs="Times New Roman"/>
                <w:noProof/>
                <w:szCs w:val="24"/>
              </w:rPr>
              <w:t>Developer</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_Toc46337639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w:t>
            </w:r>
            <w:r w:rsidR="001A749D" w:rsidRPr="00F10535">
              <w:rPr>
                <w:rFonts w:cs="Times New Roman"/>
                <w:noProof/>
                <w:webHidden/>
                <w:szCs w:val="24"/>
              </w:rPr>
              <w:fldChar w:fldCharType="end"/>
            </w:r>
          </w:hyperlink>
        </w:p>
        <w:p w14:paraId="6FD55292" w14:textId="663BB37F"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40" w:history="1">
            <w:r w:rsidR="001A749D" w:rsidRPr="00F10535">
              <w:rPr>
                <w:rStyle w:val="Hyperlink"/>
                <w:rFonts w:cs="Times New Roman"/>
                <w:noProof/>
                <w:szCs w:val="24"/>
              </w:rPr>
              <w:t>2.1.1</w:t>
            </w:r>
            <w:r w:rsidR="001A749D" w:rsidRPr="00F10535">
              <w:rPr>
                <w:rFonts w:eastAsiaTheme="minorEastAsia" w:cs="Times New Roman"/>
                <w:noProof/>
                <w:szCs w:val="24"/>
                <w:lang w:bidi="ar-SA"/>
              </w:rPr>
              <w:tab/>
            </w:r>
            <w:r w:rsidR="001A749D" w:rsidRPr="00F10535">
              <w:rPr>
                <w:rStyle w:val="Hyperlink"/>
                <w:rFonts w:cs="Times New Roman"/>
                <w:noProof/>
                <w:szCs w:val="24"/>
              </w:rPr>
              <w:t>Design</w:t>
            </w:r>
            <w:r w:rsidR="001A749D" w:rsidRPr="00F10535">
              <w:rPr>
                <w:rStyle w:val="Hyperlink"/>
                <w:rFonts w:cs="Times New Roman"/>
                <w:noProof/>
                <w:spacing w:val="-2"/>
                <w:szCs w:val="24"/>
              </w:rPr>
              <w:t xml:space="preserve"> </w:t>
            </w:r>
            <w:r w:rsidR="001A749D" w:rsidRPr="00F10535">
              <w:rPr>
                <w:rStyle w:val="Hyperlink"/>
                <w:rFonts w:cs="Times New Roman"/>
                <w:noProof/>
                <w:szCs w:val="24"/>
              </w:rPr>
              <w:t>Concerns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w:t>
            </w:r>
            <w:r w:rsidR="001A749D" w:rsidRPr="00F10535">
              <w:rPr>
                <w:rFonts w:cs="Times New Roman"/>
                <w:noProof/>
                <w:webHidden/>
                <w:szCs w:val="24"/>
              </w:rPr>
              <w:fldChar w:fldCharType="end"/>
            </w:r>
          </w:hyperlink>
        </w:p>
        <w:p w14:paraId="65CD98A8" w14:textId="03F5D082"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41" w:history="1">
            <w:r w:rsidR="001A749D" w:rsidRPr="00F10535">
              <w:rPr>
                <w:rStyle w:val="Hyperlink"/>
                <w:rFonts w:cs="Times New Roman"/>
                <w:noProof/>
                <w:szCs w:val="24"/>
              </w:rPr>
              <w:t>2.2</w:t>
            </w:r>
            <w:r w:rsidR="001A749D" w:rsidRPr="00F10535">
              <w:rPr>
                <w:rFonts w:eastAsiaTheme="minorEastAsia" w:cs="Times New Roman"/>
                <w:noProof/>
                <w:szCs w:val="24"/>
                <w:lang w:bidi="ar-SA"/>
              </w:rPr>
              <w:tab/>
            </w:r>
            <w:r w:rsidR="001A749D" w:rsidRPr="00F10535">
              <w:rPr>
                <w:rStyle w:val="Hyperlink"/>
                <w:rFonts w:cs="Times New Roman"/>
                <w:noProof/>
                <w:szCs w:val="24"/>
              </w:rPr>
              <w:t>Tester</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2</w:t>
            </w:r>
            <w:r w:rsidR="001A749D" w:rsidRPr="00F10535">
              <w:rPr>
                <w:rFonts w:cs="Times New Roman"/>
                <w:noProof/>
                <w:webHidden/>
                <w:szCs w:val="24"/>
              </w:rPr>
              <w:fldChar w:fldCharType="end"/>
            </w:r>
          </w:hyperlink>
        </w:p>
        <w:p w14:paraId="1B665B58" w14:textId="58F418EF" w:rsidR="001A749D" w:rsidRPr="00F10535" w:rsidRDefault="00DE19D0">
          <w:pPr>
            <w:pStyle w:val="TOC3"/>
            <w:tabs>
              <w:tab w:val="right" w:leader="dot" w:pos="12910"/>
            </w:tabs>
            <w:rPr>
              <w:rFonts w:eastAsiaTheme="minorEastAsia" w:cs="Times New Roman"/>
              <w:noProof/>
              <w:szCs w:val="24"/>
              <w:lang w:bidi="ar-SA"/>
            </w:rPr>
          </w:pPr>
          <w:hyperlink w:anchor="_Toc46337642" w:history="1">
            <w:r w:rsidR="001A749D" w:rsidRPr="00F10535">
              <w:rPr>
                <w:rStyle w:val="Hyperlink"/>
                <w:rFonts w:cs="Times New Roman"/>
                <w:noProof/>
                <w:szCs w:val="24"/>
              </w:rPr>
              <w:t>2.2.1 Design Concerns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2</w:t>
            </w:r>
            <w:r w:rsidR="001A749D" w:rsidRPr="00F10535">
              <w:rPr>
                <w:rFonts w:cs="Times New Roman"/>
                <w:noProof/>
                <w:webHidden/>
                <w:szCs w:val="24"/>
              </w:rPr>
              <w:fldChar w:fldCharType="end"/>
            </w:r>
          </w:hyperlink>
        </w:p>
        <w:p w14:paraId="40CB118A" w14:textId="3BD0710E"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43" w:history="1">
            <w:r w:rsidR="001A749D" w:rsidRPr="00F10535">
              <w:rPr>
                <w:rStyle w:val="Hyperlink"/>
                <w:rFonts w:cs="Times New Roman"/>
                <w:noProof/>
                <w:szCs w:val="24"/>
              </w:rPr>
              <w:t>3.</w:t>
            </w:r>
            <w:r w:rsidR="001A749D" w:rsidRPr="00F10535">
              <w:rPr>
                <w:rFonts w:eastAsiaTheme="minorEastAsia" w:cs="Times New Roman"/>
                <w:noProof/>
                <w:szCs w:val="24"/>
                <w:lang w:bidi="ar-SA"/>
              </w:rPr>
              <w:tab/>
            </w:r>
            <w:r w:rsidR="001A749D" w:rsidRPr="00F10535">
              <w:rPr>
                <w:rStyle w:val="Hyperlink"/>
                <w:rFonts w:cs="Times New Roman"/>
                <w:noProof/>
                <w:szCs w:val="24"/>
              </w:rPr>
              <w:t>Scope</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w:t>
            </w:r>
            <w:r w:rsidR="001A749D" w:rsidRPr="00F10535">
              <w:rPr>
                <w:rFonts w:cs="Times New Roman"/>
                <w:noProof/>
                <w:webHidden/>
                <w:szCs w:val="24"/>
              </w:rPr>
              <w:fldChar w:fldCharType="end"/>
            </w:r>
          </w:hyperlink>
        </w:p>
        <w:p w14:paraId="496CBB6A" w14:textId="38AC8CBD"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44" w:history="1">
            <w:r w:rsidR="001A749D" w:rsidRPr="00F10535">
              <w:rPr>
                <w:rStyle w:val="Hyperlink"/>
                <w:rFonts w:cs="Times New Roman"/>
                <w:noProof/>
                <w:szCs w:val="24"/>
              </w:rPr>
              <w:t>4.</w:t>
            </w:r>
            <w:r w:rsidR="001A749D" w:rsidRPr="00F10535">
              <w:rPr>
                <w:rFonts w:eastAsiaTheme="minorEastAsia" w:cs="Times New Roman"/>
                <w:noProof/>
                <w:szCs w:val="24"/>
                <w:lang w:bidi="ar-SA"/>
              </w:rPr>
              <w:tab/>
            </w:r>
            <w:r w:rsidR="001A749D" w:rsidRPr="00F10535">
              <w:rPr>
                <w:rStyle w:val="Hyperlink"/>
                <w:rFonts w:cs="Times New Roman"/>
                <w:noProof/>
                <w:szCs w:val="24"/>
              </w:rPr>
              <w:t>Context</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w:t>
            </w:r>
            <w:r w:rsidR="001A749D" w:rsidRPr="00F10535">
              <w:rPr>
                <w:rFonts w:cs="Times New Roman"/>
                <w:noProof/>
                <w:webHidden/>
                <w:szCs w:val="24"/>
              </w:rPr>
              <w:fldChar w:fldCharType="end"/>
            </w:r>
          </w:hyperlink>
        </w:p>
        <w:p w14:paraId="6B5EBB01" w14:textId="30BF7EAA"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45" w:history="1">
            <w:r w:rsidR="001A749D" w:rsidRPr="00F10535">
              <w:rPr>
                <w:rStyle w:val="Hyperlink"/>
                <w:rFonts w:cs="Times New Roman"/>
                <w:noProof/>
                <w:szCs w:val="24"/>
              </w:rPr>
              <w:t>5.</w:t>
            </w:r>
            <w:r w:rsidR="001A749D" w:rsidRPr="00F10535">
              <w:rPr>
                <w:rFonts w:eastAsiaTheme="minorEastAsia" w:cs="Times New Roman"/>
                <w:noProof/>
                <w:szCs w:val="24"/>
                <w:lang w:bidi="ar-SA"/>
              </w:rPr>
              <w:tab/>
            </w:r>
            <w:r w:rsidR="001A749D" w:rsidRPr="00F10535">
              <w:rPr>
                <w:rStyle w:val="Hyperlink"/>
                <w:rFonts w:cs="Times New Roman"/>
                <w:noProof/>
                <w:szCs w:val="24"/>
              </w:rPr>
              <w:t>References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5</w:t>
            </w:r>
            <w:r w:rsidR="001A749D" w:rsidRPr="00F10535">
              <w:rPr>
                <w:rFonts w:cs="Times New Roman"/>
                <w:noProof/>
                <w:webHidden/>
                <w:szCs w:val="24"/>
              </w:rPr>
              <w:fldChar w:fldCharType="end"/>
            </w:r>
          </w:hyperlink>
        </w:p>
        <w:p w14:paraId="2C390BFA" w14:textId="7435FFB0"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46" w:history="1">
            <w:r w:rsidR="001A749D" w:rsidRPr="00F10535">
              <w:rPr>
                <w:rStyle w:val="Hyperlink"/>
                <w:rFonts w:cs="Times New Roman"/>
                <w:noProof/>
                <w:szCs w:val="24"/>
              </w:rPr>
              <w:t>6.</w:t>
            </w:r>
            <w:r w:rsidR="001A749D" w:rsidRPr="00F10535">
              <w:rPr>
                <w:rFonts w:eastAsiaTheme="minorEastAsia" w:cs="Times New Roman"/>
                <w:noProof/>
                <w:szCs w:val="24"/>
                <w:lang w:bidi="ar-SA"/>
              </w:rPr>
              <w:tab/>
            </w:r>
            <w:r w:rsidR="001A749D" w:rsidRPr="00F10535">
              <w:rPr>
                <w:rStyle w:val="Hyperlink"/>
                <w:rFonts w:cs="Times New Roman"/>
                <w:noProof/>
                <w:szCs w:val="24"/>
              </w:rPr>
              <w:t>Glossary</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5</w:t>
            </w:r>
            <w:r w:rsidR="001A749D" w:rsidRPr="00F10535">
              <w:rPr>
                <w:rFonts w:cs="Times New Roman"/>
                <w:noProof/>
                <w:webHidden/>
                <w:szCs w:val="24"/>
              </w:rPr>
              <w:fldChar w:fldCharType="end"/>
            </w:r>
          </w:hyperlink>
        </w:p>
        <w:p w14:paraId="238D3DFA" w14:textId="07545AD8"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47" w:history="1">
            <w:r w:rsidR="001A749D" w:rsidRPr="00F10535">
              <w:rPr>
                <w:rStyle w:val="Hyperlink"/>
                <w:rFonts w:cs="Times New Roman"/>
                <w:noProof/>
                <w:szCs w:val="24"/>
              </w:rPr>
              <w:t>7.</w:t>
            </w:r>
            <w:r w:rsidR="001A749D" w:rsidRPr="00F10535">
              <w:rPr>
                <w:rFonts w:eastAsiaTheme="minorEastAsia" w:cs="Times New Roman"/>
                <w:noProof/>
                <w:szCs w:val="24"/>
                <w:lang w:bidi="ar-SA"/>
              </w:rPr>
              <w:tab/>
            </w:r>
            <w:r w:rsidR="001A749D" w:rsidRPr="00F10535">
              <w:rPr>
                <w:rStyle w:val="Hyperlink"/>
                <w:rFonts w:cs="Times New Roman"/>
                <w:noProof/>
                <w:szCs w:val="24"/>
              </w:rPr>
              <w:t>Requirements Traceability Matrix</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8</w:t>
            </w:r>
            <w:r w:rsidR="001A749D" w:rsidRPr="00F10535">
              <w:rPr>
                <w:rFonts w:cs="Times New Roman"/>
                <w:noProof/>
                <w:webHidden/>
                <w:szCs w:val="24"/>
              </w:rPr>
              <w:fldChar w:fldCharType="end"/>
            </w:r>
          </w:hyperlink>
        </w:p>
        <w:p w14:paraId="7C8F7695" w14:textId="1214EB4E"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48" w:history="1">
            <w:r w:rsidR="001A749D" w:rsidRPr="00F10535">
              <w:rPr>
                <w:rStyle w:val="Hyperlink"/>
                <w:rFonts w:cs="Times New Roman"/>
                <w:noProof/>
                <w:szCs w:val="24"/>
              </w:rPr>
              <w:t>8.</w:t>
            </w:r>
            <w:r w:rsidR="001A749D" w:rsidRPr="00F10535">
              <w:rPr>
                <w:rFonts w:eastAsiaTheme="minorEastAsia" w:cs="Times New Roman"/>
                <w:noProof/>
                <w:szCs w:val="24"/>
                <w:lang w:bidi="ar-SA"/>
              </w:rPr>
              <w:tab/>
            </w:r>
            <w:r w:rsidR="001A749D" w:rsidRPr="00F10535">
              <w:rPr>
                <w:rStyle w:val="Hyperlink"/>
                <w:rFonts w:cs="Times New Roman"/>
                <w:noProof/>
                <w:szCs w:val="24"/>
              </w:rPr>
              <w:t>Use Cases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15</w:t>
            </w:r>
            <w:r w:rsidR="001A749D" w:rsidRPr="00F10535">
              <w:rPr>
                <w:rFonts w:cs="Times New Roman"/>
                <w:noProof/>
                <w:webHidden/>
                <w:szCs w:val="24"/>
              </w:rPr>
              <w:fldChar w:fldCharType="end"/>
            </w:r>
          </w:hyperlink>
        </w:p>
        <w:p w14:paraId="26C53F5F" w14:textId="033395D8"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49" w:history="1">
            <w:r w:rsidR="001A749D" w:rsidRPr="00F10535">
              <w:rPr>
                <w:rStyle w:val="Hyperlink"/>
                <w:rFonts w:cs="Times New Roman"/>
                <w:noProof/>
                <w:szCs w:val="24"/>
              </w:rPr>
              <w:t>8.1</w:t>
            </w:r>
            <w:r w:rsidR="001A749D" w:rsidRPr="00F10535">
              <w:rPr>
                <w:rFonts w:eastAsiaTheme="minorEastAsia" w:cs="Times New Roman"/>
                <w:noProof/>
                <w:szCs w:val="24"/>
                <w:lang w:bidi="ar-SA"/>
              </w:rPr>
              <w:tab/>
            </w:r>
            <w:r w:rsidR="001A749D" w:rsidRPr="00F10535">
              <w:rPr>
                <w:rStyle w:val="Hyperlink"/>
                <w:rFonts w:cs="Times New Roman"/>
                <w:noProof/>
                <w:szCs w:val="24"/>
              </w:rPr>
              <w:t>Identified Stakeholders and Design Concerns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_Toc46337649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15</w:t>
            </w:r>
            <w:r w:rsidR="001A749D" w:rsidRPr="00F10535">
              <w:rPr>
                <w:rFonts w:cs="Times New Roman"/>
                <w:noProof/>
                <w:webHidden/>
                <w:szCs w:val="24"/>
              </w:rPr>
              <w:fldChar w:fldCharType="end"/>
            </w:r>
          </w:hyperlink>
        </w:p>
        <w:p w14:paraId="781CE21F" w14:textId="36520C95" w:rsidR="001A749D" w:rsidRPr="00F10535" w:rsidRDefault="00DE19D0">
          <w:pPr>
            <w:pStyle w:val="TOC3"/>
            <w:tabs>
              <w:tab w:val="right" w:leader="dot" w:pos="12910"/>
            </w:tabs>
            <w:rPr>
              <w:rFonts w:eastAsiaTheme="minorEastAsia" w:cs="Times New Roman"/>
              <w:noProof/>
              <w:szCs w:val="24"/>
              <w:lang w:bidi="ar-SA"/>
            </w:rPr>
          </w:pPr>
          <w:hyperlink w:anchor="_Toc46337650" w:history="1">
            <w:r w:rsidR="001A749D" w:rsidRPr="00F10535">
              <w:rPr>
                <w:rStyle w:val="Hyperlink"/>
                <w:rFonts w:cs="Times New Roman"/>
                <w:noProof/>
                <w:szCs w:val="24"/>
              </w:rPr>
              <w:t>8.1.1 BYUI Student</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15</w:t>
            </w:r>
            <w:r w:rsidR="001A749D" w:rsidRPr="00F10535">
              <w:rPr>
                <w:rFonts w:cs="Times New Roman"/>
                <w:noProof/>
                <w:webHidden/>
                <w:szCs w:val="24"/>
              </w:rPr>
              <w:fldChar w:fldCharType="end"/>
            </w:r>
          </w:hyperlink>
        </w:p>
        <w:p w14:paraId="071BAB76" w14:textId="68B532CA" w:rsidR="001A749D" w:rsidRPr="00F10535" w:rsidRDefault="00DE19D0">
          <w:pPr>
            <w:pStyle w:val="TOC3"/>
            <w:tabs>
              <w:tab w:val="right" w:leader="dot" w:pos="12910"/>
            </w:tabs>
            <w:rPr>
              <w:rFonts w:eastAsiaTheme="minorEastAsia" w:cs="Times New Roman"/>
              <w:noProof/>
              <w:szCs w:val="24"/>
              <w:lang w:bidi="ar-SA"/>
            </w:rPr>
          </w:pPr>
          <w:hyperlink w:anchor="_Toc46337651" w:history="1">
            <w:r w:rsidR="001A749D" w:rsidRPr="00F10535">
              <w:rPr>
                <w:rStyle w:val="Hyperlink"/>
                <w:rFonts w:cs="Times New Roman"/>
                <w:noProof/>
                <w:szCs w:val="24"/>
              </w:rPr>
              <w:t>8.1.2 Design Concerns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16</w:t>
            </w:r>
            <w:r w:rsidR="001A749D" w:rsidRPr="00F10535">
              <w:rPr>
                <w:rFonts w:cs="Times New Roman"/>
                <w:noProof/>
                <w:webHidden/>
                <w:szCs w:val="24"/>
              </w:rPr>
              <w:fldChar w:fldCharType="end"/>
            </w:r>
          </w:hyperlink>
        </w:p>
        <w:p w14:paraId="4B8D8C6F" w14:textId="71E3DE54"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52" w:history="1">
            <w:r w:rsidR="001A749D" w:rsidRPr="00F10535">
              <w:rPr>
                <w:rStyle w:val="Hyperlink"/>
                <w:rFonts w:cs="Times New Roman"/>
                <w:noProof/>
                <w:szCs w:val="24"/>
              </w:rPr>
              <w:t>8.2</w:t>
            </w:r>
            <w:r w:rsidR="001A749D" w:rsidRPr="00F10535">
              <w:rPr>
                <w:rFonts w:eastAsiaTheme="minorEastAsia" w:cs="Times New Roman"/>
                <w:noProof/>
                <w:szCs w:val="24"/>
                <w:lang w:bidi="ar-SA"/>
              </w:rPr>
              <w:tab/>
            </w:r>
            <w:r w:rsidR="001A749D" w:rsidRPr="00F10535">
              <w:rPr>
                <w:rStyle w:val="Hyperlink"/>
                <w:rFonts w:cs="Times New Roman"/>
                <w:noProof/>
                <w:szCs w:val="24"/>
              </w:rPr>
              <w:t>Use Case Tables and Descriptions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18</w:t>
            </w:r>
            <w:r w:rsidR="001A749D" w:rsidRPr="00F10535">
              <w:rPr>
                <w:rFonts w:cs="Times New Roman"/>
                <w:noProof/>
                <w:webHidden/>
                <w:szCs w:val="24"/>
              </w:rPr>
              <w:fldChar w:fldCharType="end"/>
            </w:r>
          </w:hyperlink>
        </w:p>
        <w:p w14:paraId="10514B81" w14:textId="0A2FF7A5"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53" w:history="1">
            <w:r w:rsidR="001A749D" w:rsidRPr="00F10535">
              <w:rPr>
                <w:rStyle w:val="Hyperlink"/>
                <w:rFonts w:cs="Times New Roman"/>
                <w:noProof/>
                <w:szCs w:val="24"/>
              </w:rPr>
              <w:t>8.2.1</w:t>
            </w:r>
            <w:r w:rsidR="001A749D" w:rsidRPr="00F10535">
              <w:rPr>
                <w:rFonts w:eastAsiaTheme="minorEastAsia" w:cs="Times New Roman"/>
                <w:noProof/>
                <w:szCs w:val="24"/>
                <w:lang w:bidi="ar-SA"/>
              </w:rPr>
              <w:tab/>
            </w:r>
            <w:r w:rsidR="001A749D" w:rsidRPr="00F10535">
              <w:rPr>
                <w:rStyle w:val="Hyperlink"/>
                <w:rFonts w:cs="Times New Roman"/>
                <w:noProof/>
                <w:szCs w:val="24"/>
              </w:rPr>
              <w:t>Use Case Template</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18</w:t>
            </w:r>
            <w:r w:rsidR="001A749D" w:rsidRPr="00F10535">
              <w:rPr>
                <w:rFonts w:cs="Times New Roman"/>
                <w:noProof/>
                <w:webHidden/>
                <w:szCs w:val="24"/>
              </w:rPr>
              <w:fldChar w:fldCharType="end"/>
            </w:r>
          </w:hyperlink>
        </w:p>
        <w:p w14:paraId="19CA4ACA" w14:textId="0109C06B"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54" w:history="1">
            <w:r w:rsidR="001A749D" w:rsidRPr="00F10535">
              <w:rPr>
                <w:rStyle w:val="Hyperlink"/>
                <w:rFonts w:cs="Times New Roman"/>
                <w:noProof/>
                <w:szCs w:val="24"/>
              </w:rPr>
              <w:t>8.2.2</w:t>
            </w:r>
            <w:r w:rsidR="001A749D" w:rsidRPr="00F10535">
              <w:rPr>
                <w:rFonts w:eastAsiaTheme="minorEastAsia" w:cs="Times New Roman"/>
                <w:noProof/>
                <w:szCs w:val="24"/>
                <w:lang w:bidi="ar-SA"/>
              </w:rPr>
              <w:tab/>
            </w:r>
            <w:r w:rsidR="001A749D" w:rsidRPr="00F10535">
              <w:rPr>
                <w:rStyle w:val="Hyperlink"/>
                <w:rFonts w:cs="Times New Roman"/>
                <w:noProof/>
                <w:szCs w:val="24"/>
              </w:rPr>
              <w:t>Degree Audit (REQ- 4)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19</w:t>
            </w:r>
            <w:r w:rsidR="001A749D" w:rsidRPr="00F10535">
              <w:rPr>
                <w:rFonts w:cs="Times New Roman"/>
                <w:noProof/>
                <w:webHidden/>
                <w:szCs w:val="24"/>
              </w:rPr>
              <w:fldChar w:fldCharType="end"/>
            </w:r>
          </w:hyperlink>
        </w:p>
        <w:p w14:paraId="00A3E055" w14:textId="58E997AB"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55" w:history="1">
            <w:r w:rsidR="001A749D" w:rsidRPr="00F10535">
              <w:rPr>
                <w:rStyle w:val="Hyperlink"/>
                <w:rFonts w:cs="Times New Roman"/>
                <w:noProof/>
                <w:szCs w:val="24"/>
              </w:rPr>
              <w:t>8.2.3</w:t>
            </w:r>
            <w:r w:rsidR="001A749D" w:rsidRPr="00F10535">
              <w:rPr>
                <w:rFonts w:eastAsiaTheme="minorEastAsia" w:cs="Times New Roman"/>
                <w:noProof/>
                <w:szCs w:val="24"/>
                <w:lang w:bidi="ar-SA"/>
              </w:rPr>
              <w:tab/>
            </w:r>
            <w:r w:rsidR="001A749D" w:rsidRPr="00F10535">
              <w:rPr>
                <w:rStyle w:val="Hyperlink"/>
                <w:rFonts w:cs="Times New Roman"/>
                <w:noProof/>
                <w:szCs w:val="24"/>
              </w:rPr>
              <w:t>Class availability List (REQ- 5, 6, 42, 43, 44, 47)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22</w:t>
            </w:r>
            <w:r w:rsidR="001A749D" w:rsidRPr="00F10535">
              <w:rPr>
                <w:rFonts w:cs="Times New Roman"/>
                <w:noProof/>
                <w:webHidden/>
                <w:szCs w:val="24"/>
              </w:rPr>
              <w:fldChar w:fldCharType="end"/>
            </w:r>
          </w:hyperlink>
        </w:p>
        <w:p w14:paraId="29E1D228" w14:textId="1F1BE813"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56" w:history="1">
            <w:r w:rsidR="001A749D" w:rsidRPr="00F10535">
              <w:rPr>
                <w:rStyle w:val="Hyperlink"/>
                <w:rFonts w:cs="Times New Roman"/>
                <w:noProof/>
                <w:szCs w:val="24"/>
              </w:rPr>
              <w:t>8.2.4</w:t>
            </w:r>
            <w:r w:rsidR="001A749D" w:rsidRPr="00F10535">
              <w:rPr>
                <w:rFonts w:eastAsiaTheme="minorEastAsia" w:cs="Times New Roman"/>
                <w:noProof/>
                <w:szCs w:val="24"/>
                <w:lang w:bidi="ar-SA"/>
              </w:rPr>
              <w:tab/>
            </w:r>
            <w:r w:rsidR="001A749D" w:rsidRPr="00F10535">
              <w:rPr>
                <w:rStyle w:val="Hyperlink"/>
                <w:rFonts w:cs="Times New Roman"/>
                <w:noProof/>
                <w:szCs w:val="24"/>
              </w:rPr>
              <w:t>Class time (REQ- 9, 10)</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23</w:t>
            </w:r>
            <w:r w:rsidR="001A749D" w:rsidRPr="00F10535">
              <w:rPr>
                <w:rFonts w:cs="Times New Roman"/>
                <w:noProof/>
                <w:webHidden/>
                <w:szCs w:val="24"/>
              </w:rPr>
              <w:fldChar w:fldCharType="end"/>
            </w:r>
          </w:hyperlink>
        </w:p>
        <w:p w14:paraId="574801A0" w14:textId="1B8595BB"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57" w:history="1">
            <w:r w:rsidR="001A749D" w:rsidRPr="00F10535">
              <w:rPr>
                <w:rStyle w:val="Hyperlink"/>
                <w:rFonts w:cs="Times New Roman"/>
                <w:noProof/>
                <w:szCs w:val="24"/>
              </w:rPr>
              <w:t>8.2.5</w:t>
            </w:r>
            <w:r w:rsidR="001A749D" w:rsidRPr="00F10535">
              <w:rPr>
                <w:rFonts w:eastAsiaTheme="minorEastAsia" w:cs="Times New Roman"/>
                <w:noProof/>
                <w:szCs w:val="24"/>
                <w:lang w:bidi="ar-SA"/>
              </w:rPr>
              <w:tab/>
            </w:r>
            <w:r w:rsidR="001A749D" w:rsidRPr="00F10535">
              <w:rPr>
                <w:rStyle w:val="Hyperlink"/>
                <w:rFonts w:cs="Times New Roman"/>
                <w:noProof/>
                <w:szCs w:val="24"/>
              </w:rPr>
              <w:t>Class Status (REQ- 65)</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25</w:t>
            </w:r>
            <w:r w:rsidR="001A749D" w:rsidRPr="00F10535">
              <w:rPr>
                <w:rFonts w:cs="Times New Roman"/>
                <w:noProof/>
                <w:webHidden/>
                <w:szCs w:val="24"/>
              </w:rPr>
              <w:fldChar w:fldCharType="end"/>
            </w:r>
          </w:hyperlink>
        </w:p>
        <w:p w14:paraId="00734C34" w14:textId="650574F2"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58" w:history="1">
            <w:r w:rsidR="001A749D" w:rsidRPr="00F10535">
              <w:rPr>
                <w:rStyle w:val="Hyperlink"/>
                <w:rFonts w:cs="Times New Roman"/>
                <w:noProof/>
                <w:szCs w:val="24"/>
              </w:rPr>
              <w:t>8.2.6</w:t>
            </w:r>
            <w:r w:rsidR="001A749D" w:rsidRPr="00F10535">
              <w:rPr>
                <w:rFonts w:eastAsiaTheme="minorEastAsia" w:cs="Times New Roman"/>
                <w:noProof/>
                <w:szCs w:val="24"/>
                <w:lang w:bidi="ar-SA"/>
              </w:rPr>
              <w:tab/>
            </w:r>
            <w:r w:rsidR="001A749D" w:rsidRPr="00F10535">
              <w:rPr>
                <w:rStyle w:val="Hyperlink"/>
                <w:rFonts w:cs="Times New Roman"/>
                <w:noProof/>
                <w:szCs w:val="24"/>
              </w:rPr>
              <w:t>Registration status (REQ- 66)</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27</w:t>
            </w:r>
            <w:r w:rsidR="001A749D" w:rsidRPr="00F10535">
              <w:rPr>
                <w:rFonts w:cs="Times New Roman"/>
                <w:noProof/>
                <w:webHidden/>
                <w:szCs w:val="24"/>
              </w:rPr>
              <w:fldChar w:fldCharType="end"/>
            </w:r>
          </w:hyperlink>
        </w:p>
        <w:p w14:paraId="623F266E" w14:textId="627EF701"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59" w:history="1">
            <w:r w:rsidR="001A749D" w:rsidRPr="00F10535">
              <w:rPr>
                <w:rStyle w:val="Hyperlink"/>
                <w:rFonts w:cs="Times New Roman"/>
                <w:noProof/>
                <w:szCs w:val="24"/>
              </w:rPr>
              <w:t>8.2.7</w:t>
            </w:r>
            <w:r w:rsidR="001A749D" w:rsidRPr="00F10535">
              <w:rPr>
                <w:rFonts w:eastAsiaTheme="minorEastAsia" w:cs="Times New Roman"/>
                <w:noProof/>
                <w:szCs w:val="24"/>
                <w:lang w:bidi="ar-SA"/>
              </w:rPr>
              <w:tab/>
            </w:r>
            <w:r w:rsidR="001A749D" w:rsidRPr="00F10535">
              <w:rPr>
                <w:rStyle w:val="Hyperlink"/>
                <w:rFonts w:cs="Times New Roman"/>
                <w:noProof/>
                <w:szCs w:val="24"/>
              </w:rPr>
              <w:t>Course description (REQ- 15, 16, 49, 50, 51, 52)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_Toc46337659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30</w:t>
            </w:r>
            <w:r w:rsidR="001A749D" w:rsidRPr="00F10535">
              <w:rPr>
                <w:rFonts w:cs="Times New Roman"/>
                <w:noProof/>
                <w:webHidden/>
                <w:szCs w:val="24"/>
              </w:rPr>
              <w:fldChar w:fldCharType="end"/>
            </w:r>
          </w:hyperlink>
        </w:p>
        <w:p w14:paraId="2BB22500" w14:textId="56FC5AAB"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60" w:history="1">
            <w:r w:rsidR="001A749D" w:rsidRPr="00F10535">
              <w:rPr>
                <w:rStyle w:val="Hyperlink"/>
                <w:rFonts w:cs="Times New Roman"/>
                <w:noProof/>
                <w:szCs w:val="24"/>
              </w:rPr>
              <w:t>8.2.8</w:t>
            </w:r>
            <w:r w:rsidR="001A749D" w:rsidRPr="00F10535">
              <w:rPr>
                <w:rFonts w:eastAsiaTheme="minorEastAsia" w:cs="Times New Roman"/>
                <w:noProof/>
                <w:szCs w:val="24"/>
                <w:lang w:bidi="ar-SA"/>
              </w:rPr>
              <w:tab/>
            </w:r>
            <w:r w:rsidR="001A749D" w:rsidRPr="00F10535">
              <w:rPr>
                <w:rStyle w:val="Hyperlink"/>
                <w:rFonts w:cs="Times New Roman"/>
                <w:noProof/>
                <w:szCs w:val="24"/>
              </w:rPr>
              <w:t>Required Classes (41)</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32</w:t>
            </w:r>
            <w:r w:rsidR="001A749D" w:rsidRPr="00F10535">
              <w:rPr>
                <w:rFonts w:cs="Times New Roman"/>
                <w:noProof/>
                <w:webHidden/>
                <w:szCs w:val="24"/>
              </w:rPr>
              <w:fldChar w:fldCharType="end"/>
            </w:r>
          </w:hyperlink>
        </w:p>
        <w:p w14:paraId="6C424A89" w14:textId="15BAD7CF"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61" w:history="1">
            <w:r w:rsidR="001A749D" w:rsidRPr="00F10535">
              <w:rPr>
                <w:rStyle w:val="Hyperlink"/>
                <w:rFonts w:cs="Times New Roman"/>
                <w:noProof/>
                <w:szCs w:val="24"/>
              </w:rPr>
              <w:t>8.2.9</w:t>
            </w:r>
            <w:r w:rsidR="001A749D" w:rsidRPr="00F10535">
              <w:rPr>
                <w:rFonts w:eastAsiaTheme="minorEastAsia" w:cs="Times New Roman"/>
                <w:noProof/>
                <w:szCs w:val="24"/>
                <w:lang w:bidi="ar-SA"/>
              </w:rPr>
              <w:tab/>
            </w:r>
            <w:r w:rsidR="001A749D" w:rsidRPr="00F10535">
              <w:rPr>
                <w:rStyle w:val="Hyperlink"/>
                <w:rFonts w:cs="Times New Roman"/>
                <w:noProof/>
                <w:szCs w:val="24"/>
              </w:rPr>
              <w:t>Automatic Registration (REQ- 48)</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34</w:t>
            </w:r>
            <w:r w:rsidR="001A749D" w:rsidRPr="00F10535">
              <w:rPr>
                <w:rFonts w:cs="Times New Roman"/>
                <w:noProof/>
                <w:webHidden/>
                <w:szCs w:val="24"/>
              </w:rPr>
              <w:fldChar w:fldCharType="end"/>
            </w:r>
          </w:hyperlink>
        </w:p>
        <w:p w14:paraId="46326C4B" w14:textId="0633EF86"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2" w:history="1">
            <w:r w:rsidR="001A749D" w:rsidRPr="00F10535">
              <w:rPr>
                <w:rStyle w:val="Hyperlink"/>
                <w:rFonts w:cs="Times New Roman"/>
                <w:noProof/>
                <w:szCs w:val="24"/>
              </w:rPr>
              <w:t>8.2.10</w:t>
            </w:r>
            <w:r w:rsidR="001A749D" w:rsidRPr="00F10535">
              <w:rPr>
                <w:rFonts w:eastAsiaTheme="minorEastAsia" w:cs="Times New Roman"/>
                <w:noProof/>
                <w:szCs w:val="24"/>
                <w:lang w:bidi="ar-SA"/>
              </w:rPr>
              <w:tab/>
            </w:r>
            <w:r w:rsidR="001A749D" w:rsidRPr="00F10535">
              <w:rPr>
                <w:rStyle w:val="Hyperlink"/>
                <w:rFonts w:cs="Times New Roman"/>
                <w:noProof/>
                <w:szCs w:val="24"/>
              </w:rPr>
              <w:t>Filter Data (REQ- 64)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35</w:t>
            </w:r>
            <w:r w:rsidR="001A749D" w:rsidRPr="00F10535">
              <w:rPr>
                <w:rFonts w:cs="Times New Roman"/>
                <w:noProof/>
                <w:webHidden/>
                <w:szCs w:val="24"/>
              </w:rPr>
              <w:fldChar w:fldCharType="end"/>
            </w:r>
          </w:hyperlink>
        </w:p>
        <w:p w14:paraId="17716346" w14:textId="76955C60"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3" w:history="1">
            <w:r w:rsidR="001A749D" w:rsidRPr="00F10535">
              <w:rPr>
                <w:rStyle w:val="Hyperlink"/>
                <w:rFonts w:cs="Times New Roman"/>
                <w:noProof/>
                <w:szCs w:val="24"/>
              </w:rPr>
              <w:t>8.2.11</w:t>
            </w:r>
            <w:r w:rsidR="001A749D" w:rsidRPr="00F10535">
              <w:rPr>
                <w:rFonts w:eastAsiaTheme="minorEastAsia" w:cs="Times New Roman"/>
                <w:noProof/>
                <w:szCs w:val="24"/>
                <w:lang w:bidi="ar-SA"/>
              </w:rPr>
              <w:tab/>
            </w:r>
            <w:r w:rsidR="001A749D" w:rsidRPr="00F10535">
              <w:rPr>
                <w:rStyle w:val="Hyperlink"/>
                <w:rFonts w:cs="Times New Roman"/>
                <w:noProof/>
                <w:szCs w:val="24"/>
              </w:rPr>
              <w:t>Opening Display Classes (REQ- 69)</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37</w:t>
            </w:r>
            <w:r w:rsidR="001A749D" w:rsidRPr="00F10535">
              <w:rPr>
                <w:rFonts w:cs="Times New Roman"/>
                <w:noProof/>
                <w:webHidden/>
                <w:szCs w:val="24"/>
              </w:rPr>
              <w:fldChar w:fldCharType="end"/>
            </w:r>
          </w:hyperlink>
        </w:p>
        <w:p w14:paraId="73FA28BA" w14:textId="4A54DE74"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4" w:history="1">
            <w:r w:rsidR="001A749D" w:rsidRPr="00F10535">
              <w:rPr>
                <w:rStyle w:val="Hyperlink"/>
                <w:rFonts w:cs="Times New Roman"/>
                <w:noProof/>
                <w:szCs w:val="24"/>
              </w:rPr>
              <w:t>8.2.12</w:t>
            </w:r>
            <w:r w:rsidR="001A749D" w:rsidRPr="00F10535">
              <w:rPr>
                <w:rFonts w:eastAsiaTheme="minorEastAsia" w:cs="Times New Roman"/>
                <w:noProof/>
                <w:szCs w:val="24"/>
                <w:lang w:bidi="ar-SA"/>
              </w:rPr>
              <w:tab/>
            </w:r>
            <w:r w:rsidR="001A749D" w:rsidRPr="00F10535">
              <w:rPr>
                <w:rStyle w:val="Hyperlink"/>
                <w:rFonts w:cs="Times New Roman"/>
                <w:noProof/>
                <w:szCs w:val="24"/>
              </w:rPr>
              <w:t>Export Schedule (REQ- 17)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39</w:t>
            </w:r>
            <w:r w:rsidR="001A749D" w:rsidRPr="00F10535">
              <w:rPr>
                <w:rFonts w:cs="Times New Roman"/>
                <w:noProof/>
                <w:webHidden/>
                <w:szCs w:val="24"/>
              </w:rPr>
              <w:fldChar w:fldCharType="end"/>
            </w:r>
          </w:hyperlink>
        </w:p>
        <w:p w14:paraId="5EF95F87" w14:textId="7BCD36CC"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5" w:history="1">
            <w:r w:rsidR="001A749D" w:rsidRPr="00F10535">
              <w:rPr>
                <w:rStyle w:val="Hyperlink"/>
                <w:rFonts w:cs="Times New Roman"/>
                <w:noProof/>
                <w:szCs w:val="24"/>
              </w:rPr>
              <w:t>8.2.13</w:t>
            </w:r>
            <w:r w:rsidR="001A749D" w:rsidRPr="00F10535">
              <w:rPr>
                <w:rFonts w:eastAsiaTheme="minorEastAsia" w:cs="Times New Roman"/>
                <w:noProof/>
                <w:szCs w:val="24"/>
                <w:lang w:bidi="ar-SA"/>
              </w:rPr>
              <w:tab/>
            </w:r>
            <w:r w:rsidR="001A749D" w:rsidRPr="00F10535">
              <w:rPr>
                <w:rStyle w:val="Hyperlink"/>
                <w:rFonts w:cs="Times New Roman"/>
                <w:noProof/>
                <w:szCs w:val="24"/>
              </w:rPr>
              <w:t>Menu Index (REQ- 2)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41</w:t>
            </w:r>
            <w:r w:rsidR="001A749D" w:rsidRPr="00F10535">
              <w:rPr>
                <w:rFonts w:cs="Times New Roman"/>
                <w:noProof/>
                <w:webHidden/>
                <w:szCs w:val="24"/>
              </w:rPr>
              <w:fldChar w:fldCharType="end"/>
            </w:r>
          </w:hyperlink>
        </w:p>
        <w:p w14:paraId="1FD2B6E8" w14:textId="4879EFFF"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6" w:history="1">
            <w:r w:rsidR="001A749D" w:rsidRPr="00F10535">
              <w:rPr>
                <w:rStyle w:val="Hyperlink"/>
                <w:rFonts w:cs="Times New Roman"/>
                <w:noProof/>
                <w:szCs w:val="24"/>
              </w:rPr>
              <w:t>8.2.14</w:t>
            </w:r>
            <w:r w:rsidR="001A749D" w:rsidRPr="00F10535">
              <w:rPr>
                <w:rFonts w:eastAsiaTheme="minorEastAsia" w:cs="Times New Roman"/>
                <w:noProof/>
                <w:szCs w:val="24"/>
                <w:lang w:bidi="ar-SA"/>
              </w:rPr>
              <w:tab/>
            </w:r>
            <w:r w:rsidR="001A749D" w:rsidRPr="00F10535">
              <w:rPr>
                <w:rStyle w:val="Hyperlink"/>
                <w:rFonts w:cs="Times New Roman"/>
                <w:noProof/>
                <w:szCs w:val="24"/>
              </w:rPr>
              <w:t>Update Schedule (REQ – 25, 24)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43</w:t>
            </w:r>
            <w:r w:rsidR="001A749D" w:rsidRPr="00F10535">
              <w:rPr>
                <w:rFonts w:cs="Times New Roman"/>
                <w:noProof/>
                <w:webHidden/>
                <w:szCs w:val="24"/>
              </w:rPr>
              <w:fldChar w:fldCharType="end"/>
            </w:r>
          </w:hyperlink>
        </w:p>
        <w:p w14:paraId="71BF953B" w14:textId="7BE885F9"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7" w:history="1">
            <w:r w:rsidR="001A749D" w:rsidRPr="00F10535">
              <w:rPr>
                <w:rStyle w:val="Hyperlink"/>
                <w:rFonts w:cs="Times New Roman"/>
                <w:noProof/>
                <w:szCs w:val="24"/>
              </w:rPr>
              <w:t>8.2.15</w:t>
            </w:r>
            <w:r w:rsidR="001A749D" w:rsidRPr="00F10535">
              <w:rPr>
                <w:rFonts w:eastAsiaTheme="minorEastAsia" w:cs="Times New Roman"/>
                <w:noProof/>
                <w:szCs w:val="24"/>
                <w:lang w:bidi="ar-SA"/>
              </w:rPr>
              <w:tab/>
            </w:r>
            <w:r w:rsidR="001A749D" w:rsidRPr="00F10535">
              <w:rPr>
                <w:rStyle w:val="Hyperlink"/>
                <w:rFonts w:cs="Times New Roman"/>
                <w:noProof/>
                <w:szCs w:val="24"/>
              </w:rPr>
              <w:t>Weekly Schedule (REQ – 8, 12, 13, 14)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45</w:t>
            </w:r>
            <w:r w:rsidR="001A749D" w:rsidRPr="00F10535">
              <w:rPr>
                <w:rFonts w:cs="Times New Roman"/>
                <w:noProof/>
                <w:webHidden/>
                <w:szCs w:val="24"/>
              </w:rPr>
              <w:fldChar w:fldCharType="end"/>
            </w:r>
          </w:hyperlink>
        </w:p>
        <w:p w14:paraId="5DCCE60D" w14:textId="15671BE2"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8" w:history="1">
            <w:r w:rsidR="001A749D" w:rsidRPr="00F10535">
              <w:rPr>
                <w:rStyle w:val="Hyperlink"/>
                <w:rFonts w:cs="Times New Roman"/>
                <w:noProof/>
                <w:szCs w:val="24"/>
              </w:rPr>
              <w:t>8.2.16</w:t>
            </w:r>
            <w:r w:rsidR="001A749D" w:rsidRPr="00F10535">
              <w:rPr>
                <w:rFonts w:eastAsiaTheme="minorEastAsia" w:cs="Times New Roman"/>
                <w:noProof/>
                <w:szCs w:val="24"/>
                <w:lang w:bidi="ar-SA"/>
              </w:rPr>
              <w:tab/>
            </w:r>
            <w:r w:rsidR="001A749D" w:rsidRPr="00F10535">
              <w:rPr>
                <w:rStyle w:val="Hyperlink"/>
                <w:rFonts w:cs="Times New Roman"/>
                <w:noProof/>
                <w:szCs w:val="24"/>
              </w:rPr>
              <w:t>REST-ful Web Service (REQ- 3, 53)</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47</w:t>
            </w:r>
            <w:r w:rsidR="001A749D" w:rsidRPr="00F10535">
              <w:rPr>
                <w:rFonts w:cs="Times New Roman"/>
                <w:noProof/>
                <w:webHidden/>
                <w:szCs w:val="24"/>
              </w:rPr>
              <w:fldChar w:fldCharType="end"/>
            </w:r>
          </w:hyperlink>
        </w:p>
        <w:p w14:paraId="18A2770A" w14:textId="2FB54667"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69" w:history="1">
            <w:r w:rsidR="001A749D" w:rsidRPr="00F10535">
              <w:rPr>
                <w:rStyle w:val="Hyperlink"/>
                <w:rFonts w:cs="Times New Roman"/>
                <w:noProof/>
                <w:szCs w:val="24"/>
              </w:rPr>
              <w:t>8.2.17</w:t>
            </w:r>
            <w:r w:rsidR="001A749D" w:rsidRPr="00F10535">
              <w:rPr>
                <w:rFonts w:eastAsiaTheme="minorEastAsia" w:cs="Times New Roman"/>
                <w:noProof/>
                <w:szCs w:val="24"/>
                <w:lang w:bidi="ar-SA"/>
              </w:rPr>
              <w:tab/>
            </w:r>
            <w:r w:rsidR="001A749D" w:rsidRPr="00F10535">
              <w:rPr>
                <w:rStyle w:val="Hyperlink"/>
                <w:rFonts w:cs="Times New Roman"/>
                <w:noProof/>
                <w:szCs w:val="24"/>
              </w:rPr>
              <w:t>Check Holds (REQ - 45)</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_Toc46337669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49</w:t>
            </w:r>
            <w:r w:rsidR="001A749D" w:rsidRPr="00F10535">
              <w:rPr>
                <w:rFonts w:cs="Times New Roman"/>
                <w:noProof/>
                <w:webHidden/>
                <w:szCs w:val="24"/>
              </w:rPr>
              <w:fldChar w:fldCharType="end"/>
            </w:r>
          </w:hyperlink>
        </w:p>
        <w:p w14:paraId="2BBD66D8" w14:textId="2A12338C"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0" w:history="1">
            <w:r w:rsidR="001A749D" w:rsidRPr="00F10535">
              <w:rPr>
                <w:rStyle w:val="Hyperlink"/>
                <w:rFonts w:cs="Times New Roman"/>
                <w:noProof/>
                <w:szCs w:val="24"/>
              </w:rPr>
              <w:t>8.2.18</w:t>
            </w:r>
            <w:r w:rsidR="001A749D" w:rsidRPr="00F10535">
              <w:rPr>
                <w:rFonts w:eastAsiaTheme="minorEastAsia" w:cs="Times New Roman"/>
                <w:noProof/>
                <w:szCs w:val="24"/>
                <w:lang w:bidi="ar-SA"/>
              </w:rPr>
              <w:tab/>
            </w:r>
            <w:r w:rsidR="001A749D" w:rsidRPr="00F10535">
              <w:rPr>
                <w:rStyle w:val="Hyperlink"/>
                <w:rFonts w:cs="Times New Roman"/>
                <w:noProof/>
                <w:szCs w:val="24"/>
              </w:rPr>
              <w:t>Enable or Disable Automatic Registration (REQ 46)</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51</w:t>
            </w:r>
            <w:r w:rsidR="001A749D" w:rsidRPr="00F10535">
              <w:rPr>
                <w:rFonts w:cs="Times New Roman"/>
                <w:noProof/>
                <w:webHidden/>
                <w:szCs w:val="24"/>
              </w:rPr>
              <w:fldChar w:fldCharType="end"/>
            </w:r>
          </w:hyperlink>
        </w:p>
        <w:p w14:paraId="1C1F2664" w14:textId="0BB3D325"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1" w:history="1">
            <w:r w:rsidR="001A749D" w:rsidRPr="00F10535">
              <w:rPr>
                <w:rStyle w:val="Hyperlink"/>
                <w:rFonts w:cs="Times New Roman"/>
                <w:noProof/>
                <w:szCs w:val="24"/>
              </w:rPr>
              <w:t>8.2.19</w:t>
            </w:r>
            <w:r w:rsidR="001A749D" w:rsidRPr="00F10535">
              <w:rPr>
                <w:rFonts w:eastAsiaTheme="minorEastAsia" w:cs="Times New Roman"/>
                <w:noProof/>
                <w:szCs w:val="24"/>
                <w:lang w:bidi="ar-SA"/>
              </w:rPr>
              <w:tab/>
            </w:r>
            <w:r w:rsidR="001A749D" w:rsidRPr="00F10535">
              <w:rPr>
                <w:rStyle w:val="Hyperlink"/>
                <w:rFonts w:cs="Times New Roman"/>
                <w:noProof/>
                <w:szCs w:val="24"/>
              </w:rPr>
              <w:t>Display Feedback (REQ – 26, 27, 28)</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54</w:t>
            </w:r>
            <w:r w:rsidR="001A749D" w:rsidRPr="00F10535">
              <w:rPr>
                <w:rFonts w:cs="Times New Roman"/>
                <w:noProof/>
                <w:webHidden/>
                <w:szCs w:val="24"/>
              </w:rPr>
              <w:fldChar w:fldCharType="end"/>
            </w:r>
          </w:hyperlink>
        </w:p>
        <w:p w14:paraId="72108D76" w14:textId="79E28911"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2" w:history="1">
            <w:r w:rsidR="001A749D" w:rsidRPr="00F10535">
              <w:rPr>
                <w:rStyle w:val="Hyperlink"/>
                <w:rFonts w:cs="Times New Roman"/>
                <w:noProof/>
                <w:szCs w:val="24"/>
              </w:rPr>
              <w:t>8.2.20</w:t>
            </w:r>
            <w:r w:rsidR="001A749D" w:rsidRPr="00F10535">
              <w:rPr>
                <w:rFonts w:eastAsiaTheme="minorEastAsia" w:cs="Times New Roman"/>
                <w:noProof/>
                <w:szCs w:val="24"/>
                <w:lang w:bidi="ar-SA"/>
              </w:rPr>
              <w:tab/>
            </w:r>
            <w:r w:rsidR="001A749D" w:rsidRPr="00F10535">
              <w:rPr>
                <w:rStyle w:val="Hyperlink"/>
                <w:rFonts w:cs="Times New Roman"/>
                <w:noProof/>
                <w:szCs w:val="24"/>
              </w:rPr>
              <w:t>Provide Feedback (REQ – 29, 30, 31, 32, 33)</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57</w:t>
            </w:r>
            <w:r w:rsidR="001A749D" w:rsidRPr="00F10535">
              <w:rPr>
                <w:rFonts w:cs="Times New Roman"/>
                <w:noProof/>
                <w:webHidden/>
                <w:szCs w:val="24"/>
              </w:rPr>
              <w:fldChar w:fldCharType="end"/>
            </w:r>
          </w:hyperlink>
        </w:p>
        <w:p w14:paraId="000FDE7C" w14:textId="3BA03718"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3" w:history="1">
            <w:r w:rsidR="001A749D" w:rsidRPr="00F10535">
              <w:rPr>
                <w:rStyle w:val="Hyperlink"/>
                <w:rFonts w:cs="Times New Roman"/>
                <w:noProof/>
                <w:szCs w:val="24"/>
              </w:rPr>
              <w:t>8.2.21</w:t>
            </w:r>
            <w:r w:rsidR="001A749D" w:rsidRPr="00F10535">
              <w:rPr>
                <w:rFonts w:eastAsiaTheme="minorEastAsia" w:cs="Times New Roman"/>
                <w:noProof/>
                <w:szCs w:val="24"/>
                <w:lang w:bidi="ar-SA"/>
              </w:rPr>
              <w:tab/>
            </w:r>
            <w:r w:rsidR="001A749D" w:rsidRPr="00F10535">
              <w:rPr>
                <w:rStyle w:val="Hyperlink"/>
                <w:rFonts w:cs="Times New Roman"/>
                <w:noProof/>
                <w:szCs w:val="24"/>
              </w:rPr>
              <w:t>Degree (REQ-18, 19)</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58</w:t>
            </w:r>
            <w:r w:rsidR="001A749D" w:rsidRPr="00F10535">
              <w:rPr>
                <w:rFonts w:cs="Times New Roman"/>
                <w:noProof/>
                <w:webHidden/>
                <w:szCs w:val="24"/>
              </w:rPr>
              <w:fldChar w:fldCharType="end"/>
            </w:r>
          </w:hyperlink>
        </w:p>
        <w:p w14:paraId="7BD6DCD6" w14:textId="258EDE05"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4" w:history="1">
            <w:r w:rsidR="001A749D" w:rsidRPr="00F10535">
              <w:rPr>
                <w:rStyle w:val="Hyperlink"/>
                <w:rFonts w:cs="Times New Roman"/>
                <w:noProof/>
                <w:szCs w:val="24"/>
              </w:rPr>
              <w:t>8.2.22</w:t>
            </w:r>
            <w:r w:rsidR="001A749D" w:rsidRPr="00F10535">
              <w:rPr>
                <w:rFonts w:eastAsiaTheme="minorEastAsia" w:cs="Times New Roman"/>
                <w:noProof/>
                <w:szCs w:val="24"/>
                <w:lang w:bidi="ar-SA"/>
              </w:rPr>
              <w:tab/>
            </w:r>
            <w:r w:rsidR="001A749D" w:rsidRPr="00F10535">
              <w:rPr>
                <w:rStyle w:val="Hyperlink"/>
                <w:rFonts w:cs="Times New Roman"/>
                <w:noProof/>
                <w:szCs w:val="24"/>
              </w:rPr>
              <w:t>Restrictions (REQ- 11, 67, 68)</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60</w:t>
            </w:r>
            <w:r w:rsidR="001A749D" w:rsidRPr="00F10535">
              <w:rPr>
                <w:rFonts w:cs="Times New Roman"/>
                <w:noProof/>
                <w:webHidden/>
                <w:szCs w:val="24"/>
              </w:rPr>
              <w:fldChar w:fldCharType="end"/>
            </w:r>
          </w:hyperlink>
        </w:p>
        <w:p w14:paraId="7CE2FADF" w14:textId="200C7C8F"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5" w:history="1">
            <w:r w:rsidR="001A749D" w:rsidRPr="00F10535">
              <w:rPr>
                <w:rStyle w:val="Hyperlink"/>
                <w:rFonts w:cs="Times New Roman"/>
                <w:noProof/>
                <w:szCs w:val="24"/>
              </w:rPr>
              <w:t>8.2.23</w:t>
            </w:r>
            <w:r w:rsidR="001A749D" w:rsidRPr="00F10535">
              <w:rPr>
                <w:rFonts w:eastAsiaTheme="minorEastAsia" w:cs="Times New Roman"/>
                <w:noProof/>
                <w:szCs w:val="24"/>
                <w:lang w:bidi="ar-SA"/>
              </w:rPr>
              <w:tab/>
            </w:r>
            <w:r w:rsidR="001A749D" w:rsidRPr="00F10535">
              <w:rPr>
                <w:rStyle w:val="Hyperlink"/>
                <w:rFonts w:cs="Times New Roman"/>
                <w:noProof/>
                <w:szCs w:val="24"/>
              </w:rPr>
              <w:t>Login (REQ- 1, 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62</w:t>
            </w:r>
            <w:r w:rsidR="001A749D" w:rsidRPr="00F10535">
              <w:rPr>
                <w:rFonts w:cs="Times New Roman"/>
                <w:noProof/>
                <w:webHidden/>
                <w:szCs w:val="24"/>
              </w:rPr>
              <w:fldChar w:fldCharType="end"/>
            </w:r>
          </w:hyperlink>
        </w:p>
        <w:p w14:paraId="2ABF31AD" w14:textId="4EEEAB2A"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6" w:history="1">
            <w:r w:rsidR="001A749D" w:rsidRPr="00F10535">
              <w:rPr>
                <w:rStyle w:val="Hyperlink"/>
                <w:rFonts w:cs="Times New Roman"/>
                <w:noProof/>
                <w:szCs w:val="24"/>
              </w:rPr>
              <w:t>8.2.24</w:t>
            </w:r>
            <w:r w:rsidR="001A749D" w:rsidRPr="00F10535">
              <w:rPr>
                <w:rFonts w:eastAsiaTheme="minorEastAsia" w:cs="Times New Roman"/>
                <w:noProof/>
                <w:szCs w:val="24"/>
                <w:lang w:bidi="ar-SA"/>
              </w:rPr>
              <w:tab/>
            </w:r>
            <w:r w:rsidR="001A749D" w:rsidRPr="00F10535">
              <w:rPr>
                <w:rStyle w:val="Hyperlink"/>
                <w:rFonts w:cs="Times New Roman"/>
                <w:noProof/>
                <w:szCs w:val="24"/>
              </w:rPr>
              <w:t>Semester (REQ – 20)</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64</w:t>
            </w:r>
            <w:r w:rsidR="001A749D" w:rsidRPr="00F10535">
              <w:rPr>
                <w:rFonts w:cs="Times New Roman"/>
                <w:noProof/>
                <w:webHidden/>
                <w:szCs w:val="24"/>
              </w:rPr>
              <w:fldChar w:fldCharType="end"/>
            </w:r>
          </w:hyperlink>
        </w:p>
        <w:p w14:paraId="03E18CA6" w14:textId="4A71C8FE"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7" w:history="1">
            <w:r w:rsidR="001A749D" w:rsidRPr="00F10535">
              <w:rPr>
                <w:rStyle w:val="Hyperlink"/>
                <w:rFonts w:cs="Times New Roman"/>
                <w:noProof/>
                <w:szCs w:val="24"/>
              </w:rPr>
              <w:t>8.2.25</w:t>
            </w:r>
            <w:r w:rsidR="001A749D" w:rsidRPr="00F10535">
              <w:rPr>
                <w:rFonts w:eastAsiaTheme="minorEastAsia" w:cs="Times New Roman"/>
                <w:noProof/>
                <w:szCs w:val="24"/>
                <w:lang w:bidi="ar-SA"/>
              </w:rPr>
              <w:tab/>
            </w:r>
            <w:r w:rsidR="001A749D" w:rsidRPr="00F10535">
              <w:rPr>
                <w:rStyle w:val="Hyperlink"/>
                <w:rFonts w:cs="Times New Roman"/>
                <w:noProof/>
                <w:szCs w:val="24"/>
              </w:rPr>
              <w:t>Grad Path (REQ - 21, 22)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66</w:t>
            </w:r>
            <w:r w:rsidR="001A749D" w:rsidRPr="00F10535">
              <w:rPr>
                <w:rFonts w:cs="Times New Roman"/>
                <w:noProof/>
                <w:webHidden/>
                <w:szCs w:val="24"/>
              </w:rPr>
              <w:fldChar w:fldCharType="end"/>
            </w:r>
          </w:hyperlink>
        </w:p>
        <w:p w14:paraId="7EDD64C3" w14:textId="5B83C290"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8" w:history="1">
            <w:r w:rsidR="001A749D" w:rsidRPr="00F10535">
              <w:rPr>
                <w:rStyle w:val="Hyperlink"/>
                <w:rFonts w:cs="Times New Roman"/>
                <w:noProof/>
                <w:szCs w:val="24"/>
              </w:rPr>
              <w:t>8.2.26</w:t>
            </w:r>
            <w:r w:rsidR="001A749D" w:rsidRPr="00F10535">
              <w:rPr>
                <w:rFonts w:eastAsiaTheme="minorEastAsia" w:cs="Times New Roman"/>
                <w:noProof/>
                <w:szCs w:val="24"/>
                <w:lang w:bidi="ar-SA"/>
              </w:rPr>
              <w:tab/>
            </w:r>
            <w:r w:rsidR="001A749D" w:rsidRPr="00F10535">
              <w:rPr>
                <w:rStyle w:val="Hyperlink"/>
                <w:rFonts w:cs="Times New Roman"/>
                <w:noProof/>
                <w:szCs w:val="24"/>
              </w:rPr>
              <w:t>Possible Grad Classes (REQ - 23)</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69</w:t>
            </w:r>
            <w:r w:rsidR="001A749D" w:rsidRPr="00F10535">
              <w:rPr>
                <w:rFonts w:cs="Times New Roman"/>
                <w:noProof/>
                <w:webHidden/>
                <w:szCs w:val="24"/>
              </w:rPr>
              <w:fldChar w:fldCharType="end"/>
            </w:r>
          </w:hyperlink>
        </w:p>
        <w:p w14:paraId="0E6F9058" w14:textId="677AEEC7"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79" w:history="1">
            <w:r w:rsidR="001A749D" w:rsidRPr="00F10535">
              <w:rPr>
                <w:rStyle w:val="Hyperlink"/>
                <w:rFonts w:cs="Times New Roman"/>
                <w:noProof/>
                <w:szCs w:val="24"/>
              </w:rPr>
              <w:t>8.2.27</w:t>
            </w:r>
            <w:r w:rsidR="001A749D" w:rsidRPr="00F10535">
              <w:rPr>
                <w:rFonts w:eastAsiaTheme="minorEastAsia" w:cs="Times New Roman"/>
                <w:noProof/>
                <w:szCs w:val="24"/>
                <w:lang w:bidi="ar-SA"/>
              </w:rPr>
              <w:tab/>
            </w:r>
            <w:r w:rsidR="001A749D" w:rsidRPr="00F10535">
              <w:rPr>
                <w:rStyle w:val="Hyperlink"/>
                <w:rFonts w:cs="Times New Roman"/>
                <w:noProof/>
                <w:szCs w:val="24"/>
              </w:rPr>
              <w:t>User Interface (REQ - 34, 38, 54)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_Toc46337679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71</w:t>
            </w:r>
            <w:r w:rsidR="001A749D" w:rsidRPr="00F10535">
              <w:rPr>
                <w:rFonts w:cs="Times New Roman"/>
                <w:noProof/>
                <w:webHidden/>
                <w:szCs w:val="24"/>
              </w:rPr>
              <w:fldChar w:fldCharType="end"/>
            </w:r>
          </w:hyperlink>
        </w:p>
        <w:p w14:paraId="69012B0D" w14:textId="3B3A40E6"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80" w:history="1">
            <w:r w:rsidR="001A749D" w:rsidRPr="00F10535">
              <w:rPr>
                <w:rStyle w:val="Hyperlink"/>
                <w:rFonts w:cs="Times New Roman"/>
                <w:noProof/>
                <w:szCs w:val="24"/>
              </w:rPr>
              <w:t>8.2.28</w:t>
            </w:r>
            <w:r w:rsidR="001A749D" w:rsidRPr="00F10535">
              <w:rPr>
                <w:rFonts w:eastAsiaTheme="minorEastAsia" w:cs="Times New Roman"/>
                <w:noProof/>
                <w:szCs w:val="24"/>
                <w:lang w:bidi="ar-SA"/>
              </w:rPr>
              <w:tab/>
            </w:r>
            <w:r w:rsidR="001A749D" w:rsidRPr="00F10535">
              <w:rPr>
                <w:rStyle w:val="Hyperlink"/>
                <w:rFonts w:cs="Times New Roman"/>
                <w:noProof/>
                <w:szCs w:val="24"/>
              </w:rPr>
              <w:t>New/Returning User (REQ - 35, 36, 37)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72</w:t>
            </w:r>
            <w:r w:rsidR="001A749D" w:rsidRPr="00F10535">
              <w:rPr>
                <w:rFonts w:cs="Times New Roman"/>
                <w:noProof/>
                <w:webHidden/>
                <w:szCs w:val="24"/>
              </w:rPr>
              <w:fldChar w:fldCharType="end"/>
            </w:r>
          </w:hyperlink>
        </w:p>
        <w:p w14:paraId="6CDD7C91" w14:textId="53A04EEA"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81" w:history="1">
            <w:r w:rsidR="001A749D" w:rsidRPr="00F10535">
              <w:rPr>
                <w:rStyle w:val="Hyperlink"/>
                <w:rFonts w:cs="Times New Roman"/>
                <w:noProof/>
                <w:szCs w:val="24"/>
              </w:rPr>
              <w:t>8.2.29</w:t>
            </w:r>
            <w:r w:rsidR="001A749D" w:rsidRPr="00F10535">
              <w:rPr>
                <w:rFonts w:eastAsiaTheme="minorEastAsia" w:cs="Times New Roman"/>
                <w:noProof/>
                <w:szCs w:val="24"/>
                <w:lang w:bidi="ar-SA"/>
              </w:rPr>
              <w:tab/>
            </w:r>
            <w:r w:rsidR="001A749D" w:rsidRPr="00F10535">
              <w:rPr>
                <w:rStyle w:val="Hyperlink"/>
                <w:rFonts w:cs="Times New Roman"/>
                <w:noProof/>
                <w:szCs w:val="24"/>
              </w:rPr>
              <w:t>Grad Planner Tour Button (REQ - 36)</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74</w:t>
            </w:r>
            <w:r w:rsidR="001A749D" w:rsidRPr="00F10535">
              <w:rPr>
                <w:rFonts w:cs="Times New Roman"/>
                <w:noProof/>
                <w:webHidden/>
                <w:szCs w:val="24"/>
              </w:rPr>
              <w:fldChar w:fldCharType="end"/>
            </w:r>
          </w:hyperlink>
        </w:p>
        <w:p w14:paraId="0800C7A2" w14:textId="4EF2C92C"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82" w:history="1">
            <w:r w:rsidR="001A749D" w:rsidRPr="00F10535">
              <w:rPr>
                <w:rStyle w:val="Hyperlink"/>
                <w:rFonts w:cs="Times New Roman"/>
                <w:noProof/>
                <w:szCs w:val="24"/>
              </w:rPr>
              <w:t>8.2.30</w:t>
            </w:r>
            <w:r w:rsidR="001A749D" w:rsidRPr="00F10535">
              <w:rPr>
                <w:rFonts w:eastAsiaTheme="minorEastAsia" w:cs="Times New Roman"/>
                <w:noProof/>
                <w:szCs w:val="24"/>
                <w:lang w:bidi="ar-SA"/>
              </w:rPr>
              <w:tab/>
            </w:r>
            <w:r w:rsidR="001A749D" w:rsidRPr="00F10535">
              <w:rPr>
                <w:rStyle w:val="Hyperlink"/>
                <w:rFonts w:cs="Times New Roman"/>
                <w:noProof/>
                <w:szCs w:val="24"/>
              </w:rPr>
              <w:t>Grad Planner Tour (REQ - 37)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76</w:t>
            </w:r>
            <w:r w:rsidR="001A749D" w:rsidRPr="00F10535">
              <w:rPr>
                <w:rFonts w:cs="Times New Roman"/>
                <w:noProof/>
                <w:webHidden/>
                <w:szCs w:val="24"/>
              </w:rPr>
              <w:fldChar w:fldCharType="end"/>
            </w:r>
          </w:hyperlink>
        </w:p>
        <w:p w14:paraId="20F73632" w14:textId="365893AF"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83" w:history="1">
            <w:r w:rsidR="001A749D" w:rsidRPr="00F10535">
              <w:rPr>
                <w:rStyle w:val="Hyperlink"/>
                <w:rFonts w:cs="Times New Roman"/>
                <w:noProof/>
                <w:szCs w:val="24"/>
              </w:rPr>
              <w:t>8.2.31</w:t>
            </w:r>
            <w:r w:rsidR="001A749D" w:rsidRPr="00F10535">
              <w:rPr>
                <w:rFonts w:eastAsiaTheme="minorEastAsia" w:cs="Times New Roman"/>
                <w:noProof/>
                <w:szCs w:val="24"/>
                <w:lang w:bidi="ar-SA"/>
              </w:rPr>
              <w:tab/>
            </w:r>
            <w:r w:rsidR="001A749D" w:rsidRPr="00F10535">
              <w:rPr>
                <w:rStyle w:val="Hyperlink"/>
                <w:rFonts w:cs="Times New Roman"/>
                <w:noProof/>
                <w:szCs w:val="24"/>
              </w:rPr>
              <w:t>Response Time (REQ - 39, 40)</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78</w:t>
            </w:r>
            <w:r w:rsidR="001A749D" w:rsidRPr="00F10535">
              <w:rPr>
                <w:rFonts w:cs="Times New Roman"/>
                <w:noProof/>
                <w:webHidden/>
                <w:szCs w:val="24"/>
              </w:rPr>
              <w:fldChar w:fldCharType="end"/>
            </w:r>
          </w:hyperlink>
        </w:p>
        <w:p w14:paraId="46E6D350" w14:textId="406933F1"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84" w:history="1">
            <w:r w:rsidR="001A749D" w:rsidRPr="00F10535">
              <w:rPr>
                <w:rStyle w:val="Hyperlink"/>
                <w:rFonts w:cs="Times New Roman"/>
                <w:noProof/>
                <w:szCs w:val="24"/>
              </w:rPr>
              <w:t>8.2.32</w:t>
            </w:r>
            <w:r w:rsidR="001A749D" w:rsidRPr="00F10535">
              <w:rPr>
                <w:rFonts w:eastAsiaTheme="minorEastAsia" w:cs="Times New Roman"/>
                <w:noProof/>
                <w:szCs w:val="24"/>
                <w:lang w:bidi="ar-SA"/>
              </w:rPr>
              <w:tab/>
            </w:r>
            <w:r w:rsidR="001A749D" w:rsidRPr="00F10535">
              <w:rPr>
                <w:rStyle w:val="Hyperlink"/>
                <w:rFonts w:cs="Times New Roman"/>
                <w:noProof/>
                <w:szCs w:val="24"/>
              </w:rPr>
              <w:t>User Traffic (REQ – 55, 56, 57)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79</w:t>
            </w:r>
            <w:r w:rsidR="001A749D" w:rsidRPr="00F10535">
              <w:rPr>
                <w:rFonts w:cs="Times New Roman"/>
                <w:noProof/>
                <w:webHidden/>
                <w:szCs w:val="24"/>
              </w:rPr>
              <w:fldChar w:fldCharType="end"/>
            </w:r>
          </w:hyperlink>
        </w:p>
        <w:p w14:paraId="204571EA" w14:textId="2D23E338"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85" w:history="1">
            <w:r w:rsidR="001A749D" w:rsidRPr="00F10535">
              <w:rPr>
                <w:rStyle w:val="Hyperlink"/>
                <w:rFonts w:cs="Times New Roman"/>
                <w:noProof/>
                <w:szCs w:val="24"/>
              </w:rPr>
              <w:t>8.2.33</w:t>
            </w:r>
            <w:r w:rsidR="001A749D" w:rsidRPr="00F10535">
              <w:rPr>
                <w:rFonts w:eastAsiaTheme="minorEastAsia" w:cs="Times New Roman"/>
                <w:noProof/>
                <w:szCs w:val="24"/>
                <w:lang w:bidi="ar-SA"/>
              </w:rPr>
              <w:tab/>
            </w:r>
            <w:r w:rsidR="001A749D" w:rsidRPr="00F10535">
              <w:rPr>
                <w:rStyle w:val="Hyperlink"/>
                <w:rFonts w:cs="Times New Roman"/>
                <w:noProof/>
                <w:szCs w:val="24"/>
              </w:rPr>
              <w:t>Cookies (REQ - 58, 59)</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81</w:t>
            </w:r>
            <w:r w:rsidR="001A749D" w:rsidRPr="00F10535">
              <w:rPr>
                <w:rFonts w:cs="Times New Roman"/>
                <w:noProof/>
                <w:webHidden/>
                <w:szCs w:val="24"/>
              </w:rPr>
              <w:fldChar w:fldCharType="end"/>
            </w:r>
          </w:hyperlink>
        </w:p>
        <w:p w14:paraId="232FED49" w14:textId="3600F0FB"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686" w:history="1">
            <w:r w:rsidR="001A749D" w:rsidRPr="00F10535">
              <w:rPr>
                <w:rStyle w:val="Hyperlink"/>
                <w:rFonts w:cs="Times New Roman"/>
                <w:noProof/>
                <w:szCs w:val="24"/>
              </w:rPr>
              <w:t>8.2.34</w:t>
            </w:r>
            <w:r w:rsidR="001A749D" w:rsidRPr="00F10535">
              <w:rPr>
                <w:rFonts w:eastAsiaTheme="minorEastAsia" w:cs="Times New Roman"/>
                <w:noProof/>
                <w:szCs w:val="24"/>
                <w:lang w:bidi="ar-SA"/>
              </w:rPr>
              <w:tab/>
            </w:r>
            <w:r w:rsidR="001A749D" w:rsidRPr="00F10535">
              <w:rPr>
                <w:rStyle w:val="Hyperlink"/>
                <w:rFonts w:cs="Times New Roman"/>
                <w:noProof/>
                <w:szCs w:val="24"/>
              </w:rPr>
              <w:t>Secure Data Transfer (REQ - 60, 61, 62, 63)</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82</w:t>
            </w:r>
            <w:r w:rsidR="001A749D" w:rsidRPr="00F10535">
              <w:rPr>
                <w:rFonts w:cs="Times New Roman"/>
                <w:noProof/>
                <w:webHidden/>
                <w:szCs w:val="24"/>
              </w:rPr>
              <w:fldChar w:fldCharType="end"/>
            </w:r>
          </w:hyperlink>
        </w:p>
        <w:p w14:paraId="00AEC3BE" w14:textId="2ACFEF76"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687" w:history="1">
            <w:r w:rsidR="001A749D" w:rsidRPr="00F10535">
              <w:rPr>
                <w:rStyle w:val="Hyperlink"/>
                <w:rFonts w:cs="Times New Roman"/>
                <w:noProof/>
                <w:szCs w:val="24"/>
              </w:rPr>
              <w:t>9.</w:t>
            </w:r>
            <w:r w:rsidR="001A749D" w:rsidRPr="00F10535">
              <w:rPr>
                <w:rFonts w:eastAsiaTheme="minorEastAsia" w:cs="Times New Roman"/>
                <w:noProof/>
                <w:szCs w:val="24"/>
                <w:lang w:bidi="ar-SA"/>
              </w:rPr>
              <w:tab/>
            </w:r>
            <w:r w:rsidR="001A749D" w:rsidRPr="00F10535">
              <w:rPr>
                <w:rStyle w:val="Hyperlink"/>
                <w:rFonts w:cs="Times New Roman"/>
                <w:noProof/>
                <w:szCs w:val="24"/>
              </w:rPr>
              <w:t>Design Overview</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84</w:t>
            </w:r>
            <w:r w:rsidR="001A749D" w:rsidRPr="00F10535">
              <w:rPr>
                <w:rFonts w:cs="Times New Roman"/>
                <w:noProof/>
                <w:webHidden/>
                <w:szCs w:val="24"/>
              </w:rPr>
              <w:fldChar w:fldCharType="end"/>
            </w:r>
          </w:hyperlink>
        </w:p>
        <w:p w14:paraId="4B9808AB" w14:textId="02BF6E27"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88" w:history="1">
            <w:r w:rsidR="001A749D" w:rsidRPr="00F10535">
              <w:rPr>
                <w:rStyle w:val="Hyperlink"/>
                <w:rFonts w:cs="Times New Roman"/>
                <w:noProof/>
                <w:szCs w:val="24"/>
              </w:rPr>
              <w:t>9.1</w:t>
            </w:r>
            <w:r w:rsidR="001A749D" w:rsidRPr="00F10535">
              <w:rPr>
                <w:rFonts w:eastAsiaTheme="minorEastAsia" w:cs="Times New Roman"/>
                <w:noProof/>
                <w:szCs w:val="24"/>
                <w:lang w:bidi="ar-SA"/>
              </w:rPr>
              <w:tab/>
            </w:r>
            <w:r w:rsidR="001A749D" w:rsidRPr="00F10535">
              <w:rPr>
                <w:rStyle w:val="Hyperlink"/>
                <w:rFonts w:cs="Times New Roman"/>
                <w:noProof/>
                <w:szCs w:val="24"/>
              </w:rPr>
              <w:t>System Architecture</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84</w:t>
            </w:r>
            <w:r w:rsidR="001A749D" w:rsidRPr="00F10535">
              <w:rPr>
                <w:rFonts w:cs="Times New Roman"/>
                <w:noProof/>
                <w:webHidden/>
                <w:szCs w:val="24"/>
              </w:rPr>
              <w:fldChar w:fldCharType="end"/>
            </w:r>
          </w:hyperlink>
        </w:p>
        <w:p w14:paraId="22916E40" w14:textId="06CC7F07"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89" w:history="1">
            <w:r w:rsidR="001A749D" w:rsidRPr="00F10535">
              <w:rPr>
                <w:rStyle w:val="Hyperlink"/>
                <w:rFonts w:cs="Times New Roman"/>
                <w:noProof/>
                <w:szCs w:val="24"/>
              </w:rPr>
              <w:t>9.1.1</w:t>
            </w:r>
            <w:r w:rsidR="001A749D" w:rsidRPr="00F10535">
              <w:rPr>
                <w:rFonts w:eastAsiaTheme="minorEastAsia" w:cs="Times New Roman"/>
                <w:noProof/>
                <w:szCs w:val="24"/>
                <w:lang w:bidi="ar-SA"/>
              </w:rPr>
              <w:tab/>
            </w:r>
            <w:r w:rsidR="001A749D" w:rsidRPr="00F10535">
              <w:rPr>
                <w:rStyle w:val="Hyperlink"/>
                <w:rFonts w:cs="Times New Roman"/>
                <w:noProof/>
                <w:szCs w:val="24"/>
              </w:rPr>
              <w:t>Architecture description</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_Toc46337689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85</w:t>
            </w:r>
            <w:r w:rsidR="001A749D" w:rsidRPr="00F10535">
              <w:rPr>
                <w:rFonts w:cs="Times New Roman"/>
                <w:noProof/>
                <w:webHidden/>
                <w:szCs w:val="24"/>
              </w:rPr>
              <w:fldChar w:fldCharType="end"/>
            </w:r>
          </w:hyperlink>
        </w:p>
        <w:p w14:paraId="403F624B" w14:textId="2ED96762"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90" w:history="1">
            <w:r w:rsidR="001A749D" w:rsidRPr="00F10535">
              <w:rPr>
                <w:rStyle w:val="Hyperlink"/>
                <w:rFonts w:cs="Times New Roman"/>
                <w:noProof/>
                <w:szCs w:val="24"/>
              </w:rPr>
              <w:t>9.1.2</w:t>
            </w:r>
            <w:r w:rsidR="001A749D" w:rsidRPr="00F10535">
              <w:rPr>
                <w:rFonts w:eastAsiaTheme="minorEastAsia" w:cs="Times New Roman"/>
                <w:noProof/>
                <w:szCs w:val="24"/>
                <w:lang w:bidi="ar-SA"/>
              </w:rPr>
              <w:tab/>
            </w:r>
            <w:r w:rsidR="001A749D" w:rsidRPr="00F10535">
              <w:rPr>
                <w:rStyle w:val="Hyperlink"/>
                <w:rFonts w:cs="Times New Roman"/>
                <w:noProof/>
                <w:szCs w:val="24"/>
              </w:rPr>
              <w:t>View Classes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85</w:t>
            </w:r>
            <w:r w:rsidR="001A749D" w:rsidRPr="00F10535">
              <w:rPr>
                <w:rFonts w:cs="Times New Roman"/>
                <w:noProof/>
                <w:webHidden/>
                <w:szCs w:val="24"/>
              </w:rPr>
              <w:fldChar w:fldCharType="end"/>
            </w:r>
          </w:hyperlink>
        </w:p>
        <w:p w14:paraId="5AAAB74E" w14:textId="09189EBF"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91" w:history="1">
            <w:r w:rsidR="001A749D" w:rsidRPr="00F10535">
              <w:rPr>
                <w:rStyle w:val="Hyperlink"/>
                <w:rFonts w:cs="Times New Roman"/>
                <w:noProof/>
                <w:szCs w:val="24"/>
              </w:rPr>
              <w:t>9.1.3</w:t>
            </w:r>
            <w:r w:rsidR="001A749D" w:rsidRPr="00F10535">
              <w:rPr>
                <w:rFonts w:eastAsiaTheme="minorEastAsia" w:cs="Times New Roman"/>
                <w:noProof/>
                <w:szCs w:val="24"/>
                <w:lang w:bidi="ar-SA"/>
              </w:rPr>
              <w:tab/>
            </w:r>
            <w:r w:rsidR="001A749D" w:rsidRPr="00F10535">
              <w:rPr>
                <w:rStyle w:val="Hyperlink"/>
                <w:rFonts w:cs="Times New Roman"/>
                <w:noProof/>
                <w:szCs w:val="24"/>
              </w:rPr>
              <w:t>Controller Classes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97</w:t>
            </w:r>
            <w:r w:rsidR="001A749D" w:rsidRPr="00F10535">
              <w:rPr>
                <w:rFonts w:cs="Times New Roman"/>
                <w:noProof/>
                <w:webHidden/>
                <w:szCs w:val="24"/>
              </w:rPr>
              <w:fldChar w:fldCharType="end"/>
            </w:r>
          </w:hyperlink>
        </w:p>
        <w:p w14:paraId="6246FFEE" w14:textId="0A70E511"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92" w:history="1">
            <w:r w:rsidR="001A749D" w:rsidRPr="00F10535">
              <w:rPr>
                <w:rStyle w:val="Hyperlink"/>
                <w:rFonts w:cs="Times New Roman"/>
                <w:noProof/>
                <w:szCs w:val="24"/>
              </w:rPr>
              <w:t>9.1.4</w:t>
            </w:r>
            <w:r w:rsidR="001A749D" w:rsidRPr="00F10535">
              <w:rPr>
                <w:rFonts w:eastAsiaTheme="minorEastAsia" w:cs="Times New Roman"/>
                <w:noProof/>
                <w:szCs w:val="24"/>
                <w:lang w:bidi="ar-SA"/>
              </w:rPr>
              <w:tab/>
            </w:r>
            <w:r w:rsidR="001A749D" w:rsidRPr="00F10535">
              <w:rPr>
                <w:rStyle w:val="Hyperlink"/>
                <w:rFonts w:cs="Times New Roman"/>
                <w:noProof/>
                <w:szCs w:val="24"/>
              </w:rPr>
              <w:t>Model Classes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97</w:t>
            </w:r>
            <w:r w:rsidR="001A749D" w:rsidRPr="00F10535">
              <w:rPr>
                <w:rFonts w:cs="Times New Roman"/>
                <w:noProof/>
                <w:webHidden/>
                <w:szCs w:val="24"/>
              </w:rPr>
              <w:fldChar w:fldCharType="end"/>
            </w:r>
          </w:hyperlink>
        </w:p>
        <w:p w14:paraId="58D52A12" w14:textId="435F075B"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93" w:history="1">
            <w:r w:rsidR="001A749D" w:rsidRPr="00F10535">
              <w:rPr>
                <w:rStyle w:val="Hyperlink"/>
                <w:rFonts w:cs="Times New Roman"/>
                <w:noProof/>
                <w:szCs w:val="24"/>
              </w:rPr>
              <w:t>9.2</w:t>
            </w:r>
            <w:r w:rsidR="001A749D" w:rsidRPr="00F10535">
              <w:rPr>
                <w:rFonts w:eastAsiaTheme="minorEastAsia" w:cs="Times New Roman"/>
                <w:noProof/>
                <w:szCs w:val="24"/>
                <w:lang w:bidi="ar-SA"/>
              </w:rPr>
              <w:tab/>
            </w:r>
            <w:r w:rsidR="001A749D" w:rsidRPr="00F10535">
              <w:rPr>
                <w:rStyle w:val="Hyperlink"/>
                <w:rFonts w:cs="Times New Roman"/>
                <w:noProof/>
                <w:szCs w:val="24"/>
              </w:rPr>
              <w:t>System Interfaces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100</w:t>
            </w:r>
            <w:r w:rsidR="001A749D" w:rsidRPr="00F10535">
              <w:rPr>
                <w:rFonts w:cs="Times New Roman"/>
                <w:noProof/>
                <w:webHidden/>
                <w:szCs w:val="24"/>
              </w:rPr>
              <w:fldChar w:fldCharType="end"/>
            </w:r>
          </w:hyperlink>
        </w:p>
        <w:p w14:paraId="04BBE1DD" w14:textId="3CDD2356"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94" w:history="1">
            <w:r w:rsidR="001A749D" w:rsidRPr="00F10535">
              <w:rPr>
                <w:rStyle w:val="Hyperlink"/>
                <w:rFonts w:cs="Times New Roman"/>
                <w:noProof/>
                <w:szCs w:val="24"/>
              </w:rPr>
              <w:t>9.2.1</w:t>
            </w:r>
            <w:r w:rsidR="001A749D" w:rsidRPr="00F10535">
              <w:rPr>
                <w:rFonts w:eastAsiaTheme="minorEastAsia" w:cs="Times New Roman"/>
                <w:noProof/>
                <w:szCs w:val="24"/>
                <w:lang w:bidi="ar-SA"/>
              </w:rPr>
              <w:tab/>
            </w:r>
            <w:r w:rsidR="001A749D" w:rsidRPr="00F10535">
              <w:rPr>
                <w:rStyle w:val="Hyperlink"/>
                <w:rFonts w:cs="Times New Roman"/>
                <w:noProof/>
                <w:szCs w:val="24"/>
              </w:rPr>
              <w:t>User Interface</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100</w:t>
            </w:r>
            <w:r w:rsidR="001A749D" w:rsidRPr="00F10535">
              <w:rPr>
                <w:rFonts w:cs="Times New Roman"/>
                <w:noProof/>
                <w:webHidden/>
                <w:szCs w:val="24"/>
              </w:rPr>
              <w:fldChar w:fldCharType="end"/>
            </w:r>
          </w:hyperlink>
        </w:p>
        <w:p w14:paraId="36D48F49" w14:textId="2C44103B"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95" w:history="1">
            <w:r w:rsidR="001A749D" w:rsidRPr="00F10535">
              <w:rPr>
                <w:rStyle w:val="Hyperlink"/>
                <w:rFonts w:cs="Times New Roman"/>
                <w:noProof/>
                <w:szCs w:val="24"/>
              </w:rPr>
              <w:t>9.2.2</w:t>
            </w:r>
            <w:r w:rsidR="001A749D" w:rsidRPr="00F10535">
              <w:rPr>
                <w:rFonts w:eastAsiaTheme="minorEastAsia" w:cs="Times New Roman"/>
                <w:noProof/>
                <w:szCs w:val="24"/>
                <w:lang w:bidi="ar-SA"/>
              </w:rPr>
              <w:tab/>
            </w:r>
            <w:r w:rsidR="001A749D" w:rsidRPr="00F10535">
              <w:rPr>
                <w:rStyle w:val="Hyperlink"/>
                <w:rFonts w:cs="Times New Roman"/>
                <w:noProof/>
                <w:szCs w:val="24"/>
              </w:rPr>
              <w:t>Software Interfaces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100</w:t>
            </w:r>
            <w:r w:rsidR="001A749D" w:rsidRPr="00F10535">
              <w:rPr>
                <w:rFonts w:cs="Times New Roman"/>
                <w:noProof/>
                <w:webHidden/>
                <w:szCs w:val="24"/>
              </w:rPr>
              <w:fldChar w:fldCharType="end"/>
            </w:r>
          </w:hyperlink>
        </w:p>
        <w:p w14:paraId="1389BF9C" w14:textId="422F6750"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96" w:history="1">
            <w:r w:rsidR="001A749D" w:rsidRPr="00F10535">
              <w:rPr>
                <w:rStyle w:val="Hyperlink"/>
                <w:rFonts w:cs="Times New Roman"/>
                <w:noProof/>
                <w:szCs w:val="24"/>
              </w:rPr>
              <w:t>9.3</w:t>
            </w:r>
            <w:r w:rsidR="001A749D" w:rsidRPr="00F10535">
              <w:rPr>
                <w:rFonts w:eastAsiaTheme="minorEastAsia" w:cs="Times New Roman"/>
                <w:noProof/>
                <w:szCs w:val="24"/>
                <w:lang w:bidi="ar-SA"/>
              </w:rPr>
              <w:tab/>
            </w:r>
            <w:r w:rsidR="001A749D" w:rsidRPr="00F10535">
              <w:rPr>
                <w:rStyle w:val="Hyperlink"/>
                <w:rFonts w:cs="Times New Roman"/>
                <w:noProof/>
                <w:szCs w:val="24"/>
              </w:rPr>
              <w:t>Constraints and Assumptions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100</w:t>
            </w:r>
            <w:r w:rsidR="001A749D" w:rsidRPr="00F10535">
              <w:rPr>
                <w:rFonts w:cs="Times New Roman"/>
                <w:noProof/>
                <w:webHidden/>
                <w:szCs w:val="24"/>
              </w:rPr>
              <w:fldChar w:fldCharType="end"/>
            </w:r>
          </w:hyperlink>
        </w:p>
        <w:p w14:paraId="26888037" w14:textId="250B53A2"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97" w:history="1">
            <w:r w:rsidR="001A749D" w:rsidRPr="00F10535">
              <w:rPr>
                <w:rStyle w:val="Hyperlink"/>
                <w:rFonts w:cs="Times New Roman"/>
                <w:noProof/>
                <w:szCs w:val="24"/>
              </w:rPr>
              <w:t>9.3.1</w:t>
            </w:r>
            <w:r w:rsidR="001A749D" w:rsidRPr="00F10535">
              <w:rPr>
                <w:rFonts w:eastAsiaTheme="minorEastAsia" w:cs="Times New Roman"/>
                <w:noProof/>
                <w:szCs w:val="24"/>
                <w:lang w:bidi="ar-SA"/>
              </w:rPr>
              <w:tab/>
            </w:r>
            <w:r w:rsidR="001A749D" w:rsidRPr="00F10535">
              <w:rPr>
                <w:rStyle w:val="Hyperlink"/>
                <w:rFonts w:cs="Times New Roman"/>
                <w:noProof/>
                <w:szCs w:val="24"/>
              </w:rPr>
              <w:t>Constraints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100</w:t>
            </w:r>
            <w:r w:rsidR="001A749D" w:rsidRPr="00F10535">
              <w:rPr>
                <w:rFonts w:cs="Times New Roman"/>
                <w:noProof/>
                <w:webHidden/>
                <w:szCs w:val="24"/>
              </w:rPr>
              <w:fldChar w:fldCharType="end"/>
            </w:r>
          </w:hyperlink>
        </w:p>
        <w:p w14:paraId="5DAB8ED4" w14:textId="55273441"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698" w:history="1">
            <w:r w:rsidR="001A749D" w:rsidRPr="00F10535">
              <w:rPr>
                <w:rStyle w:val="Hyperlink"/>
                <w:rFonts w:cs="Times New Roman"/>
                <w:noProof/>
                <w:szCs w:val="24"/>
              </w:rPr>
              <w:t>9.3.2</w:t>
            </w:r>
            <w:r w:rsidR="001A749D" w:rsidRPr="00F10535">
              <w:rPr>
                <w:rFonts w:eastAsiaTheme="minorEastAsia" w:cs="Times New Roman"/>
                <w:noProof/>
                <w:szCs w:val="24"/>
                <w:lang w:bidi="ar-SA"/>
              </w:rPr>
              <w:tab/>
            </w:r>
            <w:r w:rsidR="001A749D" w:rsidRPr="00F10535">
              <w:rPr>
                <w:rStyle w:val="Hyperlink"/>
                <w:rFonts w:cs="Times New Roman"/>
                <w:noProof/>
                <w:szCs w:val="24"/>
              </w:rPr>
              <w:t>Assumptions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101</w:t>
            </w:r>
            <w:r w:rsidR="001A749D" w:rsidRPr="00F10535">
              <w:rPr>
                <w:rFonts w:cs="Times New Roman"/>
                <w:noProof/>
                <w:webHidden/>
                <w:szCs w:val="24"/>
              </w:rPr>
              <w:fldChar w:fldCharType="end"/>
            </w:r>
          </w:hyperlink>
        </w:p>
        <w:p w14:paraId="1993347C" w14:textId="30BEE9C9"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699" w:history="1">
            <w:r w:rsidR="001A749D" w:rsidRPr="00F10535">
              <w:rPr>
                <w:rStyle w:val="Hyperlink"/>
                <w:rFonts w:cs="Times New Roman"/>
                <w:noProof/>
                <w:szCs w:val="24"/>
              </w:rPr>
              <w:t>9.4</w:t>
            </w:r>
            <w:r w:rsidR="001A749D" w:rsidRPr="00F10535">
              <w:rPr>
                <w:rFonts w:eastAsiaTheme="minorEastAsia" w:cs="Times New Roman"/>
                <w:noProof/>
                <w:szCs w:val="24"/>
                <w:lang w:bidi="ar-SA"/>
              </w:rPr>
              <w:tab/>
            </w:r>
            <w:r w:rsidR="001A749D" w:rsidRPr="00F10535">
              <w:rPr>
                <w:rStyle w:val="Hyperlink"/>
                <w:rFonts w:cs="Times New Roman"/>
                <w:noProof/>
                <w:szCs w:val="24"/>
              </w:rPr>
              <w:t>Error Handling</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_Toc46337699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102</w:t>
            </w:r>
            <w:r w:rsidR="001A749D" w:rsidRPr="00F10535">
              <w:rPr>
                <w:rFonts w:cs="Times New Roman"/>
                <w:noProof/>
                <w:webHidden/>
                <w:szCs w:val="24"/>
              </w:rPr>
              <w:fldChar w:fldCharType="end"/>
            </w:r>
          </w:hyperlink>
        </w:p>
        <w:p w14:paraId="3F5127E1" w14:textId="4139D2BA"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0" w:history="1">
            <w:r w:rsidR="001A749D" w:rsidRPr="00F10535">
              <w:rPr>
                <w:rStyle w:val="Hyperlink"/>
                <w:rFonts w:cs="Times New Roman"/>
                <w:noProof/>
                <w:szCs w:val="24"/>
              </w:rPr>
              <w:t>9.4.1</w:t>
            </w:r>
            <w:r w:rsidR="001A749D" w:rsidRPr="00F10535">
              <w:rPr>
                <w:rFonts w:eastAsiaTheme="minorEastAsia" w:cs="Times New Roman"/>
                <w:noProof/>
                <w:szCs w:val="24"/>
                <w:lang w:bidi="ar-SA"/>
              </w:rPr>
              <w:tab/>
            </w:r>
            <w:r w:rsidR="001A749D" w:rsidRPr="00F10535">
              <w:rPr>
                <w:rStyle w:val="Hyperlink"/>
                <w:rFonts w:cs="Times New Roman"/>
                <w:noProof/>
                <w:szCs w:val="24"/>
              </w:rPr>
              <w:t>Database Facade Class Commit Errors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102</w:t>
            </w:r>
            <w:r w:rsidR="001A749D" w:rsidRPr="00F10535">
              <w:rPr>
                <w:rFonts w:cs="Times New Roman"/>
                <w:noProof/>
                <w:webHidden/>
                <w:szCs w:val="24"/>
              </w:rPr>
              <w:fldChar w:fldCharType="end"/>
            </w:r>
          </w:hyperlink>
        </w:p>
        <w:p w14:paraId="2773AA5F" w14:textId="6518FCEE"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1" w:history="1">
            <w:r w:rsidR="001A749D" w:rsidRPr="00F10535">
              <w:rPr>
                <w:rStyle w:val="Hyperlink"/>
                <w:rFonts w:cs="Times New Roman"/>
                <w:noProof/>
                <w:szCs w:val="24"/>
              </w:rPr>
              <w:t>9.4.2</w:t>
            </w:r>
            <w:r w:rsidR="001A749D" w:rsidRPr="00F10535">
              <w:rPr>
                <w:rFonts w:eastAsiaTheme="minorEastAsia" w:cs="Times New Roman"/>
                <w:noProof/>
                <w:szCs w:val="24"/>
                <w:lang w:bidi="ar-SA"/>
              </w:rPr>
              <w:tab/>
            </w:r>
            <w:r w:rsidR="001A749D" w:rsidRPr="00F10535">
              <w:rPr>
                <w:rStyle w:val="Hyperlink"/>
                <w:rFonts w:cs="Times New Roman"/>
                <w:noProof/>
                <w:szCs w:val="24"/>
              </w:rPr>
              <w:t>Invalid Data Errors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102</w:t>
            </w:r>
            <w:r w:rsidR="001A749D" w:rsidRPr="00F10535">
              <w:rPr>
                <w:rFonts w:cs="Times New Roman"/>
                <w:noProof/>
                <w:webHidden/>
                <w:szCs w:val="24"/>
              </w:rPr>
              <w:fldChar w:fldCharType="end"/>
            </w:r>
          </w:hyperlink>
        </w:p>
        <w:p w14:paraId="1B5BCADE" w14:textId="20A7F803"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2" w:history="1">
            <w:r w:rsidR="001A749D" w:rsidRPr="00F10535">
              <w:rPr>
                <w:rStyle w:val="Hyperlink"/>
                <w:rFonts w:cs="Times New Roman"/>
                <w:noProof/>
                <w:szCs w:val="24"/>
              </w:rPr>
              <w:t>9.4.3</w:t>
            </w:r>
            <w:r w:rsidR="001A749D" w:rsidRPr="00F10535">
              <w:rPr>
                <w:rFonts w:eastAsiaTheme="minorEastAsia" w:cs="Times New Roman"/>
                <w:noProof/>
                <w:szCs w:val="24"/>
                <w:lang w:bidi="ar-SA"/>
              </w:rPr>
              <w:tab/>
            </w:r>
            <w:r w:rsidR="001A749D" w:rsidRPr="00F10535">
              <w:rPr>
                <w:rStyle w:val="Hyperlink"/>
                <w:rFonts w:cs="Times New Roman"/>
                <w:noProof/>
                <w:szCs w:val="24"/>
              </w:rPr>
              <w:t>I-Learn Importing Errors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102</w:t>
            </w:r>
            <w:r w:rsidR="001A749D" w:rsidRPr="00F10535">
              <w:rPr>
                <w:rFonts w:cs="Times New Roman"/>
                <w:noProof/>
                <w:webHidden/>
                <w:szCs w:val="24"/>
              </w:rPr>
              <w:fldChar w:fldCharType="end"/>
            </w:r>
          </w:hyperlink>
        </w:p>
        <w:p w14:paraId="2B825DA6" w14:textId="4808C3C8"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3" w:history="1">
            <w:r w:rsidR="001A749D" w:rsidRPr="00F10535">
              <w:rPr>
                <w:rStyle w:val="Hyperlink"/>
                <w:rFonts w:cs="Times New Roman"/>
                <w:noProof/>
                <w:szCs w:val="24"/>
              </w:rPr>
              <w:t>9.4.4</w:t>
            </w:r>
            <w:r w:rsidR="001A749D" w:rsidRPr="00F10535">
              <w:rPr>
                <w:rFonts w:eastAsiaTheme="minorEastAsia" w:cs="Times New Roman"/>
                <w:noProof/>
                <w:szCs w:val="24"/>
                <w:lang w:bidi="ar-SA"/>
              </w:rPr>
              <w:tab/>
            </w:r>
            <w:r w:rsidR="001A749D" w:rsidRPr="00F10535">
              <w:rPr>
                <w:rStyle w:val="Hyperlink"/>
                <w:rFonts w:cs="Times New Roman"/>
                <w:noProof/>
                <w:szCs w:val="24"/>
              </w:rPr>
              <w:t>UI Controller Class Errors</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102</w:t>
            </w:r>
            <w:r w:rsidR="001A749D" w:rsidRPr="00F10535">
              <w:rPr>
                <w:rFonts w:cs="Times New Roman"/>
                <w:noProof/>
                <w:webHidden/>
                <w:szCs w:val="24"/>
              </w:rPr>
              <w:fldChar w:fldCharType="end"/>
            </w:r>
          </w:hyperlink>
        </w:p>
        <w:p w14:paraId="434F6938" w14:textId="18BADD12"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704" w:history="1">
            <w:r w:rsidR="001A749D" w:rsidRPr="00F10535">
              <w:rPr>
                <w:rStyle w:val="Hyperlink"/>
                <w:rFonts w:cs="Times New Roman"/>
                <w:noProof/>
                <w:szCs w:val="24"/>
              </w:rPr>
              <w:t>9.5</w:t>
            </w:r>
            <w:r w:rsidR="001A749D" w:rsidRPr="00F10535">
              <w:rPr>
                <w:rFonts w:eastAsiaTheme="minorEastAsia" w:cs="Times New Roman"/>
                <w:noProof/>
                <w:szCs w:val="24"/>
                <w:lang w:bidi="ar-SA"/>
              </w:rPr>
              <w:tab/>
            </w:r>
            <w:r w:rsidR="001A749D" w:rsidRPr="00F10535">
              <w:rPr>
                <w:rStyle w:val="Hyperlink"/>
                <w:rFonts w:cs="Times New Roman"/>
                <w:noProof/>
                <w:szCs w:val="24"/>
              </w:rPr>
              <w:t>Component Design</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103</w:t>
            </w:r>
            <w:r w:rsidR="001A749D" w:rsidRPr="00F10535">
              <w:rPr>
                <w:rFonts w:cs="Times New Roman"/>
                <w:noProof/>
                <w:webHidden/>
                <w:szCs w:val="24"/>
              </w:rPr>
              <w:fldChar w:fldCharType="end"/>
            </w:r>
          </w:hyperlink>
        </w:p>
        <w:p w14:paraId="588460DC" w14:textId="60235431"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5" w:history="1">
            <w:r w:rsidR="001A749D" w:rsidRPr="00F10535">
              <w:rPr>
                <w:rStyle w:val="Hyperlink"/>
                <w:rFonts w:cs="Times New Roman"/>
                <w:noProof/>
                <w:szCs w:val="24"/>
              </w:rPr>
              <w:t>9.5.1</w:t>
            </w:r>
            <w:r w:rsidR="001A749D" w:rsidRPr="00F10535">
              <w:rPr>
                <w:rFonts w:eastAsiaTheme="minorEastAsia" w:cs="Times New Roman"/>
                <w:noProof/>
                <w:szCs w:val="24"/>
                <w:lang w:bidi="ar-SA"/>
              </w:rPr>
              <w:tab/>
            </w:r>
            <w:r w:rsidR="001A749D" w:rsidRPr="00F10535">
              <w:rPr>
                <w:rStyle w:val="Hyperlink"/>
                <w:rFonts w:cs="Times New Roman"/>
                <w:noProof/>
                <w:szCs w:val="24"/>
              </w:rPr>
              <w:t>Degree Audit (REQ- 4)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103</w:t>
            </w:r>
            <w:r w:rsidR="001A749D" w:rsidRPr="00F10535">
              <w:rPr>
                <w:rFonts w:cs="Times New Roman"/>
                <w:noProof/>
                <w:webHidden/>
                <w:szCs w:val="24"/>
              </w:rPr>
              <w:fldChar w:fldCharType="end"/>
            </w:r>
          </w:hyperlink>
        </w:p>
        <w:p w14:paraId="6984B7C1" w14:textId="16796D74"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6" w:history="1">
            <w:r w:rsidR="001A749D" w:rsidRPr="00F10535">
              <w:rPr>
                <w:rStyle w:val="Hyperlink"/>
                <w:rFonts w:cs="Times New Roman"/>
                <w:noProof/>
                <w:szCs w:val="24"/>
              </w:rPr>
              <w:t>9.5.2</w:t>
            </w:r>
            <w:r w:rsidR="001A749D" w:rsidRPr="00F10535">
              <w:rPr>
                <w:rFonts w:eastAsiaTheme="minorEastAsia" w:cs="Times New Roman"/>
                <w:noProof/>
                <w:szCs w:val="24"/>
                <w:lang w:bidi="ar-SA"/>
              </w:rPr>
              <w:tab/>
            </w:r>
            <w:r w:rsidR="001A749D" w:rsidRPr="00F10535">
              <w:rPr>
                <w:rStyle w:val="Hyperlink"/>
                <w:rFonts w:cs="Times New Roman"/>
                <w:noProof/>
                <w:szCs w:val="24"/>
              </w:rPr>
              <w:t>Class availability List (REQ- 5, 6, 42, 43, 44, 47)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104</w:t>
            </w:r>
            <w:r w:rsidR="001A749D" w:rsidRPr="00F10535">
              <w:rPr>
                <w:rFonts w:cs="Times New Roman"/>
                <w:noProof/>
                <w:webHidden/>
                <w:szCs w:val="24"/>
              </w:rPr>
              <w:fldChar w:fldCharType="end"/>
            </w:r>
          </w:hyperlink>
        </w:p>
        <w:p w14:paraId="238A4D2B" w14:textId="66C3D621"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7" w:history="1">
            <w:r w:rsidR="001A749D" w:rsidRPr="00F10535">
              <w:rPr>
                <w:rStyle w:val="Hyperlink"/>
                <w:rFonts w:cs="Times New Roman"/>
                <w:noProof/>
                <w:szCs w:val="24"/>
              </w:rPr>
              <w:t>9.5.3</w:t>
            </w:r>
            <w:r w:rsidR="001A749D" w:rsidRPr="00F10535">
              <w:rPr>
                <w:rFonts w:eastAsiaTheme="minorEastAsia" w:cs="Times New Roman"/>
                <w:noProof/>
                <w:szCs w:val="24"/>
                <w:lang w:bidi="ar-SA"/>
              </w:rPr>
              <w:tab/>
            </w:r>
            <w:r w:rsidR="001A749D" w:rsidRPr="00F10535">
              <w:rPr>
                <w:rStyle w:val="Hyperlink"/>
                <w:rFonts w:cs="Times New Roman"/>
                <w:noProof/>
                <w:szCs w:val="24"/>
              </w:rPr>
              <w:t xml:space="preserve">Class time </w:t>
            </w:r>
            <w:r w:rsidR="001A749D" w:rsidRPr="00F10535">
              <w:rPr>
                <w:rStyle w:val="Hyperlink"/>
                <w:rFonts w:eastAsia="Times New Roman" w:cs="Times New Roman"/>
                <w:noProof/>
                <w:szCs w:val="24"/>
              </w:rPr>
              <w:t>(</w:t>
            </w:r>
            <w:r w:rsidR="001A749D" w:rsidRPr="00F10535">
              <w:rPr>
                <w:rStyle w:val="Hyperlink"/>
                <w:rFonts w:cs="Times New Roman"/>
                <w:noProof/>
                <w:szCs w:val="24"/>
              </w:rPr>
              <w:t xml:space="preserve">REQ- </w:t>
            </w:r>
            <w:r w:rsidR="001A749D" w:rsidRPr="00F10535">
              <w:rPr>
                <w:rStyle w:val="Hyperlink"/>
                <w:rFonts w:eastAsia="Times New Roman" w:cs="Times New Roman"/>
                <w:noProof/>
                <w:szCs w:val="24"/>
              </w:rPr>
              <w:t>9, 10)</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106</w:t>
            </w:r>
            <w:r w:rsidR="001A749D" w:rsidRPr="00F10535">
              <w:rPr>
                <w:rFonts w:cs="Times New Roman"/>
                <w:noProof/>
                <w:webHidden/>
                <w:szCs w:val="24"/>
              </w:rPr>
              <w:fldChar w:fldCharType="end"/>
            </w:r>
          </w:hyperlink>
        </w:p>
        <w:p w14:paraId="0BBF2D3C" w14:textId="59D1A3BF"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8" w:history="1">
            <w:r w:rsidR="001A749D" w:rsidRPr="00F10535">
              <w:rPr>
                <w:rStyle w:val="Hyperlink"/>
                <w:rFonts w:cs="Times New Roman"/>
                <w:noProof/>
                <w:szCs w:val="24"/>
              </w:rPr>
              <w:t>9.5.4</w:t>
            </w:r>
            <w:r w:rsidR="001A749D" w:rsidRPr="00F10535">
              <w:rPr>
                <w:rFonts w:eastAsiaTheme="minorEastAsia" w:cs="Times New Roman"/>
                <w:noProof/>
                <w:szCs w:val="24"/>
                <w:lang w:bidi="ar-SA"/>
              </w:rPr>
              <w:tab/>
            </w:r>
            <w:r w:rsidR="001A749D" w:rsidRPr="00F10535">
              <w:rPr>
                <w:rStyle w:val="Hyperlink"/>
                <w:rFonts w:cs="Times New Roman"/>
                <w:noProof/>
                <w:szCs w:val="24"/>
              </w:rPr>
              <w:t xml:space="preserve">Class Status </w:t>
            </w:r>
            <w:r w:rsidR="001A749D" w:rsidRPr="00F10535">
              <w:rPr>
                <w:rStyle w:val="Hyperlink"/>
                <w:rFonts w:eastAsia="Times New Roman" w:cs="Times New Roman"/>
                <w:noProof/>
                <w:szCs w:val="24"/>
              </w:rPr>
              <w:t>(</w:t>
            </w:r>
            <w:r w:rsidR="001A749D" w:rsidRPr="00F10535">
              <w:rPr>
                <w:rStyle w:val="Hyperlink"/>
                <w:rFonts w:cs="Times New Roman"/>
                <w:noProof/>
                <w:szCs w:val="24"/>
              </w:rPr>
              <w:t xml:space="preserve">REQ- </w:t>
            </w:r>
            <w:r w:rsidR="001A749D" w:rsidRPr="00F10535">
              <w:rPr>
                <w:rStyle w:val="Hyperlink"/>
                <w:rFonts w:eastAsia="Times New Roman" w:cs="Times New Roman"/>
                <w:noProof/>
                <w:szCs w:val="24"/>
              </w:rPr>
              <w:t>65)</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107</w:t>
            </w:r>
            <w:r w:rsidR="001A749D" w:rsidRPr="00F10535">
              <w:rPr>
                <w:rFonts w:cs="Times New Roman"/>
                <w:noProof/>
                <w:webHidden/>
                <w:szCs w:val="24"/>
              </w:rPr>
              <w:fldChar w:fldCharType="end"/>
            </w:r>
          </w:hyperlink>
        </w:p>
        <w:p w14:paraId="40371CA1" w14:textId="12027118"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09" w:history="1">
            <w:r w:rsidR="001A749D" w:rsidRPr="00F10535">
              <w:rPr>
                <w:rStyle w:val="Hyperlink"/>
                <w:rFonts w:cs="Times New Roman"/>
                <w:noProof/>
                <w:szCs w:val="24"/>
              </w:rPr>
              <w:t>9.5.5</w:t>
            </w:r>
            <w:r w:rsidR="001A749D" w:rsidRPr="00F10535">
              <w:rPr>
                <w:rFonts w:eastAsiaTheme="minorEastAsia" w:cs="Times New Roman"/>
                <w:noProof/>
                <w:szCs w:val="24"/>
                <w:lang w:bidi="ar-SA"/>
              </w:rPr>
              <w:tab/>
            </w:r>
            <w:r w:rsidR="001A749D" w:rsidRPr="00F10535">
              <w:rPr>
                <w:rStyle w:val="Hyperlink"/>
                <w:rFonts w:cs="Times New Roman"/>
                <w:noProof/>
                <w:szCs w:val="24"/>
              </w:rPr>
              <w:t xml:space="preserve">Registration status </w:t>
            </w:r>
            <w:r w:rsidR="001A749D" w:rsidRPr="00F10535">
              <w:rPr>
                <w:rStyle w:val="Hyperlink"/>
                <w:rFonts w:eastAsia="Times New Roman" w:cs="Times New Roman"/>
                <w:noProof/>
                <w:szCs w:val="24"/>
              </w:rPr>
              <w:t>(</w:t>
            </w:r>
            <w:r w:rsidR="001A749D" w:rsidRPr="00F10535">
              <w:rPr>
                <w:rStyle w:val="Hyperlink"/>
                <w:rFonts w:cs="Times New Roman"/>
                <w:noProof/>
                <w:szCs w:val="24"/>
              </w:rPr>
              <w:t xml:space="preserve">REQ- </w:t>
            </w:r>
            <w:r w:rsidR="001A749D" w:rsidRPr="00F10535">
              <w:rPr>
                <w:rStyle w:val="Hyperlink"/>
                <w:rFonts w:eastAsia="Times New Roman" w:cs="Times New Roman"/>
                <w:noProof/>
                <w:szCs w:val="24"/>
              </w:rPr>
              <w:t>66)</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_Toc46337709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108</w:t>
            </w:r>
            <w:r w:rsidR="001A749D" w:rsidRPr="00F10535">
              <w:rPr>
                <w:rFonts w:cs="Times New Roman"/>
                <w:noProof/>
                <w:webHidden/>
                <w:szCs w:val="24"/>
              </w:rPr>
              <w:fldChar w:fldCharType="end"/>
            </w:r>
          </w:hyperlink>
        </w:p>
        <w:p w14:paraId="1D52316B" w14:textId="64AE2112"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10" w:history="1">
            <w:r w:rsidR="001A749D" w:rsidRPr="00F10535">
              <w:rPr>
                <w:rStyle w:val="Hyperlink"/>
                <w:rFonts w:cs="Times New Roman"/>
                <w:noProof/>
                <w:szCs w:val="24"/>
              </w:rPr>
              <w:t>9.5.6</w:t>
            </w:r>
            <w:r w:rsidR="001A749D" w:rsidRPr="00F10535">
              <w:rPr>
                <w:rFonts w:eastAsiaTheme="minorEastAsia" w:cs="Times New Roman"/>
                <w:noProof/>
                <w:szCs w:val="24"/>
                <w:lang w:bidi="ar-SA"/>
              </w:rPr>
              <w:tab/>
            </w:r>
            <w:r w:rsidR="001A749D" w:rsidRPr="00F10535">
              <w:rPr>
                <w:rStyle w:val="Hyperlink"/>
                <w:rFonts w:cs="Times New Roman"/>
                <w:noProof/>
                <w:szCs w:val="24"/>
              </w:rPr>
              <w:t xml:space="preserve">Course description </w:t>
            </w:r>
            <w:r w:rsidR="001A749D" w:rsidRPr="00F10535">
              <w:rPr>
                <w:rStyle w:val="Hyperlink"/>
                <w:rFonts w:eastAsia="Times New Roman" w:cs="Times New Roman"/>
                <w:noProof/>
                <w:szCs w:val="24"/>
              </w:rPr>
              <w:t>(</w:t>
            </w:r>
            <w:r w:rsidR="001A749D" w:rsidRPr="00F10535">
              <w:rPr>
                <w:rStyle w:val="Hyperlink"/>
                <w:rFonts w:cs="Times New Roman"/>
                <w:noProof/>
                <w:szCs w:val="24"/>
              </w:rPr>
              <w:t xml:space="preserve">REQ- </w:t>
            </w:r>
            <w:r w:rsidR="001A749D" w:rsidRPr="00F10535">
              <w:rPr>
                <w:rStyle w:val="Hyperlink"/>
                <w:rFonts w:eastAsia="Times New Roman" w:cs="Times New Roman"/>
                <w:noProof/>
                <w:szCs w:val="24"/>
              </w:rPr>
              <w:t>15, 16, 49, 50, 51, 52)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108</w:t>
            </w:r>
            <w:r w:rsidR="001A749D" w:rsidRPr="00F10535">
              <w:rPr>
                <w:rFonts w:cs="Times New Roman"/>
                <w:noProof/>
                <w:webHidden/>
                <w:szCs w:val="24"/>
              </w:rPr>
              <w:fldChar w:fldCharType="end"/>
            </w:r>
          </w:hyperlink>
        </w:p>
        <w:p w14:paraId="753EA30B" w14:textId="5B47E512"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11" w:history="1">
            <w:r w:rsidR="001A749D" w:rsidRPr="00F10535">
              <w:rPr>
                <w:rStyle w:val="Hyperlink"/>
                <w:rFonts w:cs="Times New Roman"/>
                <w:noProof/>
                <w:szCs w:val="24"/>
              </w:rPr>
              <w:t>9.5.7</w:t>
            </w:r>
            <w:r w:rsidR="001A749D" w:rsidRPr="00F10535">
              <w:rPr>
                <w:rFonts w:eastAsiaTheme="minorEastAsia" w:cs="Times New Roman"/>
                <w:noProof/>
                <w:szCs w:val="24"/>
                <w:lang w:bidi="ar-SA"/>
              </w:rPr>
              <w:tab/>
            </w:r>
            <w:r w:rsidR="001A749D" w:rsidRPr="00F10535">
              <w:rPr>
                <w:rStyle w:val="Hyperlink"/>
                <w:rFonts w:cs="Times New Roman"/>
                <w:noProof/>
                <w:szCs w:val="24"/>
              </w:rPr>
              <w:t xml:space="preserve">Required Classes </w:t>
            </w:r>
            <w:r w:rsidR="001A749D" w:rsidRPr="00F10535">
              <w:rPr>
                <w:rStyle w:val="Hyperlink"/>
                <w:rFonts w:eastAsia="Times New Roman" w:cs="Times New Roman"/>
                <w:noProof/>
                <w:szCs w:val="24"/>
              </w:rPr>
              <w:t>(REQ- 41)</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109</w:t>
            </w:r>
            <w:r w:rsidR="001A749D" w:rsidRPr="00F10535">
              <w:rPr>
                <w:rFonts w:cs="Times New Roman"/>
                <w:noProof/>
                <w:webHidden/>
                <w:szCs w:val="24"/>
              </w:rPr>
              <w:fldChar w:fldCharType="end"/>
            </w:r>
          </w:hyperlink>
        </w:p>
        <w:p w14:paraId="7F01E0A4" w14:textId="392B1688"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12" w:history="1">
            <w:r w:rsidR="001A749D" w:rsidRPr="00F10535">
              <w:rPr>
                <w:rStyle w:val="Hyperlink"/>
                <w:rFonts w:cs="Times New Roman"/>
                <w:noProof/>
                <w:szCs w:val="24"/>
              </w:rPr>
              <w:t>9.5.8</w:t>
            </w:r>
            <w:r w:rsidR="001A749D" w:rsidRPr="00F10535">
              <w:rPr>
                <w:rFonts w:eastAsiaTheme="minorEastAsia" w:cs="Times New Roman"/>
                <w:noProof/>
                <w:szCs w:val="24"/>
                <w:lang w:bidi="ar-SA"/>
              </w:rPr>
              <w:tab/>
            </w:r>
            <w:r w:rsidR="001A749D" w:rsidRPr="00F10535">
              <w:rPr>
                <w:rStyle w:val="Hyperlink"/>
                <w:rFonts w:cs="Times New Roman"/>
                <w:noProof/>
                <w:szCs w:val="24"/>
              </w:rPr>
              <w:t xml:space="preserve">Automatic Registration </w:t>
            </w:r>
            <w:r w:rsidR="001A749D" w:rsidRPr="00F10535">
              <w:rPr>
                <w:rStyle w:val="Hyperlink"/>
                <w:rFonts w:eastAsia="Times New Roman" w:cs="Times New Roman"/>
                <w:noProof/>
                <w:szCs w:val="24"/>
              </w:rPr>
              <w:t>(</w:t>
            </w:r>
            <w:r w:rsidR="001A749D" w:rsidRPr="00F10535">
              <w:rPr>
                <w:rStyle w:val="Hyperlink"/>
                <w:rFonts w:cs="Times New Roman"/>
                <w:noProof/>
                <w:szCs w:val="24"/>
              </w:rPr>
              <w:t xml:space="preserve">REQ- </w:t>
            </w:r>
            <w:r w:rsidR="001A749D" w:rsidRPr="00F10535">
              <w:rPr>
                <w:rStyle w:val="Hyperlink"/>
                <w:rFonts w:eastAsia="Times New Roman" w:cs="Times New Roman"/>
                <w:noProof/>
                <w:szCs w:val="24"/>
              </w:rPr>
              <w:t>48)</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111</w:t>
            </w:r>
            <w:r w:rsidR="001A749D" w:rsidRPr="00F10535">
              <w:rPr>
                <w:rFonts w:cs="Times New Roman"/>
                <w:noProof/>
                <w:webHidden/>
                <w:szCs w:val="24"/>
              </w:rPr>
              <w:fldChar w:fldCharType="end"/>
            </w:r>
          </w:hyperlink>
        </w:p>
        <w:p w14:paraId="0613F954" w14:textId="364AD119" w:rsidR="001A749D" w:rsidRPr="00F10535" w:rsidRDefault="00DE19D0">
          <w:pPr>
            <w:pStyle w:val="TOC3"/>
            <w:tabs>
              <w:tab w:val="left" w:pos="1540"/>
              <w:tab w:val="right" w:leader="dot" w:pos="12910"/>
            </w:tabs>
            <w:rPr>
              <w:rFonts w:eastAsiaTheme="minorEastAsia" w:cs="Times New Roman"/>
              <w:noProof/>
              <w:szCs w:val="24"/>
              <w:lang w:bidi="ar-SA"/>
            </w:rPr>
          </w:pPr>
          <w:hyperlink w:anchor="_Toc46337713" w:history="1">
            <w:r w:rsidR="001A749D" w:rsidRPr="00F10535">
              <w:rPr>
                <w:rStyle w:val="Hyperlink"/>
                <w:rFonts w:cs="Times New Roman"/>
                <w:noProof/>
                <w:szCs w:val="24"/>
              </w:rPr>
              <w:t>9.5.9</w:t>
            </w:r>
            <w:r w:rsidR="001A749D" w:rsidRPr="00F10535">
              <w:rPr>
                <w:rFonts w:eastAsiaTheme="minorEastAsia" w:cs="Times New Roman"/>
                <w:noProof/>
                <w:szCs w:val="24"/>
                <w:lang w:bidi="ar-SA"/>
              </w:rPr>
              <w:tab/>
            </w:r>
            <w:r w:rsidR="001A749D" w:rsidRPr="00F10535">
              <w:rPr>
                <w:rStyle w:val="Hyperlink"/>
                <w:rFonts w:cs="Times New Roman"/>
                <w:noProof/>
                <w:szCs w:val="24"/>
              </w:rPr>
              <w:t xml:space="preserve">Filter Data </w:t>
            </w:r>
            <w:r w:rsidR="001A749D" w:rsidRPr="00F10535">
              <w:rPr>
                <w:rStyle w:val="Hyperlink"/>
                <w:rFonts w:eastAsia="Times New Roman" w:cs="Times New Roman"/>
                <w:noProof/>
                <w:szCs w:val="24"/>
              </w:rPr>
              <w:t>(</w:t>
            </w:r>
            <w:r w:rsidR="001A749D" w:rsidRPr="00F10535">
              <w:rPr>
                <w:rStyle w:val="Hyperlink"/>
                <w:rFonts w:cs="Times New Roman"/>
                <w:noProof/>
                <w:szCs w:val="24"/>
              </w:rPr>
              <w:t xml:space="preserve">REQ- </w:t>
            </w:r>
            <w:r w:rsidR="001A749D" w:rsidRPr="00F10535">
              <w:rPr>
                <w:rStyle w:val="Hyperlink"/>
                <w:rFonts w:eastAsia="Times New Roman" w:cs="Times New Roman"/>
                <w:noProof/>
                <w:szCs w:val="24"/>
              </w:rPr>
              <w:t>64)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112</w:t>
            </w:r>
            <w:r w:rsidR="001A749D" w:rsidRPr="00F10535">
              <w:rPr>
                <w:rFonts w:cs="Times New Roman"/>
                <w:noProof/>
                <w:webHidden/>
                <w:szCs w:val="24"/>
              </w:rPr>
              <w:fldChar w:fldCharType="end"/>
            </w:r>
          </w:hyperlink>
        </w:p>
        <w:p w14:paraId="4750C7D5" w14:textId="241EFB8C"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14" w:history="1">
            <w:r w:rsidR="001A749D" w:rsidRPr="00F10535">
              <w:rPr>
                <w:rStyle w:val="Hyperlink"/>
                <w:rFonts w:cs="Times New Roman"/>
                <w:noProof/>
                <w:szCs w:val="24"/>
              </w:rPr>
              <w:t>9.5.10</w:t>
            </w:r>
            <w:r w:rsidR="001A749D" w:rsidRPr="00F10535">
              <w:rPr>
                <w:rFonts w:eastAsiaTheme="minorEastAsia" w:cs="Times New Roman"/>
                <w:noProof/>
                <w:szCs w:val="24"/>
                <w:lang w:bidi="ar-SA"/>
              </w:rPr>
              <w:tab/>
            </w:r>
            <w:r w:rsidR="001A749D" w:rsidRPr="00F10535">
              <w:rPr>
                <w:rStyle w:val="Hyperlink"/>
                <w:rFonts w:cs="Times New Roman"/>
                <w:noProof/>
                <w:szCs w:val="24"/>
              </w:rPr>
              <w:t>Opening Display Classes (REQ- 69)</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114</w:t>
            </w:r>
            <w:r w:rsidR="001A749D" w:rsidRPr="00F10535">
              <w:rPr>
                <w:rFonts w:cs="Times New Roman"/>
                <w:noProof/>
                <w:webHidden/>
                <w:szCs w:val="24"/>
              </w:rPr>
              <w:fldChar w:fldCharType="end"/>
            </w:r>
          </w:hyperlink>
        </w:p>
        <w:p w14:paraId="010F18B0" w14:textId="4B780FD4"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15" w:history="1">
            <w:r w:rsidR="001A749D" w:rsidRPr="00F10535">
              <w:rPr>
                <w:rStyle w:val="Hyperlink"/>
                <w:rFonts w:cs="Times New Roman"/>
                <w:noProof/>
                <w:szCs w:val="24"/>
              </w:rPr>
              <w:t>9.5.11</w:t>
            </w:r>
            <w:r w:rsidR="001A749D" w:rsidRPr="00F10535">
              <w:rPr>
                <w:rFonts w:eastAsiaTheme="minorEastAsia" w:cs="Times New Roman"/>
                <w:noProof/>
                <w:szCs w:val="24"/>
                <w:lang w:bidi="ar-SA"/>
              </w:rPr>
              <w:tab/>
            </w:r>
            <w:r w:rsidR="001A749D" w:rsidRPr="00F10535">
              <w:rPr>
                <w:rStyle w:val="Hyperlink"/>
                <w:rFonts w:cs="Times New Roman"/>
                <w:noProof/>
                <w:szCs w:val="24"/>
              </w:rPr>
              <w:t>Export Schedule (REQ- 17)</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116</w:t>
            </w:r>
            <w:r w:rsidR="001A749D" w:rsidRPr="00F10535">
              <w:rPr>
                <w:rFonts w:cs="Times New Roman"/>
                <w:noProof/>
                <w:webHidden/>
                <w:szCs w:val="24"/>
              </w:rPr>
              <w:fldChar w:fldCharType="end"/>
            </w:r>
          </w:hyperlink>
        </w:p>
        <w:p w14:paraId="3B32D767" w14:textId="15ADA5E9"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16" w:history="1">
            <w:r w:rsidR="001A749D" w:rsidRPr="00F10535">
              <w:rPr>
                <w:rStyle w:val="Hyperlink"/>
                <w:rFonts w:cs="Times New Roman"/>
                <w:noProof/>
                <w:szCs w:val="24"/>
              </w:rPr>
              <w:t>9.5.12</w:t>
            </w:r>
            <w:r w:rsidR="001A749D" w:rsidRPr="00F10535">
              <w:rPr>
                <w:rFonts w:eastAsiaTheme="minorEastAsia" w:cs="Times New Roman"/>
                <w:noProof/>
                <w:szCs w:val="24"/>
                <w:lang w:bidi="ar-SA"/>
              </w:rPr>
              <w:tab/>
            </w:r>
            <w:r w:rsidR="001A749D" w:rsidRPr="00F10535">
              <w:rPr>
                <w:rStyle w:val="Hyperlink"/>
                <w:rFonts w:cs="Times New Roman"/>
                <w:noProof/>
                <w:szCs w:val="24"/>
              </w:rPr>
              <w:t>Menu Index (</w:t>
            </w:r>
            <w:r w:rsidR="001A749D" w:rsidRPr="00F10535">
              <w:rPr>
                <w:rStyle w:val="Hyperlink"/>
                <w:rFonts w:cs="Times New Roman"/>
                <w:noProof/>
                <w:szCs w:val="24"/>
                <w:lang w:val="es-CO"/>
              </w:rPr>
              <w:t>REQ- 2)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117</w:t>
            </w:r>
            <w:r w:rsidR="001A749D" w:rsidRPr="00F10535">
              <w:rPr>
                <w:rFonts w:cs="Times New Roman"/>
                <w:noProof/>
                <w:webHidden/>
                <w:szCs w:val="24"/>
              </w:rPr>
              <w:fldChar w:fldCharType="end"/>
            </w:r>
          </w:hyperlink>
        </w:p>
        <w:p w14:paraId="287E5E7E" w14:textId="0353E98A"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17" w:history="1">
            <w:r w:rsidR="001A749D" w:rsidRPr="00F10535">
              <w:rPr>
                <w:rStyle w:val="Hyperlink"/>
                <w:rFonts w:cs="Times New Roman"/>
                <w:noProof/>
                <w:szCs w:val="24"/>
              </w:rPr>
              <w:t>9.5.13</w:t>
            </w:r>
            <w:r w:rsidR="001A749D" w:rsidRPr="00F10535">
              <w:rPr>
                <w:rFonts w:eastAsiaTheme="minorEastAsia" w:cs="Times New Roman"/>
                <w:noProof/>
                <w:szCs w:val="24"/>
                <w:lang w:bidi="ar-SA"/>
              </w:rPr>
              <w:tab/>
            </w:r>
            <w:r w:rsidR="001A749D" w:rsidRPr="00F10535">
              <w:rPr>
                <w:rStyle w:val="Hyperlink"/>
                <w:rFonts w:cs="Times New Roman"/>
                <w:noProof/>
                <w:szCs w:val="24"/>
              </w:rPr>
              <w:t>Update Schedule (REQ – 25, 24)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118</w:t>
            </w:r>
            <w:r w:rsidR="001A749D" w:rsidRPr="00F10535">
              <w:rPr>
                <w:rFonts w:cs="Times New Roman"/>
                <w:noProof/>
                <w:webHidden/>
                <w:szCs w:val="24"/>
              </w:rPr>
              <w:fldChar w:fldCharType="end"/>
            </w:r>
          </w:hyperlink>
        </w:p>
        <w:p w14:paraId="12FBBF13" w14:textId="501EAE50"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18" w:history="1">
            <w:r w:rsidR="001A749D" w:rsidRPr="00F10535">
              <w:rPr>
                <w:rStyle w:val="Hyperlink"/>
                <w:rFonts w:cs="Times New Roman"/>
                <w:noProof/>
                <w:szCs w:val="24"/>
              </w:rPr>
              <w:t>9.5.14</w:t>
            </w:r>
            <w:r w:rsidR="001A749D" w:rsidRPr="00F10535">
              <w:rPr>
                <w:rFonts w:eastAsiaTheme="minorEastAsia" w:cs="Times New Roman"/>
                <w:noProof/>
                <w:szCs w:val="24"/>
                <w:lang w:bidi="ar-SA"/>
              </w:rPr>
              <w:tab/>
            </w:r>
            <w:r w:rsidR="001A749D" w:rsidRPr="00F10535">
              <w:rPr>
                <w:rStyle w:val="Hyperlink"/>
                <w:rFonts w:cs="Times New Roman"/>
                <w:noProof/>
                <w:szCs w:val="24"/>
              </w:rPr>
              <w:t>Weekly Schedule (REQ – 8, 12, 13, 14)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120</w:t>
            </w:r>
            <w:r w:rsidR="001A749D" w:rsidRPr="00F10535">
              <w:rPr>
                <w:rFonts w:cs="Times New Roman"/>
                <w:noProof/>
                <w:webHidden/>
                <w:szCs w:val="24"/>
              </w:rPr>
              <w:fldChar w:fldCharType="end"/>
            </w:r>
          </w:hyperlink>
        </w:p>
        <w:p w14:paraId="5EDDF153" w14:textId="17CDBE65"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19" w:history="1">
            <w:r w:rsidR="001A749D" w:rsidRPr="00F10535">
              <w:rPr>
                <w:rStyle w:val="Hyperlink"/>
                <w:rFonts w:cs="Times New Roman"/>
                <w:noProof/>
                <w:szCs w:val="24"/>
              </w:rPr>
              <w:t>9.5.15</w:t>
            </w:r>
            <w:r w:rsidR="001A749D" w:rsidRPr="00F10535">
              <w:rPr>
                <w:rFonts w:eastAsiaTheme="minorEastAsia" w:cs="Times New Roman"/>
                <w:noProof/>
                <w:szCs w:val="24"/>
                <w:lang w:bidi="ar-SA"/>
              </w:rPr>
              <w:tab/>
            </w:r>
            <w:r w:rsidR="001A749D" w:rsidRPr="00F10535">
              <w:rPr>
                <w:rStyle w:val="Hyperlink"/>
                <w:rFonts w:cs="Times New Roman"/>
                <w:noProof/>
                <w:szCs w:val="24"/>
              </w:rPr>
              <w:t>RESTful Web Service (REQ- 3, 53) (team 02)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_Toc46337719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120</w:t>
            </w:r>
            <w:r w:rsidR="001A749D" w:rsidRPr="00F10535">
              <w:rPr>
                <w:rFonts w:cs="Times New Roman"/>
                <w:noProof/>
                <w:webHidden/>
                <w:szCs w:val="24"/>
              </w:rPr>
              <w:fldChar w:fldCharType="end"/>
            </w:r>
          </w:hyperlink>
        </w:p>
        <w:p w14:paraId="037FEA8D" w14:textId="2ACFB4E4"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0" w:history="1">
            <w:r w:rsidR="001A749D" w:rsidRPr="00F10535">
              <w:rPr>
                <w:rStyle w:val="Hyperlink"/>
                <w:rFonts w:cs="Times New Roman"/>
                <w:noProof/>
                <w:szCs w:val="24"/>
              </w:rPr>
              <w:t>9.5.16</w:t>
            </w:r>
            <w:r w:rsidR="001A749D" w:rsidRPr="00F10535">
              <w:rPr>
                <w:rFonts w:eastAsiaTheme="minorEastAsia" w:cs="Times New Roman"/>
                <w:noProof/>
                <w:szCs w:val="24"/>
                <w:lang w:bidi="ar-SA"/>
              </w:rPr>
              <w:tab/>
            </w:r>
            <w:r w:rsidR="001A749D" w:rsidRPr="00F10535">
              <w:rPr>
                <w:rStyle w:val="Hyperlink"/>
                <w:rFonts w:cs="Times New Roman"/>
                <w:noProof/>
                <w:szCs w:val="24"/>
              </w:rPr>
              <w:t>Check Holds (REQ - 45) (team 02)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121</w:t>
            </w:r>
            <w:r w:rsidR="001A749D" w:rsidRPr="00F10535">
              <w:rPr>
                <w:rFonts w:cs="Times New Roman"/>
                <w:noProof/>
                <w:webHidden/>
                <w:szCs w:val="24"/>
              </w:rPr>
              <w:fldChar w:fldCharType="end"/>
            </w:r>
          </w:hyperlink>
        </w:p>
        <w:p w14:paraId="5D55DE31" w14:textId="50FAB726"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1" w:history="1">
            <w:r w:rsidR="001A749D" w:rsidRPr="00F10535">
              <w:rPr>
                <w:rStyle w:val="Hyperlink"/>
                <w:rFonts w:cs="Times New Roman"/>
                <w:noProof/>
                <w:szCs w:val="24"/>
              </w:rPr>
              <w:t>9.5.17</w:t>
            </w:r>
            <w:r w:rsidR="001A749D" w:rsidRPr="00F10535">
              <w:rPr>
                <w:rFonts w:eastAsiaTheme="minorEastAsia" w:cs="Times New Roman"/>
                <w:noProof/>
                <w:szCs w:val="24"/>
                <w:lang w:bidi="ar-SA"/>
              </w:rPr>
              <w:tab/>
            </w:r>
            <w:r w:rsidR="001A749D" w:rsidRPr="00F10535">
              <w:rPr>
                <w:rStyle w:val="Hyperlink"/>
                <w:rFonts w:cs="Times New Roman"/>
                <w:noProof/>
                <w:szCs w:val="24"/>
              </w:rPr>
              <w:t>Enable or Disable automatic registration (REQ 46)</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122</w:t>
            </w:r>
            <w:r w:rsidR="001A749D" w:rsidRPr="00F10535">
              <w:rPr>
                <w:rFonts w:cs="Times New Roman"/>
                <w:noProof/>
                <w:webHidden/>
                <w:szCs w:val="24"/>
              </w:rPr>
              <w:fldChar w:fldCharType="end"/>
            </w:r>
          </w:hyperlink>
        </w:p>
        <w:p w14:paraId="4239D5C4" w14:textId="30BF9410"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2" w:history="1">
            <w:r w:rsidR="001A749D" w:rsidRPr="00F10535">
              <w:rPr>
                <w:rStyle w:val="Hyperlink"/>
                <w:rFonts w:cs="Times New Roman"/>
                <w:noProof/>
                <w:szCs w:val="24"/>
              </w:rPr>
              <w:t>9.5.18</w:t>
            </w:r>
            <w:r w:rsidR="001A749D" w:rsidRPr="00F10535">
              <w:rPr>
                <w:rFonts w:eastAsiaTheme="minorEastAsia" w:cs="Times New Roman"/>
                <w:noProof/>
                <w:szCs w:val="24"/>
                <w:lang w:bidi="ar-SA"/>
              </w:rPr>
              <w:tab/>
            </w:r>
            <w:r w:rsidR="001A749D" w:rsidRPr="00F10535">
              <w:rPr>
                <w:rStyle w:val="Hyperlink"/>
                <w:rFonts w:cs="Times New Roman"/>
                <w:noProof/>
                <w:szCs w:val="24"/>
              </w:rPr>
              <w:t>Display Course Feedback (REQ – 26, 27, 28) (Team 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124</w:t>
            </w:r>
            <w:r w:rsidR="001A749D" w:rsidRPr="00F10535">
              <w:rPr>
                <w:rFonts w:cs="Times New Roman"/>
                <w:noProof/>
                <w:webHidden/>
                <w:szCs w:val="24"/>
              </w:rPr>
              <w:fldChar w:fldCharType="end"/>
            </w:r>
          </w:hyperlink>
        </w:p>
        <w:p w14:paraId="3FCAA37C" w14:textId="271D00E6"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3" w:history="1">
            <w:r w:rsidR="001A749D" w:rsidRPr="00F10535">
              <w:rPr>
                <w:rStyle w:val="Hyperlink"/>
                <w:rFonts w:cs="Times New Roman"/>
                <w:noProof/>
                <w:szCs w:val="24"/>
              </w:rPr>
              <w:t>9.5.19</w:t>
            </w:r>
            <w:r w:rsidR="001A749D" w:rsidRPr="00F10535">
              <w:rPr>
                <w:rFonts w:eastAsiaTheme="minorEastAsia" w:cs="Times New Roman"/>
                <w:noProof/>
                <w:szCs w:val="24"/>
                <w:lang w:bidi="ar-SA"/>
              </w:rPr>
              <w:tab/>
            </w:r>
            <w:r w:rsidR="001A749D" w:rsidRPr="00F10535">
              <w:rPr>
                <w:rStyle w:val="Hyperlink"/>
                <w:rFonts w:cs="Times New Roman"/>
                <w:noProof/>
                <w:szCs w:val="24"/>
              </w:rPr>
              <w:t>Provide Feedback (REQ – 29, 30, 31, 32, 33) (Team 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125</w:t>
            </w:r>
            <w:r w:rsidR="001A749D" w:rsidRPr="00F10535">
              <w:rPr>
                <w:rFonts w:cs="Times New Roman"/>
                <w:noProof/>
                <w:webHidden/>
                <w:szCs w:val="24"/>
              </w:rPr>
              <w:fldChar w:fldCharType="end"/>
            </w:r>
          </w:hyperlink>
        </w:p>
        <w:p w14:paraId="5BEE995F" w14:textId="6B5458B2"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4" w:history="1">
            <w:r w:rsidR="001A749D" w:rsidRPr="00F10535">
              <w:rPr>
                <w:rStyle w:val="Hyperlink"/>
                <w:rFonts w:cs="Times New Roman"/>
                <w:noProof/>
                <w:szCs w:val="24"/>
              </w:rPr>
              <w:t>9.5.20</w:t>
            </w:r>
            <w:r w:rsidR="001A749D" w:rsidRPr="00F10535">
              <w:rPr>
                <w:rFonts w:eastAsiaTheme="minorEastAsia" w:cs="Times New Roman"/>
                <w:noProof/>
                <w:szCs w:val="24"/>
                <w:lang w:bidi="ar-SA"/>
              </w:rPr>
              <w:tab/>
            </w:r>
            <w:r w:rsidR="001A749D" w:rsidRPr="00F10535">
              <w:rPr>
                <w:rStyle w:val="Hyperlink"/>
                <w:rFonts w:cs="Times New Roman"/>
                <w:noProof/>
                <w:szCs w:val="24"/>
              </w:rPr>
              <w:t>Degree (REQ-18, 19)</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125</w:t>
            </w:r>
            <w:r w:rsidR="001A749D" w:rsidRPr="00F10535">
              <w:rPr>
                <w:rFonts w:cs="Times New Roman"/>
                <w:noProof/>
                <w:webHidden/>
                <w:szCs w:val="24"/>
              </w:rPr>
              <w:fldChar w:fldCharType="end"/>
            </w:r>
          </w:hyperlink>
        </w:p>
        <w:p w14:paraId="6B7EBCBB" w14:textId="6F2D3478"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5" w:history="1">
            <w:r w:rsidR="001A749D" w:rsidRPr="00F10535">
              <w:rPr>
                <w:rStyle w:val="Hyperlink"/>
                <w:rFonts w:cs="Times New Roman"/>
                <w:noProof/>
                <w:szCs w:val="24"/>
              </w:rPr>
              <w:t>9.5.21</w:t>
            </w:r>
            <w:r w:rsidR="001A749D" w:rsidRPr="00F10535">
              <w:rPr>
                <w:rFonts w:eastAsiaTheme="minorEastAsia" w:cs="Times New Roman"/>
                <w:noProof/>
                <w:szCs w:val="24"/>
                <w:lang w:bidi="ar-SA"/>
              </w:rPr>
              <w:tab/>
            </w:r>
            <w:r w:rsidR="001A749D" w:rsidRPr="00F10535">
              <w:rPr>
                <w:rStyle w:val="Hyperlink"/>
                <w:rFonts w:cs="Times New Roman"/>
                <w:noProof/>
                <w:szCs w:val="24"/>
              </w:rPr>
              <w:t>Class Registration (REQ- 11, 67, 68)</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128</w:t>
            </w:r>
            <w:r w:rsidR="001A749D" w:rsidRPr="00F10535">
              <w:rPr>
                <w:rFonts w:cs="Times New Roman"/>
                <w:noProof/>
                <w:webHidden/>
                <w:szCs w:val="24"/>
              </w:rPr>
              <w:fldChar w:fldCharType="end"/>
            </w:r>
          </w:hyperlink>
        </w:p>
        <w:p w14:paraId="781B4F5C" w14:textId="105C4212"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6" w:history="1">
            <w:r w:rsidR="001A749D" w:rsidRPr="00F10535">
              <w:rPr>
                <w:rStyle w:val="Hyperlink"/>
                <w:rFonts w:cs="Times New Roman"/>
                <w:noProof/>
                <w:szCs w:val="24"/>
              </w:rPr>
              <w:t>9.5.22</w:t>
            </w:r>
            <w:r w:rsidR="001A749D" w:rsidRPr="00F10535">
              <w:rPr>
                <w:rFonts w:eastAsiaTheme="minorEastAsia" w:cs="Times New Roman"/>
                <w:noProof/>
                <w:szCs w:val="24"/>
                <w:lang w:bidi="ar-SA"/>
              </w:rPr>
              <w:tab/>
            </w:r>
            <w:r w:rsidR="001A749D" w:rsidRPr="00F10535">
              <w:rPr>
                <w:rStyle w:val="Hyperlink"/>
                <w:rFonts w:cs="Times New Roman"/>
                <w:noProof/>
                <w:szCs w:val="24"/>
              </w:rPr>
              <w:t>Login (REQ- 1, 7)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130</w:t>
            </w:r>
            <w:r w:rsidR="001A749D" w:rsidRPr="00F10535">
              <w:rPr>
                <w:rFonts w:cs="Times New Roman"/>
                <w:noProof/>
                <w:webHidden/>
                <w:szCs w:val="24"/>
              </w:rPr>
              <w:fldChar w:fldCharType="end"/>
            </w:r>
          </w:hyperlink>
        </w:p>
        <w:p w14:paraId="4AC07F52" w14:textId="0590E1CC"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7" w:history="1">
            <w:r w:rsidR="001A749D" w:rsidRPr="00F10535">
              <w:rPr>
                <w:rStyle w:val="Hyperlink"/>
                <w:rFonts w:cs="Times New Roman"/>
                <w:noProof/>
                <w:szCs w:val="24"/>
              </w:rPr>
              <w:t>9.5.23</w:t>
            </w:r>
            <w:r w:rsidR="001A749D" w:rsidRPr="00F10535">
              <w:rPr>
                <w:rFonts w:eastAsiaTheme="minorEastAsia" w:cs="Times New Roman"/>
                <w:noProof/>
                <w:szCs w:val="24"/>
                <w:lang w:bidi="ar-SA"/>
              </w:rPr>
              <w:tab/>
            </w:r>
            <w:r w:rsidR="001A749D" w:rsidRPr="00F10535">
              <w:rPr>
                <w:rStyle w:val="Hyperlink"/>
                <w:rFonts w:cs="Times New Roman"/>
                <w:noProof/>
                <w:szCs w:val="24"/>
              </w:rPr>
              <w:t>Semester (REQ – 20)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130</w:t>
            </w:r>
            <w:r w:rsidR="001A749D" w:rsidRPr="00F10535">
              <w:rPr>
                <w:rFonts w:cs="Times New Roman"/>
                <w:noProof/>
                <w:webHidden/>
                <w:szCs w:val="24"/>
              </w:rPr>
              <w:fldChar w:fldCharType="end"/>
            </w:r>
          </w:hyperlink>
        </w:p>
        <w:p w14:paraId="55E15337" w14:textId="03CF5C9C"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8" w:history="1">
            <w:r w:rsidR="001A749D" w:rsidRPr="00F10535">
              <w:rPr>
                <w:rStyle w:val="Hyperlink"/>
                <w:rFonts w:cs="Times New Roman"/>
                <w:noProof/>
                <w:szCs w:val="24"/>
              </w:rPr>
              <w:t>9.5.24</w:t>
            </w:r>
            <w:r w:rsidR="001A749D" w:rsidRPr="00F10535">
              <w:rPr>
                <w:rFonts w:eastAsiaTheme="minorEastAsia" w:cs="Times New Roman"/>
                <w:noProof/>
                <w:szCs w:val="24"/>
                <w:lang w:bidi="ar-SA"/>
              </w:rPr>
              <w:tab/>
            </w:r>
            <w:r w:rsidR="001A749D" w:rsidRPr="00F10535">
              <w:rPr>
                <w:rStyle w:val="Hyperlink"/>
                <w:rFonts w:cs="Times New Roman"/>
                <w:noProof/>
                <w:szCs w:val="24"/>
              </w:rPr>
              <w:t>Grad Path (REQ - 21, 22)</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131</w:t>
            </w:r>
            <w:r w:rsidR="001A749D" w:rsidRPr="00F10535">
              <w:rPr>
                <w:rFonts w:cs="Times New Roman"/>
                <w:noProof/>
                <w:webHidden/>
                <w:szCs w:val="24"/>
              </w:rPr>
              <w:fldChar w:fldCharType="end"/>
            </w:r>
          </w:hyperlink>
        </w:p>
        <w:p w14:paraId="40424A6F" w14:textId="141578C9"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29" w:history="1">
            <w:r w:rsidR="001A749D" w:rsidRPr="00F10535">
              <w:rPr>
                <w:rStyle w:val="Hyperlink"/>
                <w:rFonts w:cs="Times New Roman"/>
                <w:noProof/>
                <w:szCs w:val="24"/>
              </w:rPr>
              <w:t>9.5.25</w:t>
            </w:r>
            <w:r w:rsidR="001A749D" w:rsidRPr="00F10535">
              <w:rPr>
                <w:rFonts w:eastAsiaTheme="minorEastAsia" w:cs="Times New Roman"/>
                <w:noProof/>
                <w:szCs w:val="24"/>
                <w:lang w:bidi="ar-SA"/>
              </w:rPr>
              <w:tab/>
            </w:r>
            <w:r w:rsidR="001A749D" w:rsidRPr="00F10535">
              <w:rPr>
                <w:rStyle w:val="Hyperlink"/>
                <w:rFonts w:cs="Times New Roman"/>
                <w:noProof/>
                <w:szCs w:val="24"/>
              </w:rPr>
              <w:t>Possible Grad Classes (REQ - 23)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_Toc46337729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4A2E5BEA" w14:textId="59AA2068"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30" w:history="1">
            <w:r w:rsidR="001A749D" w:rsidRPr="00F10535">
              <w:rPr>
                <w:rStyle w:val="Hyperlink"/>
                <w:rFonts w:cs="Times New Roman"/>
                <w:noProof/>
                <w:szCs w:val="24"/>
              </w:rPr>
              <w:t>9.5.26</w:t>
            </w:r>
            <w:r w:rsidR="001A749D" w:rsidRPr="00F10535">
              <w:rPr>
                <w:rFonts w:eastAsiaTheme="minorEastAsia" w:cs="Times New Roman"/>
                <w:noProof/>
                <w:szCs w:val="24"/>
                <w:lang w:bidi="ar-SA"/>
              </w:rPr>
              <w:tab/>
            </w:r>
            <w:r w:rsidR="001A749D" w:rsidRPr="00F10535">
              <w:rPr>
                <w:rStyle w:val="Hyperlink"/>
                <w:rFonts w:cs="Times New Roman"/>
                <w:noProof/>
                <w:szCs w:val="24"/>
              </w:rPr>
              <w:t>User Interface (REQ - 34, 38, 54)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6F8906CF" w14:textId="4BB2F008"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31" w:history="1">
            <w:r w:rsidR="001A749D" w:rsidRPr="00F10535">
              <w:rPr>
                <w:rStyle w:val="Hyperlink"/>
                <w:rFonts w:cs="Times New Roman"/>
                <w:noProof/>
                <w:szCs w:val="24"/>
              </w:rPr>
              <w:t>9.5.27</w:t>
            </w:r>
            <w:r w:rsidR="001A749D" w:rsidRPr="00F10535">
              <w:rPr>
                <w:rFonts w:eastAsiaTheme="minorEastAsia" w:cs="Times New Roman"/>
                <w:noProof/>
                <w:szCs w:val="24"/>
                <w:lang w:bidi="ar-SA"/>
              </w:rPr>
              <w:tab/>
            </w:r>
            <w:r w:rsidR="001A749D" w:rsidRPr="00F10535">
              <w:rPr>
                <w:rStyle w:val="Hyperlink"/>
                <w:rFonts w:cs="Times New Roman"/>
                <w:noProof/>
                <w:szCs w:val="24"/>
              </w:rPr>
              <w:t>New/Returning User (REQ - 35, 36, 37)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76D71521" w14:textId="5D9825D3"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32" w:history="1">
            <w:r w:rsidR="001A749D" w:rsidRPr="00F10535">
              <w:rPr>
                <w:rStyle w:val="Hyperlink"/>
                <w:rFonts w:cs="Times New Roman"/>
                <w:noProof/>
                <w:szCs w:val="24"/>
              </w:rPr>
              <w:t>9.5.28</w:t>
            </w:r>
            <w:r w:rsidR="001A749D" w:rsidRPr="00F10535">
              <w:rPr>
                <w:rFonts w:eastAsiaTheme="minorEastAsia" w:cs="Times New Roman"/>
                <w:noProof/>
                <w:szCs w:val="24"/>
                <w:lang w:bidi="ar-SA"/>
              </w:rPr>
              <w:tab/>
            </w:r>
            <w:r w:rsidR="001A749D" w:rsidRPr="00F10535">
              <w:rPr>
                <w:rStyle w:val="Hyperlink"/>
                <w:rFonts w:cs="Times New Roman"/>
                <w:noProof/>
                <w:szCs w:val="24"/>
              </w:rPr>
              <w:t>Response Time (REQ - 39, 40)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_Toc46337732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34527C6A" w14:textId="7A4A3F16"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33" w:history="1">
            <w:r w:rsidR="001A749D" w:rsidRPr="00F10535">
              <w:rPr>
                <w:rStyle w:val="Hyperlink"/>
                <w:rFonts w:cs="Times New Roman"/>
                <w:noProof/>
                <w:szCs w:val="24"/>
              </w:rPr>
              <w:t>9.5.29</w:t>
            </w:r>
            <w:r w:rsidR="001A749D" w:rsidRPr="00F10535">
              <w:rPr>
                <w:rFonts w:eastAsiaTheme="minorEastAsia" w:cs="Times New Roman"/>
                <w:noProof/>
                <w:szCs w:val="24"/>
                <w:lang w:bidi="ar-SA"/>
              </w:rPr>
              <w:tab/>
            </w:r>
            <w:r w:rsidR="001A749D" w:rsidRPr="00F10535">
              <w:rPr>
                <w:rStyle w:val="Hyperlink"/>
                <w:rFonts w:cs="Times New Roman"/>
                <w:noProof/>
                <w:szCs w:val="24"/>
              </w:rPr>
              <w:t>User Traffic (REQ - 55, 56, 57)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_Toc46337733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5B7BB7DC" w14:textId="3F3A9A38"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34" w:history="1">
            <w:r w:rsidR="001A749D" w:rsidRPr="00F10535">
              <w:rPr>
                <w:rStyle w:val="Hyperlink"/>
                <w:rFonts w:cs="Times New Roman"/>
                <w:noProof/>
                <w:szCs w:val="24"/>
              </w:rPr>
              <w:t>9.5.30</w:t>
            </w:r>
            <w:r w:rsidR="001A749D" w:rsidRPr="00F10535">
              <w:rPr>
                <w:rFonts w:eastAsiaTheme="minorEastAsia" w:cs="Times New Roman"/>
                <w:noProof/>
                <w:szCs w:val="24"/>
                <w:lang w:bidi="ar-SA"/>
              </w:rPr>
              <w:tab/>
            </w:r>
            <w:r w:rsidR="001A749D" w:rsidRPr="00F10535">
              <w:rPr>
                <w:rStyle w:val="Hyperlink"/>
                <w:rFonts w:cs="Times New Roman"/>
                <w:noProof/>
                <w:szCs w:val="24"/>
              </w:rPr>
              <w:t>Cookies (REQ - 58, 59)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_Toc46337734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34496C75" w14:textId="24A48202" w:rsidR="001A749D" w:rsidRPr="00F10535" w:rsidRDefault="00DE19D0">
          <w:pPr>
            <w:pStyle w:val="TOC3"/>
            <w:tabs>
              <w:tab w:val="left" w:pos="1760"/>
              <w:tab w:val="right" w:leader="dot" w:pos="12910"/>
            </w:tabs>
            <w:rPr>
              <w:rFonts w:eastAsiaTheme="minorEastAsia" w:cs="Times New Roman"/>
              <w:noProof/>
              <w:szCs w:val="24"/>
              <w:lang w:bidi="ar-SA"/>
            </w:rPr>
          </w:pPr>
          <w:hyperlink w:anchor="_Toc46337735" w:history="1">
            <w:r w:rsidR="001A749D" w:rsidRPr="00F10535">
              <w:rPr>
                <w:rStyle w:val="Hyperlink"/>
                <w:rFonts w:cs="Times New Roman"/>
                <w:noProof/>
                <w:szCs w:val="24"/>
              </w:rPr>
              <w:t>9.5.31</w:t>
            </w:r>
            <w:r w:rsidR="001A749D" w:rsidRPr="00F10535">
              <w:rPr>
                <w:rFonts w:eastAsiaTheme="minorEastAsia" w:cs="Times New Roman"/>
                <w:noProof/>
                <w:szCs w:val="24"/>
                <w:lang w:bidi="ar-SA"/>
              </w:rPr>
              <w:tab/>
            </w:r>
            <w:r w:rsidR="001A749D" w:rsidRPr="00F10535">
              <w:rPr>
                <w:rStyle w:val="Hyperlink"/>
                <w:rFonts w:cs="Times New Roman"/>
                <w:noProof/>
                <w:szCs w:val="24"/>
              </w:rPr>
              <w:t>Secure Data Transfer (REQ - 60, 61, 62, 63) (team 04)</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_Toc46337735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7FD28FCE" w14:textId="038B7E97" w:rsidR="001A749D" w:rsidRPr="00F10535" w:rsidRDefault="00DE19D0">
          <w:pPr>
            <w:pStyle w:val="TOC1"/>
            <w:tabs>
              <w:tab w:val="left" w:pos="888"/>
              <w:tab w:val="right" w:leader="dot" w:pos="12910"/>
            </w:tabs>
            <w:rPr>
              <w:rFonts w:eastAsiaTheme="minorEastAsia" w:cs="Times New Roman"/>
              <w:noProof/>
              <w:szCs w:val="24"/>
              <w:lang w:bidi="ar-SA"/>
            </w:rPr>
          </w:pPr>
          <w:hyperlink w:anchor="_Toc46337736" w:history="1">
            <w:r w:rsidR="001A749D" w:rsidRPr="00F10535">
              <w:rPr>
                <w:rStyle w:val="Hyperlink"/>
                <w:rFonts w:cs="Times New Roman"/>
                <w:noProof/>
                <w:szCs w:val="24"/>
              </w:rPr>
              <w:t>10.</w:t>
            </w:r>
            <w:r w:rsidR="001A749D" w:rsidRPr="00F10535">
              <w:rPr>
                <w:rFonts w:eastAsiaTheme="minorEastAsia" w:cs="Times New Roman"/>
                <w:noProof/>
                <w:szCs w:val="24"/>
                <w:lang w:bidi="ar-SA"/>
              </w:rPr>
              <w:tab/>
            </w:r>
            <w:r w:rsidR="001A749D" w:rsidRPr="00F10535">
              <w:rPr>
                <w:rStyle w:val="Hyperlink"/>
                <w:rFonts w:cs="Times New Roman"/>
                <w:noProof/>
                <w:szCs w:val="24"/>
              </w:rPr>
              <w:t>Data Design</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_Toc46337736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4BE3C0BB" w14:textId="60B30958"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737" w:history="1">
            <w:r w:rsidR="001A749D" w:rsidRPr="00F10535">
              <w:rPr>
                <w:rStyle w:val="Hyperlink"/>
                <w:rFonts w:cs="Times New Roman"/>
                <w:noProof/>
                <w:szCs w:val="24"/>
              </w:rPr>
              <w:t>10.1</w:t>
            </w:r>
            <w:r w:rsidR="001A749D" w:rsidRPr="00F10535">
              <w:rPr>
                <w:rFonts w:eastAsiaTheme="minorEastAsia" w:cs="Times New Roman"/>
                <w:noProof/>
                <w:szCs w:val="24"/>
                <w:lang w:bidi="ar-SA"/>
              </w:rPr>
              <w:tab/>
            </w:r>
            <w:r w:rsidR="001A749D" w:rsidRPr="00F10535">
              <w:rPr>
                <w:rStyle w:val="Hyperlink"/>
                <w:rFonts w:cs="Times New Roman"/>
                <w:noProof/>
                <w:szCs w:val="24"/>
              </w:rPr>
              <w:t>Data Description</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_Toc46337737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7B65992D" w14:textId="65CA49E8"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738" w:history="1">
            <w:r w:rsidR="001A749D" w:rsidRPr="00F10535">
              <w:rPr>
                <w:rStyle w:val="Hyperlink"/>
                <w:rFonts w:cs="Times New Roman"/>
                <w:noProof/>
                <w:szCs w:val="24"/>
              </w:rPr>
              <w:t>10.2</w:t>
            </w:r>
            <w:r w:rsidR="001A749D" w:rsidRPr="00F10535">
              <w:rPr>
                <w:rFonts w:eastAsiaTheme="minorEastAsia" w:cs="Times New Roman"/>
                <w:noProof/>
                <w:szCs w:val="24"/>
                <w:lang w:bidi="ar-SA"/>
              </w:rPr>
              <w:tab/>
            </w:r>
            <w:r w:rsidR="001A749D" w:rsidRPr="00F10535">
              <w:rPr>
                <w:rStyle w:val="Hyperlink"/>
                <w:rFonts w:cs="Times New Roman"/>
                <w:noProof/>
                <w:szCs w:val="24"/>
              </w:rPr>
              <w:t>Entity Relationship Diagram</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_Toc46337738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133</w:t>
            </w:r>
            <w:r w:rsidR="001A749D" w:rsidRPr="00F10535">
              <w:rPr>
                <w:rFonts w:cs="Times New Roman"/>
                <w:noProof/>
                <w:webHidden/>
                <w:szCs w:val="24"/>
              </w:rPr>
              <w:fldChar w:fldCharType="end"/>
            </w:r>
          </w:hyperlink>
        </w:p>
        <w:p w14:paraId="03B24BFC" w14:textId="2F295458"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739" w:history="1">
            <w:r w:rsidR="001A749D" w:rsidRPr="00F10535">
              <w:rPr>
                <w:rStyle w:val="Hyperlink"/>
                <w:rFonts w:cs="Times New Roman"/>
                <w:noProof/>
                <w:szCs w:val="24"/>
              </w:rPr>
              <w:t>10.3</w:t>
            </w:r>
            <w:r w:rsidR="001A749D" w:rsidRPr="00F10535">
              <w:rPr>
                <w:rFonts w:eastAsiaTheme="minorEastAsia" w:cs="Times New Roman"/>
                <w:noProof/>
                <w:szCs w:val="24"/>
                <w:lang w:bidi="ar-SA"/>
              </w:rPr>
              <w:tab/>
            </w:r>
            <w:r w:rsidR="001A749D" w:rsidRPr="00F10535">
              <w:rPr>
                <w:rStyle w:val="Hyperlink"/>
                <w:rFonts w:cs="Times New Roman"/>
                <w:noProof/>
                <w:szCs w:val="24"/>
              </w:rPr>
              <w:t>Data Dictionary</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_Toc46337739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135</w:t>
            </w:r>
            <w:r w:rsidR="001A749D" w:rsidRPr="00F10535">
              <w:rPr>
                <w:rFonts w:cs="Times New Roman"/>
                <w:noProof/>
                <w:webHidden/>
                <w:szCs w:val="24"/>
              </w:rPr>
              <w:fldChar w:fldCharType="end"/>
            </w:r>
          </w:hyperlink>
        </w:p>
        <w:p w14:paraId="6A19C71B" w14:textId="3CB1B407" w:rsidR="001A749D" w:rsidRPr="00F10535" w:rsidRDefault="00DE19D0">
          <w:pPr>
            <w:pStyle w:val="TOC2"/>
            <w:tabs>
              <w:tab w:val="left" w:pos="1273"/>
              <w:tab w:val="right" w:leader="dot" w:pos="12910"/>
            </w:tabs>
            <w:rPr>
              <w:rFonts w:eastAsiaTheme="minorEastAsia" w:cs="Times New Roman"/>
              <w:noProof/>
              <w:szCs w:val="24"/>
              <w:lang w:bidi="ar-SA"/>
            </w:rPr>
          </w:pPr>
          <w:hyperlink w:anchor="_Toc46337740" w:history="1">
            <w:r w:rsidR="001A749D" w:rsidRPr="00F10535">
              <w:rPr>
                <w:rStyle w:val="Hyperlink"/>
                <w:rFonts w:cs="Times New Roman"/>
                <w:noProof/>
                <w:szCs w:val="24"/>
              </w:rPr>
              <w:t>10.4</w:t>
            </w:r>
            <w:r w:rsidR="001A749D" w:rsidRPr="00F10535">
              <w:rPr>
                <w:rFonts w:eastAsiaTheme="minorEastAsia" w:cs="Times New Roman"/>
                <w:noProof/>
                <w:szCs w:val="24"/>
                <w:lang w:bidi="ar-SA"/>
              </w:rPr>
              <w:tab/>
            </w:r>
            <w:r w:rsidR="001A749D" w:rsidRPr="00F10535">
              <w:rPr>
                <w:rStyle w:val="Hyperlink"/>
                <w:rFonts w:cs="Times New Roman"/>
                <w:noProof/>
                <w:szCs w:val="24"/>
              </w:rPr>
              <w:t>SVG</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_Toc46337740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136</w:t>
            </w:r>
            <w:r w:rsidR="001A749D" w:rsidRPr="00F10535">
              <w:rPr>
                <w:rFonts w:cs="Times New Roman"/>
                <w:noProof/>
                <w:webHidden/>
                <w:szCs w:val="24"/>
              </w:rPr>
              <w:fldChar w:fldCharType="end"/>
            </w:r>
          </w:hyperlink>
        </w:p>
        <w:p w14:paraId="79F8385D" w14:textId="47ED429A" w:rsidR="001A749D" w:rsidRDefault="00DE19D0">
          <w:pPr>
            <w:pStyle w:val="TOC2"/>
            <w:tabs>
              <w:tab w:val="right" w:leader="dot" w:pos="12910"/>
            </w:tabs>
            <w:rPr>
              <w:rFonts w:asciiTheme="minorHAnsi" w:eastAsiaTheme="minorEastAsia" w:hAnsiTheme="minorHAnsi" w:cstheme="minorBidi"/>
              <w:noProof/>
              <w:sz w:val="22"/>
              <w:lang w:bidi="ar-SA"/>
            </w:rPr>
          </w:pPr>
          <w:hyperlink w:anchor="_Toc46337741" w:history="1">
            <w:r w:rsidR="001A749D" w:rsidRPr="00F10535">
              <w:rPr>
                <w:rStyle w:val="Hyperlink"/>
                <w:rFonts w:cs="Times New Roman"/>
                <w:noProof/>
                <w:szCs w:val="24"/>
              </w:rPr>
              <w:t>SVG Grad Planner logo</w:t>
            </w:r>
            <w:r w:rsidR="001A749D" w:rsidRPr="00F10535">
              <w:rPr>
                <w:rFonts w:cs="Times New Roman"/>
                <w:noProof/>
                <w:webHidden/>
                <w:szCs w:val="24"/>
              </w:rPr>
              <w:tab/>
            </w:r>
            <w:r w:rsidR="001A749D" w:rsidRPr="00F10535">
              <w:rPr>
                <w:rFonts w:cs="Times New Roman"/>
                <w:noProof/>
                <w:webHidden/>
                <w:szCs w:val="24"/>
              </w:rPr>
              <w:fldChar w:fldCharType="begin"/>
            </w:r>
            <w:r w:rsidR="001A749D" w:rsidRPr="00F10535">
              <w:rPr>
                <w:rFonts w:cs="Times New Roman"/>
                <w:noProof/>
                <w:webHidden/>
                <w:szCs w:val="24"/>
              </w:rPr>
              <w:instrText xml:space="preserve"> PAGEREF _Toc46337741 \h </w:instrText>
            </w:r>
            <w:r w:rsidR="001A749D" w:rsidRPr="00F10535">
              <w:rPr>
                <w:rFonts w:cs="Times New Roman"/>
                <w:noProof/>
                <w:webHidden/>
                <w:szCs w:val="24"/>
              </w:rPr>
            </w:r>
            <w:r w:rsidR="001A749D" w:rsidRPr="00F10535">
              <w:rPr>
                <w:rFonts w:cs="Times New Roman"/>
                <w:noProof/>
                <w:webHidden/>
                <w:szCs w:val="24"/>
              </w:rPr>
              <w:fldChar w:fldCharType="separate"/>
            </w:r>
            <w:r w:rsidR="001A749D" w:rsidRPr="00F10535">
              <w:rPr>
                <w:rFonts w:cs="Times New Roman"/>
                <w:noProof/>
                <w:webHidden/>
                <w:szCs w:val="24"/>
              </w:rPr>
              <w:t>136</w:t>
            </w:r>
            <w:r w:rsidR="001A749D" w:rsidRPr="00F10535">
              <w:rPr>
                <w:rFonts w:cs="Times New Roman"/>
                <w:noProof/>
                <w:webHidden/>
                <w:szCs w:val="24"/>
              </w:rPr>
              <w:fldChar w:fldCharType="end"/>
            </w:r>
          </w:hyperlink>
        </w:p>
        <w:p w14:paraId="21A96ECA" w14:textId="429734A8" w:rsidR="000539B1" w:rsidRDefault="001A749D" w:rsidP="00624A23">
          <w:pPr>
            <w:spacing w:line="276" w:lineRule="auto"/>
          </w:pPr>
          <w:r>
            <w:fldChar w:fldCharType="end"/>
          </w:r>
        </w:p>
      </w:sdtContent>
    </w:sdt>
    <w:p w14:paraId="5FFA9FFF" w14:textId="3BA1225B" w:rsidR="00026ECA" w:rsidRPr="003E6B5A" w:rsidRDefault="00026ECA">
      <w:pPr>
        <w:rPr>
          <w:rFonts w:cs="Times New Roman"/>
        </w:rPr>
        <w:sectPr w:rsidR="00026ECA" w:rsidRPr="003E6B5A" w:rsidSect="007759B0">
          <w:headerReference w:type="default" r:id="rId15"/>
          <w:pgSz w:w="15840" w:h="12240" w:orient="landscape"/>
          <w:pgMar w:top="1140" w:right="1800" w:bottom="1715" w:left="1120" w:header="720" w:footer="720" w:gutter="0"/>
          <w:pgNumType w:fmt="upperRoman"/>
          <w:cols w:space="720"/>
          <w:docGrid w:linePitch="326"/>
        </w:sectPr>
      </w:pPr>
    </w:p>
    <w:p w14:paraId="2CD8D87F" w14:textId="1CEF7D0E" w:rsidR="00026ECA" w:rsidRPr="003E6B5A" w:rsidRDefault="003E6B5A" w:rsidP="00012612">
      <w:pPr>
        <w:pStyle w:val="Heading1"/>
        <w:rPr>
          <w:rFonts w:cs="Times New Roman"/>
        </w:rPr>
      </w:pPr>
      <w:bookmarkStart w:id="15" w:name="_Toc45373390"/>
      <w:bookmarkStart w:id="16" w:name="_Toc45374186"/>
      <w:bookmarkStart w:id="17" w:name="_Toc45374904"/>
      <w:bookmarkStart w:id="18" w:name="_Toc45396681"/>
      <w:bookmarkStart w:id="19" w:name="_Toc46337635"/>
      <w:r w:rsidRPr="5276627D">
        <w:rPr>
          <w:rFonts w:cs="Times New Roman"/>
        </w:rPr>
        <w:lastRenderedPageBreak/>
        <w:t>List of Figures</w:t>
      </w:r>
      <w:bookmarkEnd w:id="15"/>
      <w:bookmarkEnd w:id="16"/>
      <w:bookmarkEnd w:id="17"/>
      <w:bookmarkEnd w:id="18"/>
      <w:bookmarkEnd w:id="19"/>
    </w:p>
    <w:p w14:paraId="7E604250" w14:textId="7A82AA23" w:rsidR="47C36211" w:rsidRDefault="47C36211" w:rsidP="00E66D9C">
      <w:pPr>
        <w:spacing w:before="143" w:line="360" w:lineRule="auto"/>
        <w:ind w:left="320" w:right="1470"/>
      </w:pPr>
      <w:r>
        <w:t>Figure 1 Projected User Base Chart</w:t>
      </w:r>
      <w:r w:rsidR="484740D7">
        <w:t xml:space="preserve"> </w:t>
      </w:r>
      <w:r w:rsidR="1CF5D0C1">
        <w:t>...............</w:t>
      </w:r>
      <w:r w:rsidR="7C4FAA16">
        <w:t>...</w:t>
      </w:r>
      <w:r w:rsidR="1CF5D0C1">
        <w:t>...............................................................</w:t>
      </w:r>
      <w:r w:rsidR="00E03539">
        <w:t>..</w:t>
      </w:r>
      <w:r w:rsidR="6F1A1594">
        <w:t>.....................</w:t>
      </w:r>
      <w:r w:rsidR="1CF5D0C1">
        <w:t>................................</w:t>
      </w:r>
      <w:r w:rsidR="00497ADA">
        <w:t>....</w:t>
      </w:r>
      <w:r w:rsidR="1CF5D0C1">
        <w:t>........</w:t>
      </w:r>
      <w:r w:rsidR="0BDC8F25">
        <w:t>.</w:t>
      </w:r>
      <w:r w:rsidR="1CF5D0C1">
        <w:t>11</w:t>
      </w:r>
    </w:p>
    <w:p w14:paraId="4AD21A1C" w14:textId="46A65937" w:rsidR="2AB30956" w:rsidRDefault="2AB30956" w:rsidP="00E66D9C">
      <w:pPr>
        <w:pStyle w:val="TableParagraph"/>
        <w:spacing w:line="360" w:lineRule="auto"/>
        <w:ind w:left="193" w:right="1470" w:firstLine="127"/>
      </w:pPr>
      <w:r>
        <w:t xml:space="preserve">Figure 2 Requirements and Courses </w:t>
      </w:r>
      <w:r w:rsidR="6D119851">
        <w:t>screenshot</w:t>
      </w:r>
      <w:r w:rsidR="1E2FE7BD">
        <w:t xml:space="preserve"> </w:t>
      </w:r>
      <w:r w:rsidR="2C3F8889">
        <w:t>...................................................................................................</w:t>
      </w:r>
      <w:r w:rsidR="00E03539">
        <w:t>.</w:t>
      </w:r>
      <w:r w:rsidR="2C3F8889">
        <w:t>.............................</w:t>
      </w:r>
      <w:r w:rsidR="4E565B56">
        <w:t>..</w:t>
      </w:r>
      <w:r w:rsidR="2C3F8889">
        <w:t>26</w:t>
      </w:r>
    </w:p>
    <w:p w14:paraId="7FDDEC58" w14:textId="3803156F" w:rsidR="2C3F8889" w:rsidRDefault="2C3F8889" w:rsidP="00E66D9C">
      <w:pPr>
        <w:pStyle w:val="TableParagraph"/>
        <w:spacing w:line="360" w:lineRule="auto"/>
        <w:ind w:left="193" w:right="1470" w:firstLine="127"/>
      </w:pPr>
      <w:r>
        <w:t xml:space="preserve">Figure </w:t>
      </w:r>
      <w:r w:rsidR="366E9D97">
        <w:t>3</w:t>
      </w:r>
      <w:r>
        <w:t xml:space="preserve"> </w:t>
      </w:r>
      <w:r w:rsidR="7A7E60DD">
        <w:t>Failed to register class screenshot</w:t>
      </w:r>
      <w:r w:rsidR="3D5AFAE2">
        <w:t xml:space="preserve"> </w:t>
      </w:r>
      <w:r>
        <w:t>........................................................................................................................................</w:t>
      </w:r>
      <w:r w:rsidR="3BFF7F8F">
        <w:t>..</w:t>
      </w:r>
      <w:r>
        <w:t>2</w:t>
      </w:r>
      <w:r w:rsidR="03018377">
        <w:t>9</w:t>
      </w:r>
    </w:p>
    <w:p w14:paraId="3D5C605E" w14:textId="0DE158E0" w:rsidR="2C3F8889" w:rsidRDefault="2C3F8889" w:rsidP="00E66D9C">
      <w:pPr>
        <w:pStyle w:val="TableParagraph"/>
        <w:spacing w:line="360" w:lineRule="auto"/>
        <w:ind w:left="193" w:right="1470" w:firstLine="127"/>
      </w:pPr>
      <w:r>
        <w:t xml:space="preserve">Figure </w:t>
      </w:r>
      <w:r w:rsidR="6364EDD1">
        <w:t>4 Class status</w:t>
      </w:r>
      <w:r>
        <w:t xml:space="preserve"> screenshot</w:t>
      </w:r>
      <w:r w:rsidRPr="79DD7FED">
        <w:rPr>
          <w:rFonts w:cs="Times New Roman"/>
        </w:rPr>
        <w:t xml:space="preserve"> </w:t>
      </w:r>
      <w:r>
        <w:t>......</w:t>
      </w:r>
      <w:r w:rsidR="681BBAFF">
        <w:t>...............................</w:t>
      </w:r>
      <w:r>
        <w:t>....................................................................................................................</w:t>
      </w:r>
      <w:r w:rsidR="49B5AD1C">
        <w:t>..</w:t>
      </w:r>
      <w:r w:rsidR="266EC729">
        <w:t>3</w:t>
      </w:r>
      <w:r w:rsidR="10E0D44C">
        <w:t>1</w:t>
      </w:r>
    </w:p>
    <w:p w14:paraId="15A06250" w14:textId="3090DC19" w:rsidR="2C3F8889" w:rsidRDefault="2C3F8889" w:rsidP="00E66D9C">
      <w:pPr>
        <w:pStyle w:val="TableParagraph"/>
        <w:spacing w:line="360" w:lineRule="auto"/>
        <w:ind w:left="193" w:right="1470" w:firstLine="127"/>
      </w:pPr>
      <w:r>
        <w:t xml:space="preserve">Figure </w:t>
      </w:r>
      <w:r w:rsidR="1C7D5955">
        <w:t>5 Registration status screenshot …............</w:t>
      </w:r>
      <w:r w:rsidR="4E9660A6">
        <w:t>.</w:t>
      </w:r>
      <w:r>
        <w:t>.............................................................................................................................</w:t>
      </w:r>
      <w:r w:rsidR="6577FF1D">
        <w:t>..</w:t>
      </w:r>
      <w:r w:rsidR="4D13672A">
        <w:t>33</w:t>
      </w:r>
    </w:p>
    <w:p w14:paraId="4649EBBA" w14:textId="5E3E38C8" w:rsidR="2C3F8889" w:rsidRDefault="2C3F8889" w:rsidP="00E66D9C">
      <w:pPr>
        <w:pStyle w:val="TableParagraph"/>
        <w:spacing w:line="360" w:lineRule="auto"/>
        <w:ind w:left="193" w:right="1470" w:firstLine="127"/>
      </w:pPr>
      <w:r>
        <w:t xml:space="preserve">Figure </w:t>
      </w:r>
      <w:r w:rsidR="1815E7F4">
        <w:t>6 Course description screenshot</w:t>
      </w:r>
      <w:r w:rsidRPr="79DD7FED">
        <w:rPr>
          <w:rFonts w:cs="Times New Roman"/>
        </w:rPr>
        <w:t xml:space="preserve"> </w:t>
      </w:r>
      <w:r w:rsidR="2B4050E1" w:rsidRPr="79DD7FED">
        <w:rPr>
          <w:rFonts w:cs="Times New Roman"/>
        </w:rPr>
        <w:t>..</w:t>
      </w:r>
      <w:r>
        <w:t>...........................................................................................................................................</w:t>
      </w:r>
      <w:r w:rsidR="503A047B">
        <w:t>..</w:t>
      </w:r>
      <w:r w:rsidR="0AE9D043">
        <w:t>35</w:t>
      </w:r>
    </w:p>
    <w:p w14:paraId="1494431B" w14:textId="1753C299" w:rsidR="2C3F8889" w:rsidRDefault="2C3F8889" w:rsidP="00E66D9C">
      <w:pPr>
        <w:pStyle w:val="TableParagraph"/>
        <w:spacing w:line="360" w:lineRule="auto"/>
        <w:ind w:left="193" w:right="1470" w:firstLine="127"/>
      </w:pPr>
      <w:r>
        <w:t xml:space="preserve">Figure </w:t>
      </w:r>
      <w:r w:rsidR="6079CDBF">
        <w:t>7</w:t>
      </w:r>
      <w:r>
        <w:t xml:space="preserve"> Require</w:t>
      </w:r>
      <w:r w:rsidR="10E5ED91">
        <w:t>d classes</w:t>
      </w:r>
      <w:r>
        <w:t xml:space="preserve"> screenshot</w:t>
      </w:r>
      <w:r w:rsidRPr="79DD7FED">
        <w:rPr>
          <w:rFonts w:cs="Times New Roman"/>
        </w:rPr>
        <w:t xml:space="preserve"> </w:t>
      </w:r>
      <w:r w:rsidR="0B45C441">
        <w:t>................</w:t>
      </w:r>
      <w:r>
        <w:t>................................................................................................................................</w:t>
      </w:r>
      <w:r w:rsidR="1611279A">
        <w:t>..</w:t>
      </w:r>
      <w:r w:rsidR="4101F6ED">
        <w:t>37</w:t>
      </w:r>
    </w:p>
    <w:p w14:paraId="090BA925" w14:textId="1D17A72E" w:rsidR="2C3F8889" w:rsidRDefault="2C3F8889" w:rsidP="00E66D9C">
      <w:pPr>
        <w:pStyle w:val="TableParagraph"/>
        <w:spacing w:line="360" w:lineRule="auto"/>
        <w:ind w:left="193" w:right="1470" w:firstLine="127"/>
      </w:pPr>
      <w:r>
        <w:t xml:space="preserve">Figure </w:t>
      </w:r>
      <w:r w:rsidR="0BDE01B5">
        <w:t>8</w:t>
      </w:r>
      <w:r w:rsidR="272A6902">
        <w:t xml:space="preserve"> Automatic registration</w:t>
      </w:r>
      <w:r>
        <w:t xml:space="preserve"> screenshot</w:t>
      </w:r>
      <w:r w:rsidR="5CA1C1E9">
        <w:t xml:space="preserve"> </w:t>
      </w:r>
      <w:r>
        <w:t>.......................................................................................................................................</w:t>
      </w:r>
      <w:r w:rsidR="26A45BA9">
        <w:t>..</w:t>
      </w:r>
      <w:r w:rsidR="04C4E1F6">
        <w:t>38</w:t>
      </w:r>
    </w:p>
    <w:p w14:paraId="1DD5563C" w14:textId="36E8E684" w:rsidR="2C3F8889" w:rsidRDefault="2C3F8889" w:rsidP="00E66D9C">
      <w:pPr>
        <w:pStyle w:val="TableParagraph"/>
        <w:spacing w:line="360" w:lineRule="auto"/>
        <w:ind w:left="193" w:right="1470" w:firstLine="127"/>
      </w:pPr>
      <w:r>
        <w:t xml:space="preserve">Figure </w:t>
      </w:r>
      <w:r w:rsidR="2D428215">
        <w:t>9 Filter data</w:t>
      </w:r>
      <w:r>
        <w:t xml:space="preserve"> screenshot</w:t>
      </w:r>
      <w:r w:rsidR="5685C798">
        <w:t xml:space="preserve"> </w:t>
      </w:r>
      <w:r w:rsidR="74DBFE3A" w:rsidRPr="79DD7FED">
        <w:rPr>
          <w:rFonts w:cs="Times New Roman"/>
        </w:rPr>
        <w:t>..................</w:t>
      </w:r>
      <w:r>
        <w:t>...........................................</w:t>
      </w:r>
      <w:r w:rsidR="7D000943">
        <w:t>...............</w:t>
      </w:r>
      <w:r>
        <w:t>...............................................................................</w:t>
      </w:r>
      <w:r w:rsidR="26A45BA9">
        <w:t>..</w:t>
      </w:r>
      <w:r w:rsidR="0DA36E20">
        <w:t>42</w:t>
      </w:r>
    </w:p>
    <w:p w14:paraId="78E1B85C" w14:textId="21B665A4" w:rsidR="2C3F8889" w:rsidRDefault="2C3F8889" w:rsidP="00E66D9C">
      <w:pPr>
        <w:pStyle w:val="TableParagraph"/>
        <w:spacing w:line="360" w:lineRule="auto"/>
        <w:ind w:left="193" w:right="1470" w:firstLine="127"/>
      </w:pPr>
      <w:r>
        <w:t xml:space="preserve">Figure </w:t>
      </w:r>
      <w:r w:rsidR="0239E96D">
        <w:t>10 Class first</w:t>
      </w:r>
      <w:r w:rsidR="7EC0FCAE">
        <w:t>-</w:t>
      </w:r>
      <w:r w:rsidR="0239E96D">
        <w:t>time sign</w:t>
      </w:r>
      <w:r w:rsidR="7EC0FCAE">
        <w:t>-</w:t>
      </w:r>
      <w:r w:rsidR="0239E96D">
        <w:t>up</w:t>
      </w:r>
      <w:r>
        <w:t xml:space="preserve"> screenshot</w:t>
      </w:r>
      <w:r w:rsidR="4E10DBB6">
        <w:t xml:space="preserve"> </w:t>
      </w:r>
      <w:r>
        <w:t>..................................................................................................................................</w:t>
      </w:r>
      <w:r w:rsidR="2E950C78">
        <w:t>.</w:t>
      </w:r>
      <w:r>
        <w:t>.</w:t>
      </w:r>
      <w:r w:rsidR="1776AAE7">
        <w:t>..</w:t>
      </w:r>
      <w:r w:rsidR="7012C686">
        <w:t>44</w:t>
      </w:r>
    </w:p>
    <w:p w14:paraId="4253BD33" w14:textId="4D39A61B" w:rsidR="2C3F8889" w:rsidRDefault="2C3F8889" w:rsidP="00E66D9C">
      <w:pPr>
        <w:pStyle w:val="TableParagraph"/>
        <w:spacing w:line="360" w:lineRule="auto"/>
        <w:ind w:left="193" w:right="1470" w:firstLine="127"/>
      </w:pPr>
      <w:r>
        <w:t xml:space="preserve">Figure </w:t>
      </w:r>
      <w:r w:rsidR="7CFB8A48">
        <w:t xml:space="preserve">11 Export schedule </w:t>
      </w:r>
      <w:r>
        <w:t>screenshot</w:t>
      </w:r>
      <w:r w:rsidR="62D27511">
        <w:t xml:space="preserve"> </w:t>
      </w:r>
      <w:r w:rsidR="7B7B8599" w:rsidRPr="79DD7FED">
        <w:rPr>
          <w:rFonts w:cs="Times New Roman"/>
        </w:rPr>
        <w:t>....</w:t>
      </w:r>
      <w:r>
        <w:t>......................................................................................</w:t>
      </w:r>
      <w:r w:rsidR="004600B2">
        <w:t>.</w:t>
      </w:r>
      <w:r>
        <w:t>.............................</w:t>
      </w:r>
      <w:r w:rsidR="5C76889A">
        <w:t>.......</w:t>
      </w:r>
      <w:r>
        <w:t>.....</w:t>
      </w:r>
      <w:r w:rsidR="00497ADA">
        <w:t>.</w:t>
      </w:r>
      <w:r>
        <w:t>.........</w:t>
      </w:r>
      <w:r w:rsidR="368D0DA0">
        <w:t>..</w:t>
      </w:r>
      <w:r>
        <w:t>.</w:t>
      </w:r>
      <w:r w:rsidR="4580214F">
        <w:t>4</w:t>
      </w:r>
      <w:r>
        <w:t>6</w:t>
      </w:r>
    </w:p>
    <w:p w14:paraId="75608AFB" w14:textId="6FB7E17A" w:rsidR="2C3F8889" w:rsidRDefault="2C3F8889" w:rsidP="00E66D9C">
      <w:pPr>
        <w:pStyle w:val="TableParagraph"/>
        <w:spacing w:line="360" w:lineRule="auto"/>
        <w:ind w:left="193" w:right="1470" w:firstLine="127"/>
      </w:pPr>
      <w:r>
        <w:t xml:space="preserve">Figure </w:t>
      </w:r>
      <w:r w:rsidR="72386C90">
        <w:t>12 Menu index mockup</w:t>
      </w:r>
      <w:r w:rsidR="64A16484">
        <w:t xml:space="preserve"> </w:t>
      </w:r>
      <w:r w:rsidR="1CB57C4B" w:rsidRPr="79DD7FED">
        <w:rPr>
          <w:rFonts w:cs="Times New Roman"/>
        </w:rPr>
        <w:t>.................</w:t>
      </w:r>
      <w:r w:rsidR="66E03E8A" w:rsidRPr="79DD7FED">
        <w:rPr>
          <w:rFonts w:cs="Times New Roman"/>
        </w:rPr>
        <w:t>........</w:t>
      </w:r>
      <w:r>
        <w:t>............................................................................................................</w:t>
      </w:r>
      <w:r w:rsidR="00497ADA">
        <w:t>.</w:t>
      </w:r>
      <w:r>
        <w:t>...................</w:t>
      </w:r>
      <w:r w:rsidR="03A89137">
        <w:t>..</w:t>
      </w:r>
      <w:r>
        <w:t>.</w:t>
      </w:r>
      <w:r w:rsidR="05037E25">
        <w:t>4</w:t>
      </w:r>
      <w:r w:rsidR="4DAFEFB0">
        <w:t>8</w:t>
      </w:r>
    </w:p>
    <w:p w14:paraId="2DBE0459" w14:textId="57E1AFDC" w:rsidR="2C3F8889" w:rsidRDefault="2C3F8889" w:rsidP="00E66D9C">
      <w:pPr>
        <w:pStyle w:val="TableParagraph"/>
        <w:spacing w:line="360" w:lineRule="auto"/>
        <w:ind w:left="193" w:right="1470" w:firstLine="127"/>
      </w:pPr>
      <w:r>
        <w:t xml:space="preserve">Figure </w:t>
      </w:r>
      <w:r w:rsidR="2DCAB46E">
        <w:t>13 Update schedule</w:t>
      </w:r>
      <w:r>
        <w:t xml:space="preserve"> screenshot</w:t>
      </w:r>
      <w:r w:rsidRPr="79DD7FED">
        <w:rPr>
          <w:rFonts w:cs="Times New Roman"/>
        </w:rPr>
        <w:t xml:space="preserve"> </w:t>
      </w:r>
      <w:r>
        <w:t>................................................</w:t>
      </w:r>
      <w:r w:rsidR="70157005">
        <w:t>.......</w:t>
      </w:r>
      <w:r>
        <w:t>............................................................</w:t>
      </w:r>
      <w:r w:rsidR="00497ADA">
        <w:t>..</w:t>
      </w:r>
      <w:r>
        <w:t>..........................</w:t>
      </w:r>
      <w:r w:rsidR="7CC32F2F">
        <w:t>..</w:t>
      </w:r>
      <w:r w:rsidR="40DB0320">
        <w:t>50</w:t>
      </w:r>
    </w:p>
    <w:p w14:paraId="5C67D505" w14:textId="4FF5849E" w:rsidR="006A0668" w:rsidRPr="006A0668" w:rsidRDefault="2C3F8889" w:rsidP="00E66D9C">
      <w:pPr>
        <w:pStyle w:val="TableParagraph"/>
        <w:spacing w:line="360" w:lineRule="auto"/>
        <w:ind w:left="193" w:right="1470" w:firstLine="127"/>
      </w:pPr>
      <w:r>
        <w:t xml:space="preserve">Figure </w:t>
      </w:r>
      <w:r w:rsidR="42241D6D">
        <w:t>14 Weekly schedule</w:t>
      </w:r>
      <w:r>
        <w:t xml:space="preserve"> screenshot</w:t>
      </w:r>
      <w:r w:rsidRPr="79DD7FED">
        <w:rPr>
          <w:rFonts w:cs="Times New Roman"/>
        </w:rPr>
        <w:t xml:space="preserve"> </w:t>
      </w:r>
      <w:r>
        <w:t>.........................................................</w:t>
      </w:r>
      <w:r w:rsidR="06F3047B">
        <w:t>.</w:t>
      </w:r>
      <w:r>
        <w:t>................................</w:t>
      </w:r>
      <w:r w:rsidR="45C3A99D">
        <w:t>.........</w:t>
      </w:r>
      <w:r>
        <w:t>..................</w:t>
      </w:r>
      <w:r w:rsidR="00497ADA">
        <w:t>..</w:t>
      </w:r>
      <w:r>
        <w:t>.........................</w:t>
      </w:r>
      <w:r w:rsidR="2AFE2F48">
        <w:t>5</w:t>
      </w:r>
      <w:r w:rsidR="44091389">
        <w:t>2</w:t>
      </w:r>
    </w:p>
    <w:p w14:paraId="23A489BD" w14:textId="38AA0313" w:rsidR="1B1D51F6" w:rsidRDefault="26C51403" w:rsidP="00E66D9C">
      <w:pPr>
        <w:pStyle w:val="TableParagraph"/>
        <w:spacing w:line="360" w:lineRule="auto"/>
        <w:ind w:left="193" w:right="1470" w:firstLine="127"/>
      </w:pPr>
      <w:r>
        <w:t xml:space="preserve">Figure 15 </w:t>
      </w:r>
      <w:r w:rsidR="5F44E903">
        <w:t>Check hold screenshot</w:t>
      </w:r>
      <w:r>
        <w:t xml:space="preserve"> </w:t>
      </w:r>
      <w:r w:rsidR="67612EBB">
        <w:t>….....</w:t>
      </w:r>
      <w:r>
        <w:t>........................................................................................................................................</w:t>
      </w:r>
      <w:r w:rsidR="64EE44E5">
        <w:t>.</w:t>
      </w:r>
      <w:r>
        <w:t>.......62</w:t>
      </w:r>
    </w:p>
    <w:p w14:paraId="2D3E8DDA" w14:textId="3D11C998" w:rsidR="7ED0B891" w:rsidRDefault="095C2D48" w:rsidP="00E66D9C">
      <w:pPr>
        <w:pStyle w:val="TableParagraph"/>
        <w:spacing w:line="360" w:lineRule="auto"/>
        <w:ind w:left="193" w:right="1470" w:firstLine="127"/>
      </w:pPr>
      <w:r>
        <w:t>Figure 1</w:t>
      </w:r>
      <w:r w:rsidR="2E16F243">
        <w:t>6</w:t>
      </w:r>
      <w:r>
        <w:t xml:space="preserve"> Enable/disable automatic registration </w:t>
      </w:r>
      <w:r w:rsidR="68106BFA">
        <w:t xml:space="preserve">screenshot </w:t>
      </w:r>
      <w:r>
        <w:t>...................................................................................................</w:t>
      </w:r>
      <w:r w:rsidR="769A7D2A">
        <w:t>......</w:t>
      </w:r>
      <w:r>
        <w:t>.......</w:t>
      </w:r>
      <w:r w:rsidR="5DD05232">
        <w:t>6</w:t>
      </w:r>
      <w:r w:rsidR="04B9EDFB">
        <w:t>4</w:t>
      </w:r>
    </w:p>
    <w:p w14:paraId="09DCBE89" w14:textId="2FEEB8C6" w:rsidR="04B9EDFB" w:rsidRDefault="2C3F8889" w:rsidP="00E66D9C">
      <w:pPr>
        <w:spacing w:before="198"/>
        <w:ind w:left="320" w:right="1470"/>
        <w:rPr>
          <w:rFonts w:cs="Times New Roman"/>
          <w:szCs w:val="24"/>
        </w:rPr>
      </w:pPr>
      <w:r w:rsidRPr="6EE53B07">
        <w:rPr>
          <w:rFonts w:cs="Times New Roman"/>
        </w:rPr>
        <w:t xml:space="preserve">Figure </w:t>
      </w:r>
      <w:r w:rsidR="04B9EDFB" w:rsidRPr="6EE53B07">
        <w:rPr>
          <w:rFonts w:cs="Times New Roman"/>
        </w:rPr>
        <w:t xml:space="preserve">17 Course Feedback screenshot </w:t>
      </w:r>
      <w:r w:rsidR="41D23BC2" w:rsidRPr="6EE53B07">
        <w:rPr>
          <w:rFonts w:cs="Times New Roman"/>
        </w:rPr>
        <w:t>...</w:t>
      </w:r>
      <w:r w:rsidR="04B9EDFB">
        <w:t>.............................................................................................................................................6</w:t>
      </w:r>
      <w:r w:rsidR="28D1A647">
        <w:t>6</w:t>
      </w:r>
    </w:p>
    <w:p w14:paraId="2572C42D" w14:textId="27D8623D" w:rsidR="2C3F8889" w:rsidRDefault="555A323C" w:rsidP="00E66D9C">
      <w:pPr>
        <w:pStyle w:val="TableParagraph"/>
        <w:spacing w:line="360" w:lineRule="auto"/>
        <w:ind w:left="193" w:right="1470" w:firstLine="127"/>
      </w:pPr>
      <w:r>
        <w:lastRenderedPageBreak/>
        <w:t xml:space="preserve">Figure </w:t>
      </w:r>
      <w:r w:rsidR="3758C9B6">
        <w:t>18</w:t>
      </w:r>
      <w:r w:rsidR="2C3F8889">
        <w:t xml:space="preserve"> </w:t>
      </w:r>
      <w:r w:rsidR="5AECEE00">
        <w:t>Degree requirements</w:t>
      </w:r>
      <w:r w:rsidR="2C3F8889">
        <w:t xml:space="preserve"> screenshot</w:t>
      </w:r>
      <w:r w:rsidR="2C3F8889" w:rsidRPr="6EE53B07">
        <w:rPr>
          <w:rFonts w:cs="Times New Roman"/>
        </w:rPr>
        <w:t xml:space="preserve"> </w:t>
      </w:r>
      <w:r w:rsidR="2C3F8889">
        <w:t>........................................</w:t>
      </w:r>
      <w:r w:rsidR="75FA894F">
        <w:t>.........</w:t>
      </w:r>
      <w:r w:rsidR="2C3F8889">
        <w:t>.............................................................</w:t>
      </w:r>
      <w:r w:rsidR="00497ADA">
        <w:t>.</w:t>
      </w:r>
      <w:r w:rsidR="2C3F8889">
        <w:t>...........................</w:t>
      </w:r>
      <w:r w:rsidR="68624396">
        <w:t>71</w:t>
      </w:r>
    </w:p>
    <w:p w14:paraId="441B8F30" w14:textId="6FA8D8BF" w:rsidR="2C3F8889" w:rsidRDefault="2C3F8889" w:rsidP="00E66D9C">
      <w:pPr>
        <w:pStyle w:val="TableParagraph"/>
        <w:spacing w:line="360" w:lineRule="auto"/>
        <w:ind w:left="193" w:right="1470" w:firstLine="127"/>
      </w:pPr>
      <w:r>
        <w:t xml:space="preserve">Figure </w:t>
      </w:r>
      <w:r w:rsidR="57DB0AA6">
        <w:t>19</w:t>
      </w:r>
      <w:r w:rsidR="531ABFA8">
        <w:t xml:space="preserve"> Class restrictions error message</w:t>
      </w:r>
      <w:r>
        <w:t xml:space="preserve"> screenshot</w:t>
      </w:r>
      <w:r w:rsidRPr="6EE53B07">
        <w:rPr>
          <w:rFonts w:cs="Times New Roman"/>
        </w:rPr>
        <w:t xml:space="preserve"> </w:t>
      </w:r>
      <w:r>
        <w:t>.................................................................................................</w:t>
      </w:r>
      <w:r w:rsidR="6ED34103">
        <w:t>...</w:t>
      </w:r>
      <w:r>
        <w:t>....................</w:t>
      </w:r>
      <w:r w:rsidR="1C145FD9">
        <w:t>.</w:t>
      </w:r>
      <w:r w:rsidR="0A3CAE80">
        <w:t>7</w:t>
      </w:r>
      <w:r w:rsidR="25A6539E">
        <w:t>3</w:t>
      </w:r>
    </w:p>
    <w:p w14:paraId="19318944" w14:textId="0D3BC5DC" w:rsidR="2C3F8889" w:rsidRDefault="2C3F8889" w:rsidP="00E66D9C">
      <w:pPr>
        <w:pStyle w:val="TableParagraph"/>
        <w:spacing w:line="360" w:lineRule="auto"/>
        <w:ind w:left="193" w:right="1470" w:firstLine="127"/>
      </w:pPr>
      <w:r>
        <w:t xml:space="preserve">Figure </w:t>
      </w:r>
      <w:r w:rsidR="555A323C">
        <w:t>2</w:t>
      </w:r>
      <w:r w:rsidR="01D9D50B">
        <w:t>0</w:t>
      </w:r>
      <w:r w:rsidR="26E0B4C4">
        <w:t xml:space="preserve"> Grad planner login</w:t>
      </w:r>
      <w:r>
        <w:t xml:space="preserve"> screenshot</w:t>
      </w:r>
      <w:r w:rsidRPr="0CE672E5">
        <w:rPr>
          <w:rFonts w:cs="Times New Roman"/>
        </w:rPr>
        <w:t xml:space="preserve"> </w:t>
      </w:r>
      <w:r>
        <w:t>........................................................</w:t>
      </w:r>
      <w:r w:rsidR="07E9601B">
        <w:t>.</w:t>
      </w:r>
      <w:r>
        <w:t>....................................................................................</w:t>
      </w:r>
      <w:r w:rsidR="5DAC5FBE">
        <w:t>7</w:t>
      </w:r>
      <w:r w:rsidR="40BABF9E">
        <w:t>5</w:t>
      </w:r>
    </w:p>
    <w:p w14:paraId="3B255FFE" w14:textId="1FC9C6AB" w:rsidR="2C3F8889" w:rsidRDefault="2C3F8889" w:rsidP="00E66D9C">
      <w:pPr>
        <w:pStyle w:val="TableParagraph"/>
        <w:spacing w:line="360" w:lineRule="auto"/>
        <w:ind w:left="193" w:right="1470" w:firstLine="127"/>
      </w:pPr>
      <w:r>
        <w:t xml:space="preserve">Figure </w:t>
      </w:r>
      <w:r w:rsidR="555A323C">
        <w:t>2</w:t>
      </w:r>
      <w:r w:rsidR="3E2B3A24">
        <w:t>1</w:t>
      </w:r>
      <w:r w:rsidR="4EA5B584">
        <w:t xml:space="preserve"> Grad path</w:t>
      </w:r>
      <w:r>
        <w:t xml:space="preserve"> screenshot</w:t>
      </w:r>
      <w:r w:rsidRPr="0CE672E5">
        <w:rPr>
          <w:rFonts w:cs="Times New Roman"/>
        </w:rPr>
        <w:t xml:space="preserve"> </w:t>
      </w:r>
      <w:r w:rsidR="7FFB584C" w:rsidRPr="0CE672E5">
        <w:rPr>
          <w:rFonts w:cs="Times New Roman"/>
        </w:rPr>
        <w:t>…...................</w:t>
      </w:r>
      <w:r w:rsidR="43E613A8" w:rsidRPr="0CE672E5">
        <w:rPr>
          <w:rFonts w:cs="Times New Roman"/>
        </w:rPr>
        <w:t>.</w:t>
      </w:r>
      <w:r>
        <w:t>....................................................................................................................................</w:t>
      </w:r>
      <w:r w:rsidR="0D6EE81F">
        <w:t>79</w:t>
      </w:r>
    </w:p>
    <w:p w14:paraId="3A546DD9" w14:textId="344BE635" w:rsidR="2C3F8889" w:rsidRDefault="2C3F8889" w:rsidP="00E66D9C">
      <w:pPr>
        <w:pStyle w:val="TableParagraph"/>
        <w:spacing w:line="360" w:lineRule="auto"/>
        <w:ind w:left="193" w:right="1470" w:firstLine="127"/>
      </w:pPr>
      <w:r>
        <w:t xml:space="preserve">Figure </w:t>
      </w:r>
      <w:r w:rsidR="555A323C">
        <w:t>2</w:t>
      </w:r>
      <w:r w:rsidR="3D9EF874">
        <w:t>2</w:t>
      </w:r>
      <w:r w:rsidR="365C26A2">
        <w:t xml:space="preserve"> Possible classes</w:t>
      </w:r>
      <w:r>
        <w:t xml:space="preserve"> screenshot</w:t>
      </w:r>
      <w:r w:rsidRPr="0CE672E5">
        <w:rPr>
          <w:rFonts w:cs="Times New Roman"/>
        </w:rPr>
        <w:t xml:space="preserve"> </w:t>
      </w:r>
      <w:r>
        <w:t>............................................................</w:t>
      </w:r>
      <w:r w:rsidR="151CB451">
        <w:t>.</w:t>
      </w:r>
      <w:r>
        <w:t>..................................................................................</w:t>
      </w:r>
      <w:r w:rsidR="00497ADA">
        <w:t>..</w:t>
      </w:r>
      <w:r>
        <w:t>.</w:t>
      </w:r>
      <w:r w:rsidR="36BF52DC">
        <w:t>81</w:t>
      </w:r>
    </w:p>
    <w:p w14:paraId="7D090437" w14:textId="7786D157" w:rsidR="6D33DB4E" w:rsidRDefault="6D33DB4E" w:rsidP="00E66D9C">
      <w:pPr>
        <w:pStyle w:val="TableParagraph"/>
        <w:spacing w:before="120" w:line="360" w:lineRule="auto"/>
        <w:ind w:left="180" w:right="1470" w:firstLine="90"/>
      </w:pPr>
      <w:r>
        <w:t xml:space="preserve">Figure </w:t>
      </w:r>
      <w:r w:rsidR="4D2830A6">
        <w:t>2</w:t>
      </w:r>
      <w:r w:rsidR="0F8D68C2">
        <w:t>3</w:t>
      </w:r>
      <w:r>
        <w:t xml:space="preserve"> Grad Planner tour launch button mockup …........................................</w:t>
      </w:r>
      <w:r w:rsidRPr="6294CE92">
        <w:rPr>
          <w:rFonts w:eastAsia="Times New Roman" w:cs="Times New Roman"/>
        </w:rPr>
        <w:t>................................................................................</w:t>
      </w:r>
      <w:r w:rsidR="4AD33D1C" w:rsidRPr="6294CE92">
        <w:rPr>
          <w:rFonts w:eastAsia="Times New Roman" w:cs="Times New Roman"/>
        </w:rPr>
        <w:t>.</w:t>
      </w:r>
      <w:r w:rsidR="4D2830A6" w:rsidRPr="6294CE92">
        <w:rPr>
          <w:rFonts w:eastAsia="Times New Roman" w:cs="Times New Roman"/>
        </w:rPr>
        <w:t>8</w:t>
      </w:r>
      <w:r w:rsidR="6CE7998C" w:rsidRPr="6294CE92">
        <w:rPr>
          <w:rFonts w:eastAsia="Times New Roman" w:cs="Times New Roman"/>
        </w:rPr>
        <w:t>7</w:t>
      </w:r>
    </w:p>
    <w:p w14:paraId="21E1877E" w14:textId="7786D157" w:rsidR="00CA2318" w:rsidRPr="00CA2318" w:rsidRDefault="2C3F8889" w:rsidP="00E66D9C">
      <w:pPr>
        <w:pStyle w:val="TableParagraph"/>
        <w:spacing w:line="360" w:lineRule="auto"/>
        <w:ind w:left="720" w:right="1470" w:hanging="400"/>
      </w:pPr>
      <w:r>
        <w:t xml:space="preserve">Figure </w:t>
      </w:r>
      <w:r w:rsidR="49805A6A">
        <w:t>2</w:t>
      </w:r>
      <w:r w:rsidR="2BEC8A39">
        <w:t>4</w:t>
      </w:r>
      <w:r w:rsidR="097DCF04">
        <w:t xml:space="preserve"> </w:t>
      </w:r>
      <w:r w:rsidR="3BAE5B9B">
        <w:t>Grad planner tour mockup</w:t>
      </w:r>
      <w:r w:rsidRPr="6294CE92">
        <w:rPr>
          <w:rFonts w:cs="Times New Roman"/>
        </w:rPr>
        <w:t xml:space="preserve"> </w:t>
      </w:r>
      <w:r w:rsidR="5868B707" w:rsidRPr="6294CE92">
        <w:rPr>
          <w:rFonts w:cs="Times New Roman"/>
        </w:rPr>
        <w:t>…</w:t>
      </w:r>
      <w:r w:rsidR="6F114A6A" w:rsidRPr="6294CE92">
        <w:rPr>
          <w:rFonts w:cs="Times New Roman"/>
        </w:rPr>
        <w:t>.</w:t>
      </w:r>
      <w:r>
        <w:t>..........................................................................................................................................</w:t>
      </w:r>
      <w:r w:rsidR="2D4DCA67">
        <w:t>....</w:t>
      </w:r>
      <w:r w:rsidR="7D504EF3">
        <w:t>89</w:t>
      </w:r>
    </w:p>
    <w:p w14:paraId="1BDDF5BC" w14:textId="16D06C04" w:rsidR="6FDB5B03" w:rsidRDefault="5511BE19" w:rsidP="00E66D9C">
      <w:pPr>
        <w:spacing w:before="100"/>
        <w:ind w:left="320" w:right="1470"/>
        <w:rPr>
          <w:rFonts w:cs="Times New Roman"/>
          <w:szCs w:val="24"/>
        </w:rPr>
      </w:pPr>
      <w:r w:rsidRPr="6294CE92">
        <w:rPr>
          <w:rFonts w:cs="Times New Roman"/>
        </w:rPr>
        <w:t xml:space="preserve">Figure </w:t>
      </w:r>
      <w:r w:rsidR="6FDB5B03" w:rsidRPr="6294CE92">
        <w:rPr>
          <w:rFonts w:cs="Times New Roman"/>
        </w:rPr>
        <w:t xml:space="preserve">25 System Architecture Diagram </w:t>
      </w:r>
      <w:r w:rsidR="6FDB5B03">
        <w:t>.......................................................................................................................</w:t>
      </w:r>
      <w:r w:rsidR="7F199C6A">
        <w:t>.......</w:t>
      </w:r>
      <w:r w:rsidR="6FDB5B03">
        <w:t>...............96</w:t>
      </w:r>
    </w:p>
    <w:p w14:paraId="1114EDF2" w14:textId="409CA300" w:rsidR="6647C1C6" w:rsidRDefault="6647C1C6" w:rsidP="00E66D9C">
      <w:pPr>
        <w:spacing w:before="198"/>
        <w:ind w:left="320" w:right="1470"/>
        <w:rPr>
          <w:rFonts w:cs="Times New Roman"/>
          <w:szCs w:val="24"/>
        </w:rPr>
      </w:pPr>
      <w:r w:rsidRPr="6B7DACEC">
        <w:rPr>
          <w:rFonts w:cs="Times New Roman"/>
        </w:rPr>
        <w:t xml:space="preserve">Figure 26 Degree Audit Diagram </w:t>
      </w:r>
      <w:r w:rsidR="36F229FA" w:rsidRPr="6B7DACEC">
        <w:rPr>
          <w:rFonts w:cs="Times New Roman"/>
        </w:rPr>
        <w:t>...</w:t>
      </w:r>
      <w:r w:rsidRPr="6B7DACEC">
        <w:rPr>
          <w:rFonts w:cs="Times New Roman"/>
        </w:rPr>
        <w:t>….</w:t>
      </w:r>
      <w:r>
        <w:t>.</w:t>
      </w:r>
      <w:r w:rsidRPr="6B7DACEC">
        <w:rPr>
          <w:rFonts w:cs="Times New Roman"/>
        </w:rPr>
        <w:t>.</w:t>
      </w:r>
      <w:r>
        <w:t>.................................................................................................................</w:t>
      </w:r>
      <w:r w:rsidR="2693C411">
        <w:t>.........</w:t>
      </w:r>
      <w:r>
        <w:t>...................115</w:t>
      </w:r>
    </w:p>
    <w:p w14:paraId="61AD8D3B" w14:textId="561CDC06" w:rsidR="3CED0F34" w:rsidRDefault="3CED0F34" w:rsidP="00E66D9C">
      <w:pPr>
        <w:spacing w:before="198"/>
        <w:ind w:left="320" w:right="1470"/>
        <w:rPr>
          <w:rFonts w:cs="Times New Roman"/>
          <w:szCs w:val="24"/>
        </w:rPr>
      </w:pPr>
      <w:r w:rsidRPr="6294CE92">
        <w:rPr>
          <w:rFonts w:cs="Times New Roman"/>
        </w:rPr>
        <w:t>Figure 27 Class Availability Diagram</w:t>
      </w:r>
      <w:r w:rsidR="0BD0C1D8" w:rsidRPr="6294CE92">
        <w:rPr>
          <w:rFonts w:cs="Times New Roman"/>
        </w:rPr>
        <w:t xml:space="preserve"> ..</w:t>
      </w:r>
      <w:r w:rsidR="0BD0C1D8" w:rsidRPr="6294CE92">
        <w:rPr>
          <w:rFonts w:eastAsia="Times New Roman" w:cs="Times New Roman"/>
        </w:rPr>
        <w:t>.......................</w:t>
      </w:r>
      <w:r w:rsidR="29F58851" w:rsidRPr="6294CE92">
        <w:rPr>
          <w:rFonts w:eastAsia="Times New Roman" w:cs="Times New Roman"/>
        </w:rPr>
        <w:t>.......</w:t>
      </w:r>
      <w:r w:rsidR="0BD0C1D8" w:rsidRPr="6294CE92">
        <w:rPr>
          <w:rFonts w:eastAsia="Times New Roman" w:cs="Times New Roman"/>
        </w:rPr>
        <w:t>................................................................................................................116</w:t>
      </w:r>
    </w:p>
    <w:p w14:paraId="375D6902" w14:textId="3DE511E8" w:rsidR="5511BE19" w:rsidRDefault="5D514FC8" w:rsidP="00E66D9C">
      <w:pPr>
        <w:pStyle w:val="TableParagraph"/>
        <w:spacing w:line="360" w:lineRule="auto"/>
        <w:ind w:left="720" w:right="1470" w:hanging="400"/>
      </w:pPr>
      <w:r>
        <w:t>Figure 2</w:t>
      </w:r>
      <w:r w:rsidR="5C0432CC">
        <w:t>8</w:t>
      </w:r>
      <w:r w:rsidR="5511BE19">
        <w:t xml:space="preserve"> Login Relationship Diagram</w:t>
      </w:r>
      <w:r w:rsidR="1C76A7DC">
        <w:t xml:space="preserve"> </w:t>
      </w:r>
      <w:r w:rsidR="5511BE19">
        <w:t>................................................................</w:t>
      </w:r>
      <w:r w:rsidR="0540C802">
        <w:t>.</w:t>
      </w:r>
      <w:r w:rsidR="5511BE19">
        <w:t>............................................................................</w:t>
      </w:r>
      <w:r>
        <w:t>1</w:t>
      </w:r>
      <w:r w:rsidR="649C51C7">
        <w:t>25</w:t>
      </w:r>
    </w:p>
    <w:p w14:paraId="0087B8D7" w14:textId="3268B850" w:rsidR="7061AB9B" w:rsidRDefault="7061AB9B" w:rsidP="00E66D9C">
      <w:pPr>
        <w:pStyle w:val="TableParagraph"/>
        <w:spacing w:line="360" w:lineRule="auto"/>
        <w:ind w:left="720" w:right="1470" w:hanging="400"/>
      </w:pPr>
      <w:r>
        <w:t>Figure 30 Export Schedule Diagram ...</w:t>
      </w:r>
      <w:r w:rsidRPr="6B7DACEC">
        <w:rPr>
          <w:rFonts w:cs="Times New Roman"/>
        </w:rPr>
        <w:t>.</w:t>
      </w:r>
      <w:r>
        <w:t>...............................................................................................</w:t>
      </w:r>
      <w:r w:rsidR="30E400A5">
        <w:t>...</w:t>
      </w:r>
      <w:r>
        <w:t>............................................128</w:t>
      </w:r>
    </w:p>
    <w:p w14:paraId="0C8D1E44" w14:textId="4E209203" w:rsidR="1BFA13E0" w:rsidRDefault="41918E40" w:rsidP="00E66D9C">
      <w:pPr>
        <w:pStyle w:val="TableParagraph"/>
        <w:spacing w:line="360" w:lineRule="auto"/>
        <w:ind w:left="720" w:right="1470" w:hanging="400"/>
      </w:pPr>
      <w:r>
        <w:t>Figure 31</w:t>
      </w:r>
      <w:r w:rsidR="227C9317">
        <w:t xml:space="preserve"> </w:t>
      </w:r>
      <w:r w:rsidR="227C9317" w:rsidRPr="6B7DACEC">
        <w:rPr>
          <w:rFonts w:cs="Times New Roman"/>
        </w:rPr>
        <w:t>Menu Index Diagram</w:t>
      </w:r>
      <w:r>
        <w:t xml:space="preserve"> </w:t>
      </w:r>
      <w:r w:rsidR="36BB01FF">
        <w:t>…........</w:t>
      </w:r>
      <w:r>
        <w:t>.....................................................................................................................</w:t>
      </w:r>
      <w:r w:rsidR="138FAFD4">
        <w:t>......</w:t>
      </w:r>
      <w:r>
        <w:t>..................1</w:t>
      </w:r>
      <w:r w:rsidR="25D90A6B">
        <w:t>29</w:t>
      </w:r>
    </w:p>
    <w:p w14:paraId="1058E575" w14:textId="44F03D74" w:rsidR="35B0EEDA" w:rsidRDefault="35B0EEDA" w:rsidP="00E66D9C">
      <w:pPr>
        <w:spacing w:before="198"/>
        <w:ind w:left="320" w:right="1470"/>
      </w:pPr>
      <w:r w:rsidRPr="6B7DACEC">
        <w:rPr>
          <w:rFonts w:cs="Times New Roman"/>
        </w:rPr>
        <w:t xml:space="preserve">Figure 32 Update Schedule Diagram </w:t>
      </w:r>
      <w:r w:rsidR="718EC8C3" w:rsidRPr="6B7DACEC">
        <w:rPr>
          <w:rFonts w:cs="Times New Roman"/>
        </w:rPr>
        <w:t>.</w:t>
      </w:r>
      <w:r w:rsidR="16F6029B" w:rsidRPr="6B7DACEC">
        <w:rPr>
          <w:rFonts w:cs="Times New Roman"/>
        </w:rPr>
        <w:t>...</w:t>
      </w:r>
      <w:r>
        <w:t>..........................................................................................................................</w:t>
      </w:r>
      <w:r w:rsidR="289BA346">
        <w:t>........</w:t>
      </w:r>
      <w:r>
        <w:t>...........13</w:t>
      </w:r>
      <w:r w:rsidR="755D7DA2">
        <w:t>0</w:t>
      </w:r>
    </w:p>
    <w:p w14:paraId="7F70D7F3" w14:textId="5244B4A7" w:rsidR="755D7DA2" w:rsidRDefault="755D7DA2" w:rsidP="00E66D9C">
      <w:pPr>
        <w:spacing w:before="198"/>
        <w:ind w:left="320" w:right="1470"/>
        <w:rPr>
          <w:rFonts w:eastAsia="Times New Roman" w:cs="Times New Roman"/>
        </w:rPr>
      </w:pPr>
      <w:r w:rsidRPr="462B0461">
        <w:rPr>
          <w:rFonts w:cs="Times New Roman"/>
        </w:rPr>
        <w:t xml:space="preserve">Figure 33 Weekly Schedule Diagram </w:t>
      </w:r>
      <w:r w:rsidR="6983FD58" w:rsidRPr="462B0461">
        <w:rPr>
          <w:rFonts w:cs="Times New Roman"/>
        </w:rPr>
        <w:t>...</w:t>
      </w:r>
      <w:r w:rsidRPr="462B0461">
        <w:rPr>
          <w:rFonts w:eastAsia="Times New Roman" w:cs="Times New Roman"/>
        </w:rPr>
        <w:t>................................</w:t>
      </w:r>
      <w:r w:rsidR="6DE9409D" w:rsidRPr="462B0461">
        <w:rPr>
          <w:rFonts w:eastAsia="Times New Roman" w:cs="Times New Roman"/>
        </w:rPr>
        <w:t>.........</w:t>
      </w:r>
      <w:r w:rsidRPr="462B0461">
        <w:rPr>
          <w:rFonts w:eastAsia="Times New Roman" w:cs="Times New Roman"/>
        </w:rPr>
        <w:t>....................................................................................................131</w:t>
      </w:r>
    </w:p>
    <w:p w14:paraId="39FFA907" w14:textId="2A4C81F6" w:rsidR="4FD3AAB4" w:rsidRDefault="4FD3AAB4" w:rsidP="00E66D9C">
      <w:pPr>
        <w:spacing w:before="198"/>
        <w:ind w:left="320" w:right="1470"/>
        <w:rPr>
          <w:rFonts w:cs="Times New Roman"/>
        </w:rPr>
      </w:pPr>
      <w:r w:rsidRPr="462B0461">
        <w:rPr>
          <w:rFonts w:cs="Times New Roman"/>
        </w:rPr>
        <w:t>Figure 34 RESTful Web Services Diagram</w:t>
      </w:r>
      <w:r w:rsidR="43E30B3E" w:rsidRPr="462B0461">
        <w:rPr>
          <w:rFonts w:cs="Times New Roman"/>
        </w:rPr>
        <w:t xml:space="preserve"> </w:t>
      </w:r>
      <w:r w:rsidR="1F44E9C4" w:rsidRPr="462B0461">
        <w:rPr>
          <w:rFonts w:cs="Times New Roman"/>
        </w:rPr>
        <w:t>.</w:t>
      </w:r>
      <w:r w:rsidR="43E30B3E" w:rsidRPr="462B0461">
        <w:rPr>
          <w:rFonts w:eastAsia="Times New Roman" w:cs="Times New Roman"/>
        </w:rPr>
        <w:t>......................................................................................................................................132</w:t>
      </w:r>
    </w:p>
    <w:p w14:paraId="7A3B3EE9" w14:textId="146C96F6" w:rsidR="3793B62B" w:rsidRDefault="3793B62B" w:rsidP="00E66D9C">
      <w:pPr>
        <w:spacing w:before="198"/>
        <w:ind w:left="320" w:right="1470"/>
        <w:rPr>
          <w:rFonts w:eastAsia="Times New Roman" w:cs="Times New Roman"/>
        </w:rPr>
      </w:pPr>
      <w:r w:rsidRPr="462B0461">
        <w:rPr>
          <w:rFonts w:cs="Times New Roman"/>
        </w:rPr>
        <w:t xml:space="preserve">Figure 35 Check Holds Diagram </w:t>
      </w:r>
      <w:r w:rsidR="252C62E5" w:rsidRPr="462B0461">
        <w:rPr>
          <w:rFonts w:cs="Times New Roman"/>
        </w:rPr>
        <w:t>.</w:t>
      </w:r>
      <w:r w:rsidR="383DFF6C" w:rsidRPr="462B0461">
        <w:rPr>
          <w:rFonts w:cs="Times New Roman"/>
        </w:rPr>
        <w:t>….......</w:t>
      </w:r>
      <w:r w:rsidR="383DFF6C" w:rsidRPr="462B0461">
        <w:rPr>
          <w:rFonts w:eastAsia="Times New Roman" w:cs="Times New Roman"/>
        </w:rPr>
        <w:t>.............................................................................................................</w:t>
      </w:r>
      <w:r w:rsidR="61722ACF" w:rsidRPr="462B0461">
        <w:rPr>
          <w:rFonts w:eastAsia="Times New Roman" w:cs="Times New Roman"/>
        </w:rPr>
        <w:t>......</w:t>
      </w:r>
      <w:r w:rsidR="383DFF6C" w:rsidRPr="462B0461">
        <w:rPr>
          <w:rFonts w:eastAsia="Times New Roman" w:cs="Times New Roman"/>
        </w:rPr>
        <w:t>........................133</w:t>
      </w:r>
    </w:p>
    <w:p w14:paraId="77EE7258" w14:textId="7DF63532" w:rsidR="27B81BBB" w:rsidRDefault="27B81BBB" w:rsidP="00E66D9C">
      <w:pPr>
        <w:spacing w:before="198"/>
        <w:ind w:left="320" w:right="1470"/>
        <w:rPr>
          <w:rFonts w:cs="Times New Roman"/>
        </w:rPr>
      </w:pPr>
      <w:r w:rsidRPr="462B0461">
        <w:rPr>
          <w:rFonts w:cs="Times New Roman"/>
        </w:rPr>
        <w:t>Figure 36 Degree Path Diagram ..….......</w:t>
      </w:r>
      <w:r w:rsidRPr="462B0461">
        <w:rPr>
          <w:rFonts w:eastAsia="Times New Roman" w:cs="Times New Roman"/>
        </w:rPr>
        <w:t>...........................................................................................................................................139</w:t>
      </w:r>
    </w:p>
    <w:p w14:paraId="0CD93C7A" w14:textId="3DCB0E49" w:rsidR="00676CAC" w:rsidRDefault="47705DD0" w:rsidP="00E66D9C">
      <w:pPr>
        <w:spacing w:before="198"/>
        <w:ind w:left="320" w:right="1470"/>
        <w:rPr>
          <w:rFonts w:cs="Times New Roman"/>
        </w:rPr>
      </w:pPr>
      <w:r w:rsidRPr="462B0461">
        <w:rPr>
          <w:rFonts w:cs="Times New Roman"/>
        </w:rPr>
        <w:t xml:space="preserve">Figure 37 User Controller Diagram </w:t>
      </w:r>
      <w:r w:rsidR="15BFEB2F" w:rsidRPr="462B0461">
        <w:rPr>
          <w:rFonts w:cs="Times New Roman"/>
        </w:rPr>
        <w:t>.</w:t>
      </w:r>
      <w:r w:rsidRPr="462B0461">
        <w:rPr>
          <w:rFonts w:cs="Times New Roman"/>
        </w:rPr>
        <w:t>.......</w:t>
      </w:r>
      <w:r w:rsidRPr="462B0461">
        <w:rPr>
          <w:rFonts w:eastAsia="Times New Roman" w:cs="Times New Roman"/>
        </w:rPr>
        <w:t>................................................................................................................</w:t>
      </w:r>
      <w:r w:rsidR="466B9E66" w:rsidRPr="462B0461">
        <w:rPr>
          <w:rFonts w:eastAsia="Times New Roman" w:cs="Times New Roman"/>
        </w:rPr>
        <w:t>........</w:t>
      </w:r>
      <w:r w:rsidRPr="462B0461">
        <w:rPr>
          <w:rFonts w:eastAsia="Times New Roman" w:cs="Times New Roman"/>
        </w:rPr>
        <w:t>...................140</w:t>
      </w:r>
    </w:p>
    <w:p w14:paraId="52D87291" w14:textId="26891C1B" w:rsidR="00604D00" w:rsidRDefault="4AB5C8A3" w:rsidP="00E66D9C">
      <w:pPr>
        <w:spacing w:before="198"/>
        <w:ind w:left="320" w:right="1470"/>
        <w:rPr>
          <w:rFonts w:eastAsia="Times New Roman" w:cs="Times New Roman"/>
        </w:rPr>
      </w:pPr>
      <w:r w:rsidRPr="462B0461">
        <w:rPr>
          <w:rFonts w:cs="Times New Roman"/>
        </w:rPr>
        <w:lastRenderedPageBreak/>
        <w:t>Figure 38 Class Registration Diagram ....</w:t>
      </w:r>
      <w:r w:rsidRPr="462B0461">
        <w:rPr>
          <w:rFonts w:eastAsia="Times New Roman" w:cs="Times New Roman"/>
        </w:rPr>
        <w:t>................................................................................................................................</w:t>
      </w:r>
      <w:r w:rsidR="431B839B" w:rsidRPr="462B0461">
        <w:rPr>
          <w:rFonts w:eastAsia="Times New Roman" w:cs="Times New Roman"/>
        </w:rPr>
        <w:t>..........</w:t>
      </w:r>
      <w:r w:rsidRPr="462B0461">
        <w:rPr>
          <w:rFonts w:eastAsia="Times New Roman" w:cs="Times New Roman"/>
        </w:rPr>
        <w:t>.142</w:t>
      </w:r>
    </w:p>
    <w:p w14:paraId="62273FD4" w14:textId="1E5A34D9" w:rsidR="00844D37" w:rsidRDefault="3113574E" w:rsidP="00E66D9C">
      <w:pPr>
        <w:spacing w:before="198"/>
        <w:ind w:left="320" w:right="1470"/>
        <w:rPr>
          <w:rFonts w:cs="Times New Roman"/>
        </w:rPr>
      </w:pPr>
      <w:r w:rsidRPr="462B0461">
        <w:rPr>
          <w:rFonts w:cs="Times New Roman"/>
        </w:rPr>
        <w:t>Figure 39 User Interface Diagram ….......</w:t>
      </w:r>
      <w:r w:rsidRPr="462B0461">
        <w:rPr>
          <w:rFonts w:eastAsia="Times New Roman" w:cs="Times New Roman"/>
        </w:rPr>
        <w:t>...........................................................................................................................................143</w:t>
      </w:r>
    </w:p>
    <w:p w14:paraId="47A195F1" w14:textId="02BABEDA" w:rsidR="00640559" w:rsidRDefault="114D63C9" w:rsidP="00E66D9C">
      <w:pPr>
        <w:spacing w:before="198"/>
        <w:ind w:left="320" w:right="1470"/>
        <w:rPr>
          <w:rFonts w:cs="Times New Roman"/>
          <w:szCs w:val="24"/>
        </w:rPr>
      </w:pPr>
      <w:r w:rsidRPr="756BC325">
        <w:rPr>
          <w:rFonts w:cs="Times New Roman"/>
        </w:rPr>
        <w:t>Figure 40 Grad Path Diagram …...….......</w:t>
      </w:r>
      <w:r w:rsidRPr="756BC325">
        <w:rPr>
          <w:rFonts w:eastAsia="Times New Roman" w:cs="Times New Roman"/>
        </w:rPr>
        <w:t>....................................................................................................................</w:t>
      </w:r>
      <w:r w:rsidR="56EC452A" w:rsidRPr="756BC325">
        <w:rPr>
          <w:rFonts w:eastAsia="Times New Roman" w:cs="Times New Roman"/>
        </w:rPr>
        <w:t>....</w:t>
      </w:r>
      <w:r w:rsidRPr="756BC325">
        <w:rPr>
          <w:rFonts w:eastAsia="Times New Roman" w:cs="Times New Roman"/>
        </w:rPr>
        <w:t>..................145</w:t>
      </w:r>
    </w:p>
    <w:p w14:paraId="03BC61AA" w14:textId="133D66C4" w:rsidR="2A796540" w:rsidRDefault="2A796540" w:rsidP="00E66D9C">
      <w:pPr>
        <w:spacing w:before="198"/>
        <w:ind w:left="320" w:right="1470"/>
        <w:rPr>
          <w:rFonts w:cs="Times New Roman"/>
          <w:szCs w:val="24"/>
        </w:rPr>
      </w:pPr>
      <w:r w:rsidRPr="756BC325">
        <w:rPr>
          <w:rFonts w:cs="Times New Roman"/>
        </w:rPr>
        <w:t>Figure 41 Entity Relationship Diagram ...</w:t>
      </w:r>
      <w:r w:rsidRPr="756BC325">
        <w:rPr>
          <w:rFonts w:eastAsia="Times New Roman" w:cs="Times New Roman"/>
        </w:rPr>
        <w:t>.............................</w:t>
      </w:r>
      <w:r w:rsidR="5700ED56" w:rsidRPr="756BC325">
        <w:rPr>
          <w:rFonts w:eastAsia="Times New Roman" w:cs="Times New Roman"/>
        </w:rPr>
        <w:t>..</w:t>
      </w:r>
      <w:r w:rsidRPr="756BC325">
        <w:rPr>
          <w:rFonts w:eastAsia="Times New Roman" w:cs="Times New Roman"/>
        </w:rPr>
        <w:t>...........................................................................................................147</w:t>
      </w:r>
    </w:p>
    <w:p w14:paraId="3E9D5C9F" w14:textId="7E0641E5" w:rsidR="09130169" w:rsidRDefault="09130169" w:rsidP="09130169">
      <w:pPr>
        <w:spacing w:before="198"/>
        <w:ind w:left="320"/>
        <w:rPr>
          <w:rFonts w:eastAsia="Times New Roman" w:cs="Times New Roman"/>
          <w:szCs w:val="24"/>
        </w:rPr>
      </w:pPr>
    </w:p>
    <w:p w14:paraId="2FF64307" w14:textId="38C7D061" w:rsidR="1F49255D" w:rsidRDefault="1F49255D" w:rsidP="1F49255D">
      <w:pPr>
        <w:spacing w:before="198"/>
        <w:ind w:left="320"/>
        <w:rPr>
          <w:rFonts w:eastAsia="Times New Roman" w:cs="Times New Roman"/>
          <w:szCs w:val="24"/>
        </w:rPr>
      </w:pPr>
    </w:p>
    <w:p w14:paraId="5ADB8FC4" w14:textId="72023323" w:rsidR="2AFC5408" w:rsidRDefault="2AFC5408" w:rsidP="00E03539">
      <w:pPr>
        <w:pStyle w:val="TableParagraph"/>
        <w:spacing w:line="276" w:lineRule="auto"/>
        <w:ind w:left="0" w:right="264"/>
      </w:pPr>
    </w:p>
    <w:p w14:paraId="6D5F8998" w14:textId="354DB5AA" w:rsidR="2AFC5408" w:rsidRDefault="2AFC5408" w:rsidP="2AFC5408">
      <w:pPr>
        <w:pStyle w:val="TableParagraph"/>
        <w:spacing w:line="276" w:lineRule="auto"/>
        <w:ind w:left="720" w:right="264" w:hanging="400"/>
      </w:pPr>
    </w:p>
    <w:p w14:paraId="2460ACF4" w14:textId="0C261FA3" w:rsidR="2AFC5408" w:rsidRDefault="2AFC5408" w:rsidP="2AFC5408">
      <w:pPr>
        <w:pStyle w:val="TableParagraph"/>
        <w:spacing w:line="276" w:lineRule="auto"/>
        <w:ind w:left="720" w:right="264" w:hanging="400"/>
        <w:sectPr w:rsidR="2AFC5408" w:rsidSect="007D5BE6">
          <w:headerReference w:type="default" r:id="rId16"/>
          <w:pgSz w:w="15840" w:h="12240" w:orient="landscape"/>
          <w:pgMar w:top="1140" w:right="200" w:bottom="1240" w:left="1120" w:header="0" w:footer="1027" w:gutter="0"/>
          <w:pgNumType w:fmt="upperRoman"/>
          <w:cols w:space="720"/>
        </w:sectPr>
      </w:pPr>
    </w:p>
    <w:p w14:paraId="305F678A" w14:textId="0197D4E6" w:rsidR="00A71EDF" w:rsidRDefault="76A363A3" w:rsidP="001432E6">
      <w:pPr>
        <w:pStyle w:val="Heading1"/>
        <w:numPr>
          <w:ilvl w:val="1"/>
          <w:numId w:val="12"/>
        </w:numPr>
        <w:ind w:left="0" w:firstLine="0"/>
      </w:pPr>
      <w:bookmarkStart w:id="21" w:name="_Toc46337636"/>
      <w:r w:rsidRPr="0C78E227">
        <w:lastRenderedPageBreak/>
        <w:t>Introduction</w:t>
      </w:r>
      <w:bookmarkEnd w:id="21"/>
    </w:p>
    <w:p w14:paraId="1C5C07B5" w14:textId="1741EEE3" w:rsidR="00C36C6A" w:rsidRPr="00961581" w:rsidRDefault="000539A9" w:rsidP="50409374">
      <w:pPr>
        <w:pStyle w:val="Heading2"/>
      </w:pPr>
      <w:bookmarkStart w:id="22" w:name="_Toc46337637"/>
      <w:r>
        <w:t>Purpose</w:t>
      </w:r>
      <w:bookmarkEnd w:id="22"/>
    </w:p>
    <w:p w14:paraId="1B9ED7F3" w14:textId="53C2E6BA" w:rsidR="00026ECA" w:rsidRPr="00D07186" w:rsidRDefault="003E6B5A" w:rsidP="006A1ED0">
      <w:pPr>
        <w:pStyle w:val="BodyText"/>
        <w:spacing w:before="208" w:line="360" w:lineRule="auto"/>
        <w:ind w:left="0" w:right="1485"/>
        <w:rPr>
          <w:rFonts w:asciiTheme="minorHAnsi" w:eastAsiaTheme="minorEastAsia" w:hAnsiTheme="minorHAnsi" w:cstheme="minorBidi"/>
        </w:rPr>
      </w:pPr>
      <w:r w:rsidRPr="00D07186">
        <w:rPr>
          <w:rFonts w:cs="Times New Roman"/>
        </w:rPr>
        <w:t>The purpose of this Software Design Document is to define the design elements of the Grad Planner Registration Integration. The document uses standards</w:t>
      </w:r>
      <w:r w:rsidR="2832CAB5" w:rsidRPr="078FCCC8">
        <w:rPr>
          <w:rFonts w:cs="Times New Roman"/>
        </w:rPr>
        <w:t>-</w:t>
      </w:r>
      <w:r w:rsidRPr="00D07186">
        <w:rPr>
          <w:rFonts w:cs="Times New Roman"/>
        </w:rPr>
        <w:t>based</w:t>
      </w:r>
      <w:r w:rsidRPr="078FCCC8">
        <w:rPr>
          <w:rFonts w:cs="Times New Roman"/>
        </w:rPr>
        <w:t xml:space="preserve"> </w:t>
      </w:r>
      <w:r w:rsidR="7D2B21ED" w:rsidRPr="078FCCC8">
        <w:rPr>
          <w:rFonts w:cs="Times New Roman"/>
        </w:rPr>
        <w:t>on</w:t>
      </w:r>
      <w:r w:rsidRPr="00D07186">
        <w:rPr>
          <w:rFonts w:cs="Times New Roman"/>
        </w:rPr>
        <w:t xml:space="preserve"> the “IEEE Standards for Information Technology - Software Design Descriptions” [1]. The document utilizes requirements from the “Software Requirements Specification” [2] document and provides sufficient detail to implement the software product to stakeholder specifications. The documentation will describe the system architecture, the user interface, and the way that the system is to be implemented </w:t>
      </w:r>
      <w:r w:rsidR="00840F9A" w:rsidRPr="00D07186">
        <w:rPr>
          <w:rFonts w:cs="Times New Roman"/>
        </w:rPr>
        <w:t>to</w:t>
      </w:r>
      <w:r w:rsidRPr="00D07186">
        <w:rPr>
          <w:rFonts w:cs="Times New Roman"/>
        </w:rPr>
        <w:t xml:space="preserve"> meet design concerns.</w:t>
      </w:r>
    </w:p>
    <w:p w14:paraId="26141B04" w14:textId="6FBF8AA8" w:rsidR="00867993" w:rsidRDefault="003E6B5A" w:rsidP="001432E6">
      <w:pPr>
        <w:pStyle w:val="Heading1"/>
        <w:numPr>
          <w:ilvl w:val="1"/>
          <w:numId w:val="12"/>
        </w:numPr>
        <w:ind w:left="0" w:firstLine="0"/>
      </w:pPr>
      <w:bookmarkStart w:id="23" w:name="_Toc46337638"/>
      <w:r w:rsidRPr="003E6B5A">
        <w:t>Document Target</w:t>
      </w:r>
      <w:r w:rsidRPr="00DC04FF">
        <w:t xml:space="preserve"> </w:t>
      </w:r>
      <w:r w:rsidRPr="003E6B5A">
        <w:t>Audienc</w:t>
      </w:r>
      <w:r>
        <w:t>e</w:t>
      </w:r>
      <w:bookmarkEnd w:id="23"/>
    </w:p>
    <w:p w14:paraId="3A79F110" w14:textId="4B813116" w:rsidR="001423FC" w:rsidRPr="00955BF8" w:rsidRDefault="00955BF8" w:rsidP="003D682E">
      <w:pPr>
        <w:pStyle w:val="Heading2"/>
        <w:spacing w:line="360" w:lineRule="auto"/>
      </w:pPr>
      <w:bookmarkStart w:id="24" w:name="_Toc46337639"/>
      <w:r>
        <w:t>Developer</w:t>
      </w:r>
      <w:bookmarkEnd w:id="24"/>
    </w:p>
    <w:p w14:paraId="4F57F957" w14:textId="262A6368" w:rsidR="00026ECA" w:rsidRPr="00C50419" w:rsidRDefault="003E6B5A" w:rsidP="003D682E">
      <w:pPr>
        <w:pStyle w:val="BodyText"/>
        <w:spacing w:before="243" w:line="360" w:lineRule="auto"/>
        <w:ind w:left="0"/>
        <w:rPr>
          <w:rFonts w:asciiTheme="minorHAnsi" w:eastAsiaTheme="minorEastAsia" w:hAnsiTheme="minorHAnsi" w:cstheme="minorBidi"/>
        </w:rPr>
      </w:pPr>
      <w:r w:rsidRPr="003E6B5A">
        <w:rPr>
          <w:rFonts w:cs="Times New Roman"/>
        </w:rPr>
        <w:t xml:space="preserve">Developers are those involved in the development process of the </w:t>
      </w:r>
      <w:r w:rsidR="000B61D6">
        <w:rPr>
          <w:rFonts w:cs="Times New Roman"/>
        </w:rPr>
        <w:t xml:space="preserve">Grad Planner Registration Integration </w:t>
      </w:r>
      <w:r w:rsidRPr="003E6B5A">
        <w:rPr>
          <w:rFonts w:cs="Times New Roman"/>
        </w:rPr>
        <w:t>application.</w:t>
      </w:r>
    </w:p>
    <w:p w14:paraId="7D0570B8" w14:textId="7F64CBAF" w:rsidR="00026ECA" w:rsidRPr="00C50419" w:rsidRDefault="003E6B5A" w:rsidP="50409374">
      <w:pPr>
        <w:pStyle w:val="Heading3"/>
        <w:numPr>
          <w:ilvl w:val="2"/>
          <w:numId w:val="17"/>
        </w:numPr>
        <w:rPr>
          <w:b/>
          <w:sz w:val="28"/>
          <w:szCs w:val="28"/>
        </w:rPr>
      </w:pPr>
      <w:bookmarkStart w:id="25" w:name="_Toc46337640"/>
      <w:r w:rsidRPr="50409374">
        <w:rPr>
          <w:b/>
          <w:sz w:val="28"/>
          <w:szCs w:val="28"/>
        </w:rPr>
        <w:t>Design</w:t>
      </w:r>
      <w:r w:rsidRPr="50409374">
        <w:rPr>
          <w:b/>
          <w:spacing w:val="-2"/>
          <w:sz w:val="28"/>
          <w:szCs w:val="28"/>
        </w:rPr>
        <w:t xml:space="preserve"> </w:t>
      </w:r>
      <w:r w:rsidRPr="50409374">
        <w:rPr>
          <w:b/>
          <w:sz w:val="28"/>
          <w:szCs w:val="28"/>
        </w:rPr>
        <w:t>Concerns</w:t>
      </w:r>
      <w:bookmarkEnd w:id="25"/>
    </w:p>
    <w:p w14:paraId="54C2352F" w14:textId="01E2D234" w:rsidR="00026ECA" w:rsidRPr="000B0BC5" w:rsidRDefault="003E6B5A" w:rsidP="003D682E">
      <w:pPr>
        <w:pStyle w:val="Heading4"/>
        <w:numPr>
          <w:ilvl w:val="3"/>
          <w:numId w:val="17"/>
        </w:numPr>
        <w:spacing w:before="0" w:line="360" w:lineRule="auto"/>
        <w:ind w:hanging="90"/>
        <w:rPr>
          <w:b w:val="0"/>
          <w:bCs w:val="0"/>
          <w:sz w:val="24"/>
          <w:szCs w:val="24"/>
        </w:rPr>
      </w:pPr>
      <w:r w:rsidRPr="000B0BC5">
        <w:rPr>
          <w:b w:val="0"/>
          <w:bCs w:val="0"/>
          <w:sz w:val="24"/>
          <w:szCs w:val="24"/>
        </w:rPr>
        <w:t xml:space="preserve">Developers </w:t>
      </w:r>
      <w:r w:rsidR="359655B2" w:rsidRPr="000B0BC5">
        <w:rPr>
          <w:b w:val="0"/>
          <w:bCs w:val="0"/>
          <w:sz w:val="24"/>
          <w:szCs w:val="24"/>
        </w:rPr>
        <w:t>will</w:t>
      </w:r>
      <w:r w:rsidRPr="000B0BC5">
        <w:rPr>
          <w:b w:val="0"/>
          <w:bCs w:val="0"/>
          <w:sz w:val="24"/>
          <w:szCs w:val="24"/>
        </w:rPr>
        <w:t xml:space="preserve"> know of the expected inputs and</w:t>
      </w:r>
      <w:r w:rsidRPr="000B0BC5">
        <w:rPr>
          <w:b w:val="0"/>
          <w:bCs w:val="0"/>
          <w:spacing w:val="-9"/>
          <w:sz w:val="24"/>
          <w:szCs w:val="24"/>
        </w:rPr>
        <w:t xml:space="preserve"> </w:t>
      </w:r>
      <w:r w:rsidRPr="000B0BC5">
        <w:rPr>
          <w:b w:val="0"/>
          <w:bCs w:val="0"/>
          <w:sz w:val="24"/>
          <w:szCs w:val="24"/>
        </w:rPr>
        <w:t>outputs.</w:t>
      </w:r>
    </w:p>
    <w:p w14:paraId="397F2D1B" w14:textId="448A49F4" w:rsidR="00026ECA" w:rsidRPr="000B0BC5" w:rsidRDefault="003E6B5A" w:rsidP="003D682E">
      <w:pPr>
        <w:pStyle w:val="Heading4"/>
        <w:numPr>
          <w:ilvl w:val="3"/>
          <w:numId w:val="17"/>
        </w:numPr>
        <w:spacing w:before="0" w:line="360" w:lineRule="auto"/>
        <w:ind w:hanging="90"/>
        <w:rPr>
          <w:b w:val="0"/>
          <w:bCs w:val="0"/>
          <w:sz w:val="24"/>
          <w:szCs w:val="24"/>
        </w:rPr>
      </w:pPr>
      <w:r w:rsidRPr="000B0BC5">
        <w:rPr>
          <w:b w:val="0"/>
          <w:bCs w:val="0"/>
          <w:sz w:val="24"/>
          <w:szCs w:val="24"/>
        </w:rPr>
        <w:t xml:space="preserve">Developers </w:t>
      </w:r>
      <w:r w:rsidR="7F73A2C1" w:rsidRPr="000B0BC5">
        <w:rPr>
          <w:b w:val="0"/>
          <w:bCs w:val="0"/>
          <w:sz w:val="24"/>
          <w:szCs w:val="24"/>
        </w:rPr>
        <w:t>will</w:t>
      </w:r>
      <w:r w:rsidRPr="000B0BC5">
        <w:rPr>
          <w:b w:val="0"/>
          <w:bCs w:val="0"/>
          <w:sz w:val="24"/>
          <w:szCs w:val="24"/>
        </w:rPr>
        <w:t xml:space="preserve"> implement error handling and data validation in their</w:t>
      </w:r>
      <w:r w:rsidRPr="000B0BC5">
        <w:rPr>
          <w:b w:val="0"/>
          <w:bCs w:val="0"/>
          <w:spacing w:val="-10"/>
          <w:sz w:val="24"/>
          <w:szCs w:val="24"/>
        </w:rPr>
        <w:t xml:space="preserve"> </w:t>
      </w:r>
      <w:r w:rsidRPr="000B0BC5">
        <w:rPr>
          <w:b w:val="0"/>
          <w:bCs w:val="0"/>
          <w:sz w:val="24"/>
          <w:szCs w:val="24"/>
        </w:rPr>
        <w:t>code.</w:t>
      </w:r>
    </w:p>
    <w:p w14:paraId="5EF24743" w14:textId="0FFA9618" w:rsidR="00026ECA" w:rsidRPr="000B0BC5" w:rsidRDefault="003E6B5A" w:rsidP="003D682E">
      <w:pPr>
        <w:pStyle w:val="Heading4"/>
        <w:numPr>
          <w:ilvl w:val="3"/>
          <w:numId w:val="17"/>
        </w:numPr>
        <w:spacing w:before="0" w:line="360" w:lineRule="auto"/>
        <w:ind w:hanging="90"/>
        <w:rPr>
          <w:b w:val="0"/>
          <w:bCs w:val="0"/>
          <w:sz w:val="24"/>
          <w:szCs w:val="24"/>
        </w:rPr>
      </w:pPr>
      <w:r w:rsidRPr="000B0BC5">
        <w:rPr>
          <w:b w:val="0"/>
          <w:bCs w:val="0"/>
          <w:sz w:val="24"/>
          <w:szCs w:val="24"/>
        </w:rPr>
        <w:t xml:space="preserve">Developers </w:t>
      </w:r>
      <w:r w:rsidR="074D0F49" w:rsidRPr="000B0BC5">
        <w:rPr>
          <w:b w:val="0"/>
          <w:bCs w:val="0"/>
          <w:sz w:val="24"/>
          <w:szCs w:val="24"/>
        </w:rPr>
        <w:t>will</w:t>
      </w:r>
      <w:r w:rsidRPr="000B0BC5">
        <w:rPr>
          <w:b w:val="0"/>
          <w:bCs w:val="0"/>
          <w:sz w:val="24"/>
          <w:szCs w:val="24"/>
        </w:rPr>
        <w:t xml:space="preserve"> know what patterns and classes to be</w:t>
      </w:r>
      <w:r w:rsidRPr="000B0BC5">
        <w:rPr>
          <w:b w:val="0"/>
          <w:bCs w:val="0"/>
          <w:spacing w:val="-10"/>
          <w:sz w:val="24"/>
          <w:szCs w:val="24"/>
        </w:rPr>
        <w:t xml:space="preserve"> </w:t>
      </w:r>
      <w:r w:rsidRPr="000B0BC5">
        <w:rPr>
          <w:b w:val="0"/>
          <w:bCs w:val="0"/>
          <w:sz w:val="24"/>
          <w:szCs w:val="24"/>
        </w:rPr>
        <w:t>used.</w:t>
      </w:r>
    </w:p>
    <w:p w14:paraId="0FA4C91B" w14:textId="6D48077F" w:rsidR="00026ECA" w:rsidRPr="000B0BC5" w:rsidRDefault="003E6B5A" w:rsidP="003D682E">
      <w:pPr>
        <w:pStyle w:val="Heading4"/>
        <w:numPr>
          <w:ilvl w:val="3"/>
          <w:numId w:val="17"/>
        </w:numPr>
        <w:spacing w:before="0" w:line="360" w:lineRule="auto"/>
        <w:ind w:hanging="90"/>
        <w:rPr>
          <w:b w:val="0"/>
          <w:bCs w:val="0"/>
          <w:sz w:val="24"/>
          <w:szCs w:val="24"/>
        </w:rPr>
      </w:pPr>
      <w:r w:rsidRPr="000B0BC5">
        <w:rPr>
          <w:b w:val="0"/>
          <w:bCs w:val="0"/>
          <w:sz w:val="24"/>
          <w:szCs w:val="24"/>
        </w:rPr>
        <w:t xml:space="preserve">Developers </w:t>
      </w:r>
      <w:r w:rsidR="10973E33" w:rsidRPr="000B0BC5">
        <w:rPr>
          <w:b w:val="0"/>
          <w:bCs w:val="0"/>
          <w:sz w:val="24"/>
          <w:szCs w:val="24"/>
        </w:rPr>
        <w:t>will</w:t>
      </w:r>
      <w:r w:rsidRPr="000B0BC5">
        <w:rPr>
          <w:b w:val="0"/>
          <w:bCs w:val="0"/>
          <w:sz w:val="24"/>
          <w:szCs w:val="24"/>
        </w:rPr>
        <w:t xml:space="preserve"> know how the data is stored in the</w:t>
      </w:r>
      <w:r w:rsidRPr="000B0BC5">
        <w:rPr>
          <w:b w:val="0"/>
          <w:bCs w:val="0"/>
          <w:spacing w:val="-13"/>
          <w:sz w:val="24"/>
          <w:szCs w:val="24"/>
        </w:rPr>
        <w:t xml:space="preserve"> </w:t>
      </w:r>
      <w:r w:rsidRPr="000B0BC5">
        <w:rPr>
          <w:b w:val="0"/>
          <w:bCs w:val="0"/>
          <w:sz w:val="24"/>
          <w:szCs w:val="24"/>
        </w:rPr>
        <w:t>database.</w:t>
      </w:r>
    </w:p>
    <w:p w14:paraId="3FC3DCA3" w14:textId="5244B4A7" w:rsidR="006B3643" w:rsidRPr="003E6B5A" w:rsidRDefault="006B3643" w:rsidP="006B3643">
      <w:pPr>
        <w:pStyle w:val="BodyText"/>
        <w:spacing w:before="3"/>
        <w:rPr>
          <w:rFonts w:cs="Times New Roman"/>
          <w:sz w:val="27"/>
          <w:szCs w:val="27"/>
        </w:rPr>
      </w:pPr>
    </w:p>
    <w:p w14:paraId="450CBB12" w14:textId="5244B4A7" w:rsidR="00A31CF4" w:rsidRDefault="00A31CF4">
      <w:pPr>
        <w:pStyle w:val="BodyText"/>
        <w:spacing w:before="3"/>
        <w:rPr>
          <w:rFonts w:cs="Times New Roman"/>
          <w:sz w:val="27"/>
          <w:szCs w:val="27"/>
        </w:rPr>
      </w:pPr>
    </w:p>
    <w:p w14:paraId="5E2D05B7" w14:textId="5244B4A7" w:rsidR="00A31CF4" w:rsidRDefault="00A31CF4">
      <w:pPr>
        <w:pStyle w:val="BodyText"/>
        <w:spacing w:before="3"/>
        <w:rPr>
          <w:rFonts w:cs="Times New Roman"/>
          <w:sz w:val="27"/>
          <w:szCs w:val="27"/>
        </w:rPr>
      </w:pPr>
    </w:p>
    <w:p w14:paraId="5012474E" w14:textId="5244B4A7" w:rsidR="00A31CF4" w:rsidRDefault="00A31CF4">
      <w:pPr>
        <w:pStyle w:val="BodyText"/>
        <w:spacing w:before="3"/>
        <w:rPr>
          <w:rFonts w:cs="Times New Roman"/>
          <w:sz w:val="27"/>
          <w:szCs w:val="27"/>
        </w:rPr>
      </w:pPr>
    </w:p>
    <w:p w14:paraId="54BCF7AC" w14:textId="5244B4A7" w:rsidR="00A31CF4" w:rsidRDefault="00A31CF4">
      <w:pPr>
        <w:pStyle w:val="BodyText"/>
        <w:spacing w:before="3"/>
        <w:rPr>
          <w:rFonts w:cs="Times New Roman"/>
          <w:sz w:val="27"/>
          <w:szCs w:val="27"/>
        </w:rPr>
      </w:pPr>
    </w:p>
    <w:p w14:paraId="0E13C9E7" w14:textId="5244B4A7" w:rsidR="00A31CF4" w:rsidRPr="003E6B5A" w:rsidRDefault="00A31CF4">
      <w:pPr>
        <w:pStyle w:val="BodyText"/>
        <w:spacing w:before="3"/>
        <w:rPr>
          <w:rFonts w:cs="Times New Roman"/>
          <w:sz w:val="27"/>
          <w:szCs w:val="27"/>
        </w:rPr>
      </w:pPr>
    </w:p>
    <w:p w14:paraId="57F42C29" w14:textId="62BA378D" w:rsidR="00026ECA" w:rsidRPr="003E6B5A" w:rsidRDefault="108A388C" w:rsidP="00CC571B">
      <w:pPr>
        <w:pStyle w:val="Heading2"/>
        <w:numPr>
          <w:ilvl w:val="1"/>
          <w:numId w:val="17"/>
        </w:numPr>
      </w:pPr>
      <w:bookmarkStart w:id="26" w:name="_Toc46337641"/>
      <w:r w:rsidRPr="2E63028D">
        <w:t>Tester</w:t>
      </w:r>
      <w:bookmarkEnd w:id="26"/>
    </w:p>
    <w:p w14:paraId="09B3A055" w14:textId="2026C26A" w:rsidR="00026ECA" w:rsidRPr="00C50419" w:rsidRDefault="23983529" w:rsidP="00D07186">
      <w:pPr>
        <w:pStyle w:val="BodyText"/>
        <w:spacing w:before="100" w:line="480" w:lineRule="auto"/>
        <w:ind w:left="0"/>
        <w:rPr>
          <w:rFonts w:cs="Times New Roman"/>
        </w:rPr>
      </w:pPr>
      <w:r w:rsidRPr="0223F237">
        <w:rPr>
          <w:rFonts w:cs="Times New Roman"/>
        </w:rPr>
        <w:t>Testers are those that make test cases and assist in testing the Grad Planner Registration Integration application.</w:t>
      </w:r>
    </w:p>
    <w:p w14:paraId="7521D574" w14:textId="73B510EB" w:rsidR="0223F237" w:rsidRPr="00C50419" w:rsidRDefault="00790183" w:rsidP="00790183">
      <w:pPr>
        <w:pStyle w:val="Heading3"/>
        <w:numPr>
          <w:ilvl w:val="0"/>
          <w:numId w:val="0"/>
        </w:numPr>
        <w:ind w:left="720"/>
        <w:rPr>
          <w:b/>
          <w:bCs w:val="0"/>
          <w:sz w:val="28"/>
          <w:szCs w:val="32"/>
        </w:rPr>
      </w:pPr>
      <w:bookmarkStart w:id="27" w:name="_Toc46337642"/>
      <w:r>
        <w:rPr>
          <w:b/>
          <w:bCs w:val="0"/>
          <w:sz w:val="28"/>
          <w:szCs w:val="32"/>
        </w:rPr>
        <w:t xml:space="preserve">2.2.1 </w:t>
      </w:r>
      <w:r w:rsidR="1B6B8B3B" w:rsidRPr="00C50419">
        <w:rPr>
          <w:b/>
          <w:bCs w:val="0"/>
          <w:sz w:val="28"/>
          <w:szCs w:val="32"/>
        </w:rPr>
        <w:t>Design Concerns</w:t>
      </w:r>
      <w:bookmarkEnd w:id="27"/>
    </w:p>
    <w:p w14:paraId="6D390AB6" w14:textId="352197F7" w:rsidR="1265C003" w:rsidRPr="00C50419" w:rsidRDefault="1265C003" w:rsidP="003D682E">
      <w:pPr>
        <w:pStyle w:val="Heading4"/>
        <w:numPr>
          <w:ilvl w:val="3"/>
          <w:numId w:val="17"/>
        </w:numPr>
        <w:spacing w:before="0" w:line="360" w:lineRule="auto"/>
        <w:ind w:hanging="90"/>
        <w:rPr>
          <w:b w:val="0"/>
          <w:bCs w:val="0"/>
          <w:sz w:val="24"/>
          <w:szCs w:val="24"/>
        </w:rPr>
      </w:pPr>
      <w:r w:rsidRPr="001673EC">
        <w:rPr>
          <w:b w:val="0"/>
          <w:bCs w:val="0"/>
          <w:sz w:val="24"/>
          <w:szCs w:val="24"/>
        </w:rPr>
        <w:t xml:space="preserve">Testers </w:t>
      </w:r>
      <w:r w:rsidR="4680A102" w:rsidRPr="001673EC">
        <w:rPr>
          <w:b w:val="0"/>
          <w:bCs w:val="0"/>
          <w:sz w:val="24"/>
          <w:szCs w:val="24"/>
        </w:rPr>
        <w:t>will be given a set</w:t>
      </w:r>
      <w:r w:rsidRPr="001673EC">
        <w:rPr>
          <w:b w:val="0"/>
          <w:bCs w:val="0"/>
          <w:sz w:val="24"/>
          <w:szCs w:val="24"/>
        </w:rPr>
        <w:t xml:space="preserve"> of the expected </w:t>
      </w:r>
      <w:r w:rsidR="748B867A" w:rsidRPr="001673EC">
        <w:rPr>
          <w:b w:val="0"/>
          <w:bCs w:val="0"/>
          <w:sz w:val="24"/>
          <w:szCs w:val="24"/>
        </w:rPr>
        <w:t xml:space="preserve">results based on the </w:t>
      </w:r>
      <w:r w:rsidRPr="001673EC">
        <w:rPr>
          <w:b w:val="0"/>
          <w:bCs w:val="0"/>
          <w:sz w:val="24"/>
          <w:szCs w:val="24"/>
        </w:rPr>
        <w:t>inputs.</w:t>
      </w:r>
    </w:p>
    <w:p w14:paraId="46AF24F0" w14:textId="3A438126" w:rsidR="1265C003" w:rsidRPr="001673EC" w:rsidRDefault="1265C003" w:rsidP="003D682E">
      <w:pPr>
        <w:pStyle w:val="Heading4"/>
        <w:numPr>
          <w:ilvl w:val="3"/>
          <w:numId w:val="17"/>
        </w:numPr>
        <w:spacing w:before="0" w:line="360" w:lineRule="auto"/>
        <w:ind w:hanging="90"/>
        <w:rPr>
          <w:b w:val="0"/>
          <w:bCs w:val="0"/>
          <w:sz w:val="24"/>
          <w:szCs w:val="24"/>
        </w:rPr>
      </w:pPr>
      <w:r w:rsidRPr="001673EC">
        <w:rPr>
          <w:b w:val="0"/>
          <w:bCs w:val="0"/>
          <w:sz w:val="24"/>
          <w:szCs w:val="24"/>
        </w:rPr>
        <w:t>Testers should understand the processes associated to test all aspects of the product.</w:t>
      </w:r>
    </w:p>
    <w:p w14:paraId="55C816C6" w14:textId="5C2B061E" w:rsidR="00026ECA" w:rsidRPr="003E6B5A" w:rsidRDefault="003E6B5A" w:rsidP="001432E6">
      <w:pPr>
        <w:pStyle w:val="Heading1"/>
        <w:numPr>
          <w:ilvl w:val="1"/>
          <w:numId w:val="12"/>
        </w:numPr>
        <w:ind w:left="0" w:firstLine="0"/>
      </w:pPr>
      <w:bookmarkStart w:id="28" w:name="_Toc46337643"/>
      <w:r w:rsidRPr="003E6B5A">
        <w:t>Scope</w:t>
      </w:r>
      <w:bookmarkEnd w:id="28"/>
    </w:p>
    <w:p w14:paraId="781E8929" w14:textId="77777777" w:rsidR="00026ECA" w:rsidRPr="003E6B5A" w:rsidRDefault="00026ECA" w:rsidP="00EC3386">
      <w:pPr>
        <w:pStyle w:val="BodyText"/>
        <w:spacing w:before="1" w:line="360" w:lineRule="auto"/>
        <w:rPr>
          <w:rFonts w:cs="Times New Roman"/>
          <w:b/>
          <w:sz w:val="8"/>
        </w:rPr>
      </w:pPr>
    </w:p>
    <w:p w14:paraId="4680E4ED" w14:textId="7979446A" w:rsidR="00026ECA" w:rsidRPr="003E6B5A" w:rsidRDefault="003E6B5A" w:rsidP="003D682E">
      <w:pPr>
        <w:pStyle w:val="BodyText"/>
        <w:spacing w:before="100" w:line="360" w:lineRule="auto"/>
        <w:ind w:left="320" w:right="1485"/>
        <w:rPr>
          <w:rFonts w:cs="Times New Roman"/>
        </w:rPr>
      </w:pPr>
      <w:r w:rsidRPr="003E6B5A">
        <w:rPr>
          <w:rFonts w:cs="Times New Roman"/>
        </w:rPr>
        <w:t xml:space="preserve">This document supplies details for all features required in the initial release of the </w:t>
      </w:r>
      <w:r w:rsidR="00D975D6">
        <w:rPr>
          <w:rFonts w:cs="Times New Roman"/>
        </w:rPr>
        <w:t>Grad Planner Registration</w:t>
      </w:r>
      <w:r w:rsidRPr="003E6B5A">
        <w:rPr>
          <w:rFonts w:cs="Times New Roman"/>
        </w:rPr>
        <w:t xml:space="preserve"> Integration </w:t>
      </w:r>
      <w:r w:rsidR="511983F7" w:rsidRPr="462A12B4">
        <w:rPr>
          <w:rFonts w:cs="Times New Roman"/>
        </w:rPr>
        <w:t>a</w:t>
      </w:r>
      <w:r w:rsidRPr="462A12B4">
        <w:rPr>
          <w:rFonts w:cs="Times New Roman"/>
        </w:rPr>
        <w:t>pplication.</w:t>
      </w:r>
      <w:r w:rsidRPr="003E6B5A">
        <w:rPr>
          <w:rFonts w:cs="Times New Roman"/>
        </w:rPr>
        <w:t xml:space="preserve"> Specifically, internal data models, user interface, overall design views, and relevant use cases are defined.</w:t>
      </w:r>
    </w:p>
    <w:p w14:paraId="59DB3BD3" w14:textId="77777777" w:rsidR="00026ECA" w:rsidRPr="003E6B5A" w:rsidRDefault="00026ECA">
      <w:pPr>
        <w:pStyle w:val="BodyText"/>
        <w:spacing w:before="3"/>
        <w:rPr>
          <w:rFonts w:cs="Times New Roman"/>
          <w:sz w:val="27"/>
        </w:rPr>
      </w:pPr>
    </w:p>
    <w:p w14:paraId="4A9304CA" w14:textId="62C03204" w:rsidR="00026ECA" w:rsidRPr="003E6B5A" w:rsidRDefault="003E6B5A" w:rsidP="001432E6">
      <w:pPr>
        <w:pStyle w:val="Heading1"/>
        <w:numPr>
          <w:ilvl w:val="1"/>
          <w:numId w:val="12"/>
        </w:numPr>
        <w:ind w:left="0" w:firstLine="0"/>
      </w:pPr>
      <w:bookmarkStart w:id="29" w:name="_Toc46337644"/>
      <w:r w:rsidRPr="003E6B5A">
        <w:t>Context</w:t>
      </w:r>
      <w:bookmarkEnd w:id="29"/>
    </w:p>
    <w:p w14:paraId="052B8BE2" w14:textId="77777777" w:rsidR="00026ECA" w:rsidRPr="003E6B5A" w:rsidRDefault="00026ECA">
      <w:pPr>
        <w:pStyle w:val="BodyText"/>
        <w:spacing w:before="1"/>
        <w:rPr>
          <w:rFonts w:cs="Times New Roman"/>
          <w:b/>
          <w:sz w:val="8"/>
        </w:rPr>
      </w:pPr>
    </w:p>
    <w:p w14:paraId="219172E3" w14:textId="22A6C3D2" w:rsidR="0CC7FDE6" w:rsidRDefault="003E6B5A" w:rsidP="29346B37">
      <w:pPr>
        <w:pStyle w:val="BodyText"/>
        <w:spacing w:before="100" w:line="360" w:lineRule="auto"/>
        <w:ind w:left="320" w:right="1184"/>
        <w:rPr>
          <w:rFonts w:cs="Times New Roman"/>
        </w:rPr>
        <w:sectPr w:rsidR="0CC7FDE6" w:rsidSect="00651D27">
          <w:headerReference w:type="default" r:id="rId17"/>
          <w:pgSz w:w="15840" w:h="12240" w:orient="landscape"/>
          <w:pgMar w:top="1140" w:right="200" w:bottom="1240" w:left="1120" w:header="0" w:footer="868" w:gutter="0"/>
          <w:cols w:space="720"/>
        </w:sectPr>
      </w:pPr>
      <w:r w:rsidRPr="003E6B5A">
        <w:rPr>
          <w:rFonts w:cs="Times New Roman"/>
        </w:rPr>
        <w:t xml:space="preserve">The </w:t>
      </w:r>
      <w:r w:rsidR="000B61D6">
        <w:rPr>
          <w:rFonts w:cs="Times New Roman"/>
        </w:rPr>
        <w:t xml:space="preserve">Grad Planner Registration Integration </w:t>
      </w:r>
      <w:r w:rsidRPr="003E6B5A">
        <w:rPr>
          <w:rFonts w:cs="Times New Roman"/>
        </w:rPr>
        <w:t xml:space="preserve">is an application to ease the </w:t>
      </w:r>
      <w:r w:rsidR="000B61D6">
        <w:rPr>
          <w:rFonts w:cs="Times New Roman"/>
        </w:rPr>
        <w:t xml:space="preserve">course scheduling </w:t>
      </w:r>
      <w:r w:rsidRPr="003E6B5A">
        <w:rPr>
          <w:rFonts w:cs="Times New Roman"/>
        </w:rPr>
        <w:t xml:space="preserve">for college students at BYU-Idaho. The application will </w:t>
      </w:r>
      <w:r w:rsidR="1BE3AD28" w:rsidRPr="462A12B4">
        <w:rPr>
          <w:rFonts w:cs="Times New Roman"/>
        </w:rPr>
        <w:t>communicate via an API</w:t>
      </w:r>
      <w:r w:rsidRPr="003E6B5A">
        <w:rPr>
          <w:rFonts w:cs="Times New Roman"/>
        </w:rPr>
        <w:t xml:space="preserve"> with the </w:t>
      </w:r>
      <w:r w:rsidR="000B61D6">
        <w:rPr>
          <w:rFonts w:cs="Times New Roman"/>
        </w:rPr>
        <w:t>BYU</w:t>
      </w:r>
      <w:r w:rsidR="00CB5F3E">
        <w:rPr>
          <w:rFonts w:cs="Times New Roman"/>
        </w:rPr>
        <w:t>-</w:t>
      </w:r>
      <w:r w:rsidR="000B61D6">
        <w:rPr>
          <w:rFonts w:cs="Times New Roman"/>
        </w:rPr>
        <w:t>I Registration system</w:t>
      </w:r>
      <w:r w:rsidRPr="003E6B5A">
        <w:rPr>
          <w:rFonts w:cs="Times New Roman"/>
        </w:rPr>
        <w:t xml:space="preserve"> currently in use by the school. The application will be accessed via mobile </w:t>
      </w:r>
      <w:r w:rsidR="45DEFDA7" w:rsidRPr="462A12B4">
        <w:rPr>
          <w:rFonts w:cs="Times New Roman"/>
        </w:rPr>
        <w:t>devi</w:t>
      </w:r>
      <w:r w:rsidR="11E511D4" w:rsidRPr="462A12B4">
        <w:rPr>
          <w:rFonts w:cs="Times New Roman"/>
        </w:rPr>
        <w:t>ces and computers on a</w:t>
      </w:r>
      <w:r w:rsidRPr="462A12B4">
        <w:rPr>
          <w:rFonts w:cs="Times New Roman"/>
        </w:rPr>
        <w:t xml:space="preserve"> web interface.</w:t>
      </w:r>
      <w:r w:rsidRPr="003E6B5A">
        <w:rPr>
          <w:rFonts w:cs="Times New Roman"/>
        </w:rPr>
        <w:t xml:space="preserve"> The purpose is to assist students with </w:t>
      </w:r>
      <w:r w:rsidR="2297345D" w:rsidRPr="078FCCC8">
        <w:rPr>
          <w:rFonts w:cs="Times New Roman"/>
        </w:rPr>
        <w:t xml:space="preserve">an </w:t>
      </w:r>
      <w:r w:rsidR="000B61D6">
        <w:rPr>
          <w:rFonts w:cs="Times New Roman"/>
        </w:rPr>
        <w:t xml:space="preserve">understanding </w:t>
      </w:r>
      <w:r w:rsidR="2297345D" w:rsidRPr="078FCCC8">
        <w:rPr>
          <w:rFonts w:cs="Times New Roman"/>
        </w:rPr>
        <w:t xml:space="preserve">of </w:t>
      </w:r>
      <w:r w:rsidR="000B61D6">
        <w:rPr>
          <w:rFonts w:cs="Times New Roman"/>
        </w:rPr>
        <w:t>certificate or degree requirements and giving them the tools to schedule those courses over the student’s career at BYU-I</w:t>
      </w:r>
      <w:r w:rsidRPr="003E6B5A">
        <w:rPr>
          <w:rFonts w:cs="Times New Roman"/>
        </w:rPr>
        <w:t>.</w:t>
      </w:r>
    </w:p>
    <w:p w14:paraId="3333DCF1" w14:textId="21598584" w:rsidR="00026ECA" w:rsidRPr="003E6B5A" w:rsidRDefault="00026ECA" w:rsidP="29346B37">
      <w:pPr>
        <w:pStyle w:val="BodyText"/>
        <w:spacing w:before="0" w:after="1"/>
        <w:rPr>
          <w:rFonts w:cs="Times New Roman"/>
          <w:sz w:val="20"/>
          <w:szCs w:val="20"/>
        </w:rPr>
      </w:pPr>
    </w:p>
    <w:p w14:paraId="67AFE9D5" w14:textId="7236D53D" w:rsidR="00026ECA" w:rsidRPr="003E6B5A" w:rsidRDefault="67B5892B">
      <w:pPr>
        <w:pStyle w:val="BodyText"/>
        <w:spacing w:before="0"/>
        <w:ind w:left="831"/>
      </w:pPr>
      <w:r>
        <w:rPr>
          <w:noProof/>
        </w:rPr>
        <w:drawing>
          <wp:inline distT="0" distB="0" distL="0" distR="0" wp14:anchorId="6C6BCC66" wp14:editId="53F1E669">
            <wp:extent cx="7785499" cy="4803554"/>
            <wp:effectExtent l="0" t="0" r="0" b="0"/>
            <wp:docPr id="1146805811" name="Picture 2122502426" descr="Anticipated users of calendar application - Post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502426"/>
                    <pic:cNvPicPr/>
                  </pic:nvPicPr>
                  <pic:blipFill>
                    <a:blip r:embed="rId18">
                      <a:extLst>
                        <a:ext uri="{28A0092B-C50C-407E-A947-70E740481C1C}">
                          <a14:useLocalDpi xmlns:a14="http://schemas.microsoft.com/office/drawing/2010/main" val="0"/>
                        </a:ext>
                      </a:extLst>
                    </a:blip>
                    <a:stretch>
                      <a:fillRect/>
                    </a:stretch>
                  </pic:blipFill>
                  <pic:spPr>
                    <a:xfrm>
                      <a:off x="0" y="0"/>
                      <a:ext cx="7785499" cy="4803554"/>
                    </a:xfrm>
                    <a:prstGeom prst="rect">
                      <a:avLst/>
                    </a:prstGeom>
                  </pic:spPr>
                </pic:pic>
              </a:graphicData>
            </a:graphic>
          </wp:inline>
        </w:drawing>
      </w:r>
    </w:p>
    <w:p w14:paraId="62AA79E0" w14:textId="5244B4A7" w:rsidR="00026ECA" w:rsidRPr="003E6B5A" w:rsidRDefault="003E6B5A">
      <w:pPr>
        <w:spacing w:before="143"/>
        <w:ind w:left="320"/>
        <w:rPr>
          <w:rFonts w:cs="Times New Roman"/>
          <w:b/>
          <w:i/>
          <w:sz w:val="18"/>
          <w:szCs w:val="18"/>
        </w:rPr>
      </w:pPr>
      <w:bookmarkStart w:id="30" w:name="_bookmark13"/>
      <w:bookmarkEnd w:id="30"/>
      <w:r w:rsidRPr="462B0461">
        <w:rPr>
          <w:rFonts w:cs="Times New Roman"/>
          <w:b/>
          <w:i/>
          <w:sz w:val="18"/>
          <w:szCs w:val="18"/>
        </w:rPr>
        <w:t>Figure 1 - Projected User Base Chart</w:t>
      </w:r>
    </w:p>
    <w:p w14:paraId="0C8F527E" w14:textId="5244B4A7" w:rsidR="00A31CF4" w:rsidRDefault="00A31CF4" w:rsidP="00A31CF4">
      <w:pPr>
        <w:pStyle w:val="BodyText"/>
      </w:pPr>
      <w:bookmarkStart w:id="31" w:name="_Toc46337645"/>
    </w:p>
    <w:p w14:paraId="3208227F" w14:textId="5244B4A7" w:rsidR="00A31CF4" w:rsidRDefault="00A31CF4" w:rsidP="00A31CF4">
      <w:pPr>
        <w:pStyle w:val="BodyText"/>
      </w:pPr>
    </w:p>
    <w:p w14:paraId="2DD196CC" w14:textId="5244B4A7" w:rsidR="00A31CF4" w:rsidRDefault="00A31CF4" w:rsidP="00A31CF4">
      <w:pPr>
        <w:pStyle w:val="BodyText"/>
      </w:pPr>
    </w:p>
    <w:p w14:paraId="43F28912" w14:textId="1CD64E06" w:rsidR="00026ECA" w:rsidRPr="003E6B5A" w:rsidRDefault="003E6B5A" w:rsidP="001432E6">
      <w:pPr>
        <w:pStyle w:val="Heading1"/>
        <w:numPr>
          <w:ilvl w:val="1"/>
          <w:numId w:val="12"/>
        </w:numPr>
        <w:ind w:left="0" w:firstLine="0"/>
      </w:pPr>
      <w:r w:rsidRPr="003E6B5A">
        <w:lastRenderedPageBreak/>
        <w:t>References</w:t>
      </w:r>
      <w:bookmarkEnd w:id="31"/>
    </w:p>
    <w:p w14:paraId="4A81629C" w14:textId="77777777" w:rsidR="00026ECA" w:rsidRPr="003E6B5A" w:rsidRDefault="00026ECA">
      <w:pPr>
        <w:pStyle w:val="BodyText"/>
        <w:spacing w:before="1"/>
        <w:rPr>
          <w:rFonts w:cs="Times New Roman"/>
          <w:b/>
          <w:sz w:val="8"/>
        </w:rPr>
      </w:pPr>
    </w:p>
    <w:p w14:paraId="60B0EA2A" w14:textId="77777777" w:rsidR="00026ECA" w:rsidRPr="003E6B5A" w:rsidRDefault="003E6B5A" w:rsidP="001432E6">
      <w:pPr>
        <w:pStyle w:val="ListParagraph"/>
        <w:numPr>
          <w:ilvl w:val="0"/>
          <w:numId w:val="4"/>
        </w:numPr>
        <w:tabs>
          <w:tab w:val="left" w:pos="659"/>
        </w:tabs>
        <w:ind w:right="1803" w:firstLine="0"/>
        <w:rPr>
          <w:rFonts w:cs="Times New Roman"/>
        </w:rPr>
      </w:pPr>
      <w:r w:rsidRPr="003E6B5A">
        <w:rPr>
          <w:rFonts w:cs="Times New Roman"/>
        </w:rPr>
        <w:t>IEEE, "IEEE Standard for Information Technology — Systems Design — Software Design Descriptions" pp. 1-35, Jul. 2009. [Online] Available:</w:t>
      </w:r>
      <w:r w:rsidRPr="003E6B5A">
        <w:rPr>
          <w:rFonts w:cs="Times New Roman"/>
          <w:spacing w:val="-4"/>
        </w:rPr>
        <w:t xml:space="preserve"> </w:t>
      </w:r>
      <w:hyperlink r:id="rId19">
        <w:r w:rsidRPr="003E6B5A">
          <w:rPr>
            <w:rFonts w:cs="Times New Roman"/>
            <w:u w:val="single"/>
          </w:rPr>
          <w:t>http://ieeexplore.ieee.org/servlet/opac?punumber=5167253</w:t>
        </w:r>
      </w:hyperlink>
    </w:p>
    <w:p w14:paraId="7E1431E2" w14:textId="74D2ECFD" w:rsidR="00026ECA" w:rsidRPr="003E6B5A" w:rsidRDefault="71D2651A" w:rsidP="001432E6">
      <w:pPr>
        <w:pStyle w:val="ListParagraph"/>
        <w:numPr>
          <w:ilvl w:val="0"/>
          <w:numId w:val="4"/>
        </w:numPr>
        <w:tabs>
          <w:tab w:val="left" w:pos="659"/>
        </w:tabs>
        <w:spacing w:before="240"/>
        <w:ind w:left="658"/>
        <w:rPr>
          <w:rFonts w:cs="Times New Roman"/>
          <w:szCs w:val="24"/>
        </w:rPr>
      </w:pPr>
      <w:r w:rsidRPr="53EF1789">
        <w:rPr>
          <w:rFonts w:cs="Times New Roman"/>
          <w:szCs w:val="24"/>
        </w:rPr>
        <w:t>Grad Planner Registration</w:t>
      </w:r>
      <w:r w:rsidR="003E6B5A" w:rsidRPr="53EF1789">
        <w:rPr>
          <w:rFonts w:cs="Times New Roman"/>
          <w:szCs w:val="24"/>
        </w:rPr>
        <w:t xml:space="preserve"> Integration Software Requirements</w:t>
      </w:r>
      <w:r w:rsidR="003E6B5A" w:rsidRPr="53EF1789">
        <w:rPr>
          <w:rFonts w:cs="Times New Roman"/>
          <w:spacing w:val="-9"/>
          <w:szCs w:val="24"/>
        </w:rPr>
        <w:t xml:space="preserve"> </w:t>
      </w:r>
      <w:r w:rsidR="003E6B5A" w:rsidRPr="53EF1789">
        <w:rPr>
          <w:rFonts w:cs="Times New Roman"/>
          <w:szCs w:val="24"/>
        </w:rPr>
        <w:t>Specification</w:t>
      </w:r>
    </w:p>
    <w:p w14:paraId="67CAA921" w14:textId="49D5BACC" w:rsidR="00026ECA" w:rsidRPr="003E6B5A" w:rsidRDefault="108A388C" w:rsidP="001432E6">
      <w:pPr>
        <w:pStyle w:val="ListParagraph"/>
        <w:numPr>
          <w:ilvl w:val="1"/>
          <w:numId w:val="4"/>
        </w:numPr>
        <w:tabs>
          <w:tab w:val="left" w:pos="1040"/>
          <w:tab w:val="left" w:pos="1041"/>
        </w:tabs>
        <w:spacing w:before="279"/>
        <w:ind w:hanging="361"/>
        <w:rPr>
          <w:rFonts w:cs="Times New Roman"/>
          <w:szCs w:val="24"/>
        </w:rPr>
      </w:pPr>
      <w:r w:rsidRPr="0223F237">
        <w:rPr>
          <w:rFonts w:cs="Times New Roman"/>
          <w:szCs w:val="24"/>
        </w:rPr>
        <w:t>Version 1.</w:t>
      </w:r>
      <w:r w:rsidR="0591FBD5" w:rsidRPr="0223F237">
        <w:rPr>
          <w:rFonts w:cs="Times New Roman"/>
          <w:szCs w:val="24"/>
        </w:rPr>
        <w:t>4</w:t>
      </w:r>
      <w:r w:rsidRPr="0223F237">
        <w:rPr>
          <w:rFonts w:cs="Times New Roman"/>
          <w:szCs w:val="24"/>
        </w:rPr>
        <w:t xml:space="preserve">, Last Updated </w:t>
      </w:r>
      <w:r w:rsidR="0591FBD5" w:rsidRPr="0223F237">
        <w:rPr>
          <w:rFonts w:cs="Times New Roman"/>
          <w:szCs w:val="24"/>
        </w:rPr>
        <w:t>June 11</w:t>
      </w:r>
      <w:r w:rsidRPr="0223F237">
        <w:rPr>
          <w:rFonts w:cs="Times New Roman"/>
          <w:szCs w:val="24"/>
        </w:rPr>
        <w:t>,</w:t>
      </w:r>
      <w:r w:rsidRPr="0223F237">
        <w:rPr>
          <w:rFonts w:cs="Times New Roman"/>
          <w:spacing w:val="-6"/>
          <w:szCs w:val="24"/>
        </w:rPr>
        <w:t xml:space="preserve"> </w:t>
      </w:r>
      <w:r w:rsidRPr="0223F237">
        <w:rPr>
          <w:rFonts w:cs="Times New Roman"/>
          <w:szCs w:val="24"/>
        </w:rPr>
        <w:t>20</w:t>
      </w:r>
      <w:r w:rsidR="0591FBD5" w:rsidRPr="0223F237">
        <w:rPr>
          <w:rFonts w:cs="Times New Roman"/>
          <w:szCs w:val="24"/>
        </w:rPr>
        <w:t>20</w:t>
      </w:r>
    </w:p>
    <w:p w14:paraId="15B527FE" w14:textId="2E51A3EE" w:rsidR="4BA09EAD" w:rsidRDefault="4BA09EAD" w:rsidP="0223F237">
      <w:pPr>
        <w:spacing w:before="279"/>
        <w:ind w:left="679" w:hanging="361"/>
        <w:rPr>
          <w:rFonts w:cs="Times New Roman"/>
        </w:rPr>
      </w:pPr>
      <w:r w:rsidRPr="0223F237">
        <w:rPr>
          <w:rFonts w:cs="Times New Roman"/>
          <w:szCs w:val="24"/>
        </w:rPr>
        <w:t>[3] “Encyclopedia Britannica” [Onlin</w:t>
      </w:r>
      <w:r w:rsidR="572FFE1A" w:rsidRPr="0223F237">
        <w:rPr>
          <w:rFonts w:cs="Times New Roman"/>
          <w:szCs w:val="24"/>
        </w:rPr>
        <w:t xml:space="preserve">e] Available: </w:t>
      </w:r>
      <w:hyperlink r:id="rId20">
        <w:r w:rsidR="572FFE1A" w:rsidRPr="0223F237">
          <w:rPr>
            <w:rStyle w:val="Hyperlink"/>
          </w:rPr>
          <w:t>https://www.britannica.com/technology/graphical-user-interface</w:t>
        </w:r>
      </w:hyperlink>
    </w:p>
    <w:p w14:paraId="7BB7CCEA" w14:textId="0D164BE7" w:rsidR="2D032119" w:rsidRDefault="2D032119" w:rsidP="0223F237">
      <w:pPr>
        <w:spacing w:before="279"/>
        <w:ind w:left="679" w:hanging="361"/>
      </w:pPr>
      <w:r>
        <w:t>[4] “Protecting Studen</w:t>
      </w:r>
      <w:r w:rsidR="0360BB9E">
        <w:t xml:space="preserve">t Privacy” US Department of Education </w:t>
      </w:r>
      <w:r>
        <w:t xml:space="preserve">[Online] Available: </w:t>
      </w:r>
      <w:hyperlink r:id="rId21">
        <w:r w:rsidRPr="56F3FD81">
          <w:rPr>
            <w:rStyle w:val="Hyperlink"/>
          </w:rPr>
          <w:t>https://studentprivacy.ed.gov/faq/what-ferpa</w:t>
        </w:r>
      </w:hyperlink>
    </w:p>
    <w:p w14:paraId="197834E8" w14:textId="4320D206" w:rsidR="5E19F87B" w:rsidRDefault="5E19F87B" w:rsidP="56F3FD81">
      <w:pPr>
        <w:spacing w:before="279"/>
        <w:ind w:left="679" w:hanging="361"/>
      </w:pPr>
      <w:r>
        <w:t xml:space="preserve">[5] </w:t>
      </w:r>
      <w:proofErr w:type="spellStart"/>
      <w:r>
        <w:t>Lexico</w:t>
      </w:r>
      <w:proofErr w:type="spellEnd"/>
      <w:r>
        <w:t xml:space="preserve"> Online Dictionary,</w:t>
      </w:r>
      <w:r w:rsidR="0805BCFE">
        <w:t xml:space="preserve"> </w:t>
      </w:r>
      <w:r>
        <w:t>[Online</w:t>
      </w:r>
      <w:r w:rsidR="239BCB5B">
        <w:t xml:space="preserve">] Available: </w:t>
      </w:r>
      <w:hyperlink r:id="rId22">
        <w:r w:rsidR="22EFB1BE" w:rsidRPr="56F3FD81">
          <w:rPr>
            <w:rStyle w:val="Hyperlink"/>
          </w:rPr>
          <w:t>https://www.lexico.com/en/definition/adviser</w:t>
        </w:r>
      </w:hyperlink>
    </w:p>
    <w:p w14:paraId="2E1B4B8E" w14:textId="77777777" w:rsidR="003154F0" w:rsidRDefault="003154F0">
      <w:pPr>
        <w:rPr>
          <w:rFonts w:cs="Times New Roman"/>
        </w:rPr>
      </w:pPr>
    </w:p>
    <w:p w14:paraId="6B68ED83" w14:textId="0BF37BE6" w:rsidR="003154F0" w:rsidRPr="003E6B5A" w:rsidRDefault="003154F0" w:rsidP="001432E6">
      <w:pPr>
        <w:pStyle w:val="Heading1"/>
        <w:numPr>
          <w:ilvl w:val="1"/>
          <w:numId w:val="12"/>
        </w:numPr>
        <w:ind w:left="0" w:firstLine="0"/>
      </w:pPr>
      <w:bookmarkStart w:id="32" w:name="_Toc46337646"/>
      <w:r>
        <w:t>Glossary</w:t>
      </w:r>
      <w:bookmarkEnd w:id="32"/>
    </w:p>
    <w:p w14:paraId="336CB985" w14:textId="77777777" w:rsidR="003154F0" w:rsidRPr="003E6B5A" w:rsidRDefault="003154F0" w:rsidP="003154F0">
      <w:pPr>
        <w:pStyle w:val="BodyText"/>
        <w:spacing w:before="1"/>
        <w:rPr>
          <w:rFonts w:cs="Times New Roman"/>
          <w:b/>
          <w:sz w:val="8"/>
        </w:rPr>
      </w:pPr>
    </w:p>
    <w:tbl>
      <w:tblPr>
        <w:tblStyle w:val="Team3"/>
        <w:tblpPr w:leftFromText="180" w:rightFromText="180" w:vertAnchor="text" w:horzAnchor="margin" w:tblpY="2"/>
        <w:tblW w:w="0" w:type="auto"/>
        <w:tblLayout w:type="fixed"/>
        <w:tblLook w:val="01E0" w:firstRow="1" w:lastRow="1" w:firstColumn="1" w:lastColumn="1" w:noHBand="0" w:noVBand="0"/>
      </w:tblPr>
      <w:tblGrid>
        <w:gridCol w:w="1654"/>
        <w:gridCol w:w="11813"/>
      </w:tblGrid>
      <w:tr w:rsidR="00535DDA" w:rsidRPr="003E6B5A" w14:paraId="1028443E" w14:textId="77777777" w:rsidTr="39A48FA3">
        <w:trPr>
          <w:cnfStyle w:val="100000000000" w:firstRow="1" w:lastRow="0" w:firstColumn="0" w:lastColumn="0" w:oddVBand="0" w:evenVBand="0" w:oddHBand="0" w:evenHBand="0" w:firstRowFirstColumn="0" w:firstRowLastColumn="0" w:lastRowFirstColumn="0" w:lastRowLastColumn="0"/>
          <w:trHeight w:val="654"/>
        </w:trPr>
        <w:tc>
          <w:tcPr>
            <w:tcW w:w="1654" w:type="dxa"/>
          </w:tcPr>
          <w:p w14:paraId="6DAA8342" w14:textId="77777777" w:rsidR="00535DDA" w:rsidRPr="003E6B5A" w:rsidRDefault="00535DDA" w:rsidP="00535DDA">
            <w:pPr>
              <w:pStyle w:val="TableParagraph"/>
              <w:spacing w:before="84"/>
              <w:ind w:left="508"/>
              <w:rPr>
                <w:rFonts w:cs="Times New Roman"/>
                <w:b w:val="0"/>
              </w:rPr>
            </w:pPr>
            <w:r w:rsidRPr="003E6B5A">
              <w:rPr>
                <w:rFonts w:cs="Times New Roman"/>
              </w:rPr>
              <w:t>Terms</w:t>
            </w:r>
          </w:p>
        </w:tc>
        <w:tc>
          <w:tcPr>
            <w:tcW w:w="11813" w:type="dxa"/>
          </w:tcPr>
          <w:p w14:paraId="417A6959" w14:textId="77777777" w:rsidR="00535DDA" w:rsidRPr="003E6B5A" w:rsidRDefault="00535DDA" w:rsidP="693DB931">
            <w:pPr>
              <w:pStyle w:val="TableParagraph"/>
              <w:spacing w:before="84"/>
              <w:ind w:left="5040" w:right="5230"/>
              <w:rPr>
                <w:rFonts w:cs="Times New Roman"/>
                <w:b w:val="0"/>
              </w:rPr>
            </w:pPr>
            <w:r w:rsidRPr="003E6B5A">
              <w:rPr>
                <w:rFonts w:cs="Times New Roman"/>
              </w:rPr>
              <w:t>Definiti</w:t>
            </w:r>
            <w:r w:rsidR="00634BEC">
              <w:rPr>
                <w:rFonts w:cs="Times New Roman"/>
              </w:rPr>
              <w:t>o</w:t>
            </w:r>
            <w:r w:rsidRPr="003E6B5A">
              <w:rPr>
                <w:rFonts w:cs="Times New Roman"/>
              </w:rPr>
              <w:t>ns</w:t>
            </w:r>
          </w:p>
        </w:tc>
      </w:tr>
      <w:tr w:rsidR="00535DDA" w:rsidRPr="003E6B5A" w14:paraId="036677B7"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22B62A56" w14:textId="255D49EA" w:rsidR="00535DDA" w:rsidRPr="003E6B5A" w:rsidRDefault="57A48ACB" w:rsidP="0223F237">
            <w:pPr>
              <w:pStyle w:val="TableParagraph"/>
              <w:rPr>
                <w:rFonts w:cs="Times New Roman"/>
              </w:rPr>
            </w:pPr>
            <w:r w:rsidRPr="0223F237">
              <w:rPr>
                <w:rFonts w:cs="Times New Roman"/>
              </w:rPr>
              <w:t>Unfamiliar terms or acronyms</w:t>
            </w:r>
          </w:p>
          <w:p w14:paraId="73CEA7E2" w14:textId="72CFD353" w:rsidR="00535DDA" w:rsidRPr="003E6B5A" w:rsidRDefault="00535DDA" w:rsidP="00535DDA">
            <w:pPr>
              <w:pStyle w:val="TableParagraph"/>
              <w:rPr>
                <w:rFonts w:cs="Times New Roman"/>
              </w:rPr>
            </w:pPr>
          </w:p>
        </w:tc>
        <w:tc>
          <w:tcPr>
            <w:tcW w:w="11813" w:type="dxa"/>
          </w:tcPr>
          <w:p w14:paraId="5A0B6D21" w14:textId="77777777" w:rsidR="00535DDA" w:rsidRPr="003E6B5A" w:rsidRDefault="00535DDA" w:rsidP="00535DDA">
            <w:pPr>
              <w:pStyle w:val="TableParagraph"/>
              <w:ind w:left="196"/>
              <w:rPr>
                <w:rFonts w:cs="Times New Roman"/>
              </w:rPr>
            </w:pPr>
            <w:r>
              <w:rPr>
                <w:rFonts w:cs="Times New Roman"/>
              </w:rPr>
              <w:t>Any term that is not common or could be misunderstood or any acronym no matter how obvious.</w:t>
            </w:r>
          </w:p>
        </w:tc>
      </w:tr>
      <w:tr w:rsidR="0223F237" w14:paraId="1AFA646C"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37B56153" w14:textId="4B826556" w:rsidR="53E0DB75" w:rsidRDefault="53E0DB75" w:rsidP="0223F237">
            <w:pPr>
              <w:pStyle w:val="TableParagraph"/>
              <w:rPr>
                <w:rFonts w:cs="Times New Roman"/>
              </w:rPr>
            </w:pPr>
            <w:r w:rsidRPr="0223F237">
              <w:rPr>
                <w:rFonts w:cs="Times New Roman"/>
              </w:rPr>
              <w:t xml:space="preserve">Actor </w:t>
            </w:r>
          </w:p>
        </w:tc>
        <w:tc>
          <w:tcPr>
            <w:tcW w:w="11813" w:type="dxa"/>
          </w:tcPr>
          <w:p w14:paraId="6705F767" w14:textId="64A34E4D" w:rsidR="53E0DB75" w:rsidRDefault="53E0DB75" w:rsidP="0223F237">
            <w:pPr>
              <w:pStyle w:val="TableParagraph"/>
              <w:rPr>
                <w:rFonts w:eastAsia="Times New Roman" w:cs="Times New Roman"/>
                <w:color w:val="222222"/>
              </w:rPr>
            </w:pPr>
            <w:r w:rsidRPr="0223F237">
              <w:rPr>
                <w:rFonts w:eastAsia="Times New Roman" w:cs="Times New Roman"/>
                <w:color w:val="222222"/>
              </w:rPr>
              <w:t>Specifies a role played by a user or any other system that interacts with the subject.</w:t>
            </w:r>
          </w:p>
        </w:tc>
      </w:tr>
      <w:tr w:rsidR="56F3FD81" w14:paraId="60CB6060"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380EF91A" w14:textId="1D8F7F99" w:rsidR="03E3E459" w:rsidRDefault="03E3E459" w:rsidP="56F3FD81">
            <w:pPr>
              <w:pStyle w:val="TableParagraph"/>
              <w:rPr>
                <w:rFonts w:cs="Times New Roman"/>
              </w:rPr>
            </w:pPr>
            <w:r w:rsidRPr="56F3FD81">
              <w:rPr>
                <w:rFonts w:cs="Times New Roman"/>
              </w:rPr>
              <w:t>Advisor</w:t>
            </w:r>
          </w:p>
        </w:tc>
        <w:tc>
          <w:tcPr>
            <w:tcW w:w="11813" w:type="dxa"/>
          </w:tcPr>
          <w:p w14:paraId="10142068" w14:textId="553E19B9" w:rsidR="051AD1A9" w:rsidRDefault="051AD1A9" w:rsidP="56F3FD81">
            <w:pPr>
              <w:pStyle w:val="TableParagraph"/>
              <w:rPr>
                <w:rFonts w:eastAsia="Times New Roman" w:cs="Times New Roman"/>
                <w:color w:val="222222"/>
              </w:rPr>
            </w:pPr>
            <w:r w:rsidRPr="56F3FD81">
              <w:rPr>
                <w:rFonts w:eastAsia="Times New Roman" w:cs="Times New Roman"/>
                <w:color w:val="222222"/>
              </w:rPr>
              <w:t>a teacher or staff counselor who helps a student plan a course of study. [5]</w:t>
            </w:r>
          </w:p>
        </w:tc>
      </w:tr>
      <w:tr w:rsidR="4E9E1C67" w14:paraId="038D0DAB"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4FBC9ADD" w14:textId="2E0453B6" w:rsidR="2431D1D5" w:rsidRDefault="2431D1D5" w:rsidP="4E9E1C67">
            <w:pPr>
              <w:pStyle w:val="TableParagraph"/>
              <w:rPr>
                <w:rFonts w:cs="Times New Roman"/>
              </w:rPr>
            </w:pPr>
            <w:r w:rsidRPr="4E9E1C67">
              <w:rPr>
                <w:rFonts w:cs="Times New Roman"/>
              </w:rPr>
              <w:t>API</w:t>
            </w:r>
          </w:p>
        </w:tc>
        <w:tc>
          <w:tcPr>
            <w:tcW w:w="11813" w:type="dxa"/>
          </w:tcPr>
          <w:p w14:paraId="2836CC81" w14:textId="1CE5E1C5" w:rsidR="2431D1D5" w:rsidRDefault="3F26733B" w:rsidP="0223F237">
            <w:pPr>
              <w:pStyle w:val="TableParagraph"/>
              <w:rPr>
                <w:rFonts w:eastAsia="Times New Roman" w:cs="Times New Roman"/>
              </w:rPr>
            </w:pPr>
            <w:r w:rsidRPr="0223F237">
              <w:rPr>
                <w:rFonts w:eastAsia="Times New Roman" w:cs="Times New Roman"/>
              </w:rPr>
              <w:t>Application Program</w:t>
            </w:r>
            <w:r w:rsidR="26CC4854" w:rsidRPr="0223F237">
              <w:rPr>
                <w:rFonts w:eastAsia="Times New Roman" w:cs="Times New Roman"/>
              </w:rPr>
              <w:t>ming</w:t>
            </w:r>
            <w:r w:rsidRPr="0223F237">
              <w:rPr>
                <w:rFonts w:eastAsia="Times New Roman" w:cs="Times New Roman"/>
              </w:rPr>
              <w:t xml:space="preserve"> Interface</w:t>
            </w:r>
            <w:r w:rsidR="71329D5C" w:rsidRPr="0223F237">
              <w:rPr>
                <w:rFonts w:eastAsia="Times New Roman" w:cs="Times New Roman"/>
              </w:rPr>
              <w:t>; a set of subroutine definitions, protocols, and tools for building application software</w:t>
            </w:r>
          </w:p>
        </w:tc>
      </w:tr>
      <w:tr w:rsidR="4E9E1C67" w14:paraId="770B78D7"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6F2629AE" w14:textId="1A61ED68" w:rsidR="0DACBC13" w:rsidRDefault="0DACBC13" w:rsidP="4E9E1C67">
            <w:pPr>
              <w:pStyle w:val="TableParagraph"/>
              <w:rPr>
                <w:rFonts w:cs="Times New Roman"/>
              </w:rPr>
            </w:pPr>
            <w:r w:rsidRPr="4E9E1C67">
              <w:rPr>
                <w:rFonts w:cs="Times New Roman"/>
              </w:rPr>
              <w:lastRenderedPageBreak/>
              <w:t>Backend</w:t>
            </w:r>
          </w:p>
        </w:tc>
        <w:tc>
          <w:tcPr>
            <w:tcW w:w="11813" w:type="dxa"/>
          </w:tcPr>
          <w:p w14:paraId="4E852536" w14:textId="503D2CA3" w:rsidR="4E9E1C67" w:rsidRDefault="63E9921D" w:rsidP="4E9E1C67">
            <w:pPr>
              <w:pStyle w:val="TableParagraph"/>
              <w:rPr>
                <w:rFonts w:cs="Times New Roman"/>
              </w:rPr>
            </w:pPr>
            <w:r w:rsidRPr="0223F237">
              <w:rPr>
                <w:rFonts w:cs="Times New Roman"/>
              </w:rPr>
              <w:t>In software architecture, backend usually refers to the layer</w:t>
            </w:r>
            <w:r w:rsidR="7FF53462" w:rsidRPr="0223F237">
              <w:rPr>
                <w:rFonts w:cs="Times New Roman"/>
              </w:rPr>
              <w:t xml:space="preserve"> of programming</w:t>
            </w:r>
            <w:r w:rsidRPr="0223F237">
              <w:rPr>
                <w:rFonts w:cs="Times New Roman"/>
              </w:rPr>
              <w:t xml:space="preserve"> that handles data</w:t>
            </w:r>
            <w:r w:rsidR="57F812CD" w:rsidRPr="0223F237">
              <w:rPr>
                <w:rFonts w:cs="Times New Roman"/>
              </w:rPr>
              <w:t xml:space="preserve"> </w:t>
            </w:r>
            <w:r w:rsidR="03A3B267" w:rsidRPr="0223F237">
              <w:rPr>
                <w:rFonts w:cs="Times New Roman"/>
              </w:rPr>
              <w:t xml:space="preserve">(information) </w:t>
            </w:r>
            <w:r w:rsidR="57F812CD" w:rsidRPr="0223F237">
              <w:rPr>
                <w:rFonts w:cs="Times New Roman"/>
              </w:rPr>
              <w:t>storage and business logic</w:t>
            </w:r>
            <w:r w:rsidR="37521C43" w:rsidRPr="0223F237">
              <w:rPr>
                <w:rFonts w:cs="Times New Roman"/>
              </w:rPr>
              <w:t xml:space="preserve"> (the rules that govern the program).</w:t>
            </w:r>
          </w:p>
        </w:tc>
      </w:tr>
      <w:tr w:rsidR="0223F237" w14:paraId="26090F60"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11092B98" w14:textId="54E5BADC" w:rsidR="71A25804" w:rsidRDefault="71A25804" w:rsidP="0223F237">
            <w:pPr>
              <w:pStyle w:val="TableParagraph"/>
              <w:rPr>
                <w:rFonts w:cs="Times New Roman"/>
              </w:rPr>
            </w:pPr>
            <w:r w:rsidRPr="0223F237">
              <w:rPr>
                <w:rFonts w:cs="Times New Roman"/>
              </w:rPr>
              <w:t>Breadcrumbs</w:t>
            </w:r>
          </w:p>
        </w:tc>
        <w:tc>
          <w:tcPr>
            <w:tcW w:w="11813" w:type="dxa"/>
          </w:tcPr>
          <w:p w14:paraId="256BD524" w14:textId="02F1247A" w:rsidR="71A25804" w:rsidRDefault="71A25804" w:rsidP="0223F237">
            <w:pPr>
              <w:pStyle w:val="TableParagraph"/>
              <w:rPr>
                <w:rFonts w:cs="Times New Roman"/>
              </w:rPr>
            </w:pPr>
            <w:r w:rsidRPr="0223F237">
              <w:rPr>
                <w:rFonts w:cs="Times New Roman"/>
              </w:rPr>
              <w:t>A small text path usually at the top of a page that shows where the user is on a web page.</w:t>
            </w:r>
          </w:p>
        </w:tc>
      </w:tr>
      <w:tr w:rsidR="0223F237" w14:paraId="44BF6F5E"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0973B607" w14:textId="0E4216AA" w:rsidR="40E38C58" w:rsidRDefault="40E38C58" w:rsidP="0223F237">
            <w:pPr>
              <w:pStyle w:val="TableParagraph"/>
              <w:rPr>
                <w:rFonts w:cs="Times New Roman"/>
              </w:rPr>
            </w:pPr>
            <w:r w:rsidRPr="0223F237">
              <w:rPr>
                <w:rFonts w:cs="Times New Roman"/>
              </w:rPr>
              <w:t xml:space="preserve">Client </w:t>
            </w:r>
          </w:p>
        </w:tc>
        <w:tc>
          <w:tcPr>
            <w:tcW w:w="11813" w:type="dxa"/>
          </w:tcPr>
          <w:p w14:paraId="4FC0A361" w14:textId="4FE6036D" w:rsidR="2B4C8C10" w:rsidRDefault="2B4C8C10" w:rsidP="0223F237">
            <w:pPr>
              <w:pStyle w:val="TableParagraph"/>
              <w:rPr>
                <w:rFonts w:cs="Times New Roman"/>
              </w:rPr>
            </w:pPr>
            <w:r w:rsidRPr="0223F237">
              <w:rPr>
                <w:rFonts w:cs="Times New Roman"/>
              </w:rPr>
              <w:t>Part of software that accesses information from another part of the software program or from another</w:t>
            </w:r>
            <w:r w:rsidR="6E6AA594" w:rsidRPr="0223F237">
              <w:rPr>
                <w:rFonts w:cs="Times New Roman"/>
              </w:rPr>
              <w:t xml:space="preserve"> piece of hardware via a server in order to perform its role in the program.</w:t>
            </w:r>
          </w:p>
        </w:tc>
      </w:tr>
      <w:tr w:rsidR="4E9E1C67" w14:paraId="0F3D89D5"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3F393248" w14:textId="2E32CA2E" w:rsidR="0DACBC13" w:rsidRDefault="0DACBC13" w:rsidP="4E9E1C67">
            <w:pPr>
              <w:pStyle w:val="TableParagraph"/>
              <w:rPr>
                <w:rFonts w:cs="Times New Roman"/>
              </w:rPr>
            </w:pPr>
            <w:r w:rsidRPr="4E9E1C67">
              <w:rPr>
                <w:rFonts w:cs="Times New Roman"/>
              </w:rPr>
              <w:t>Cookie</w:t>
            </w:r>
          </w:p>
        </w:tc>
        <w:tc>
          <w:tcPr>
            <w:tcW w:w="11813" w:type="dxa"/>
          </w:tcPr>
          <w:p w14:paraId="5BF08CF7" w14:textId="717323AF" w:rsidR="4E9E1C67" w:rsidRDefault="2455ADB2" w:rsidP="4E9E1C67">
            <w:pPr>
              <w:pStyle w:val="TableParagraph"/>
              <w:rPr>
                <w:rFonts w:cs="Times New Roman"/>
              </w:rPr>
            </w:pPr>
            <w:r w:rsidRPr="0223F237">
              <w:rPr>
                <w:rFonts w:cs="Times New Roman"/>
              </w:rPr>
              <w:t>A small packet of information a website sends your computer to keep track of your actions on the website.</w:t>
            </w:r>
          </w:p>
        </w:tc>
      </w:tr>
      <w:tr w:rsidR="0223F237" w14:paraId="2262EBEF"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638D16F5" w14:textId="168DE6A7" w:rsidR="67F3B7A1" w:rsidRDefault="67F3B7A1" w:rsidP="0223F237">
            <w:pPr>
              <w:pStyle w:val="TableParagraph"/>
              <w:rPr>
                <w:rFonts w:cs="Times New Roman"/>
              </w:rPr>
            </w:pPr>
            <w:r w:rsidRPr="0223F237">
              <w:rPr>
                <w:rFonts w:cs="Times New Roman"/>
              </w:rPr>
              <w:t>Database</w:t>
            </w:r>
          </w:p>
        </w:tc>
        <w:tc>
          <w:tcPr>
            <w:tcW w:w="11813" w:type="dxa"/>
          </w:tcPr>
          <w:p w14:paraId="763A4CF2" w14:textId="37C4A900" w:rsidR="67F3B7A1" w:rsidRDefault="67F3B7A1" w:rsidP="0223F237">
            <w:pPr>
              <w:pStyle w:val="TableParagraph"/>
              <w:rPr>
                <w:rFonts w:cs="Times New Roman"/>
              </w:rPr>
            </w:pPr>
            <w:r w:rsidRPr="0223F237">
              <w:rPr>
                <w:rFonts w:cs="Times New Roman"/>
              </w:rPr>
              <w:t xml:space="preserve">A structured set of data that is held </w:t>
            </w:r>
            <w:r w:rsidR="4795C4F3" w:rsidRPr="078FCCC8">
              <w:rPr>
                <w:rFonts w:cs="Times New Roman"/>
              </w:rPr>
              <w:t>o</w:t>
            </w:r>
            <w:r w:rsidR="3638758D" w:rsidRPr="078FCCC8">
              <w:rPr>
                <w:rFonts w:cs="Times New Roman"/>
              </w:rPr>
              <w:t>n</w:t>
            </w:r>
            <w:r w:rsidRPr="0223F237">
              <w:rPr>
                <w:rFonts w:cs="Times New Roman"/>
              </w:rPr>
              <w:t xml:space="preserve"> a computer.</w:t>
            </w:r>
          </w:p>
        </w:tc>
      </w:tr>
      <w:tr w:rsidR="0223F237" w14:paraId="024E6D81"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036EEC64" w14:textId="0D78F2A2" w:rsidR="75FF0048" w:rsidRDefault="75FF0048" w:rsidP="0223F237">
            <w:pPr>
              <w:pStyle w:val="TableParagraph"/>
              <w:rPr>
                <w:rFonts w:cs="Times New Roman"/>
              </w:rPr>
            </w:pPr>
            <w:r w:rsidRPr="0223F237">
              <w:rPr>
                <w:rFonts w:cs="Times New Roman"/>
              </w:rPr>
              <w:t>Encryption</w:t>
            </w:r>
          </w:p>
        </w:tc>
        <w:tc>
          <w:tcPr>
            <w:tcW w:w="11813" w:type="dxa"/>
          </w:tcPr>
          <w:p w14:paraId="272F4CB5" w14:textId="6BE7C22D" w:rsidR="75FF0048" w:rsidRDefault="75FF0048" w:rsidP="0223F237">
            <w:pPr>
              <w:pStyle w:val="TableParagraph"/>
              <w:rPr>
                <w:rFonts w:cs="Times New Roman"/>
              </w:rPr>
            </w:pPr>
            <w:r w:rsidRPr="0223F237">
              <w:rPr>
                <w:rFonts w:cs="Times New Roman"/>
              </w:rPr>
              <w:t xml:space="preserve">A string of characters used in a computer program used to alter and store data so that the information appears random and undecipherable. </w:t>
            </w:r>
          </w:p>
        </w:tc>
      </w:tr>
      <w:tr w:rsidR="56F3FD81" w14:paraId="64B61284"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37A20BCD" w14:textId="1882ACFB" w:rsidR="150FA52D" w:rsidRDefault="150FA52D" w:rsidP="56F3FD81">
            <w:pPr>
              <w:pStyle w:val="TableParagraph"/>
              <w:rPr>
                <w:rFonts w:cs="Times New Roman"/>
              </w:rPr>
            </w:pPr>
            <w:r w:rsidRPr="56F3FD81">
              <w:rPr>
                <w:rFonts w:cs="Times New Roman"/>
              </w:rPr>
              <w:t>Entity</w:t>
            </w:r>
          </w:p>
        </w:tc>
        <w:tc>
          <w:tcPr>
            <w:tcW w:w="11813" w:type="dxa"/>
          </w:tcPr>
          <w:p w14:paraId="24526BB2" w14:textId="695D0C59" w:rsidR="6EDEA4FA" w:rsidRDefault="6EDEA4FA" w:rsidP="56F3FD81">
            <w:pPr>
              <w:pStyle w:val="TableParagraph"/>
              <w:rPr>
                <w:rFonts w:eastAsia="Times New Roman" w:cs="Times New Roman"/>
              </w:rPr>
            </w:pPr>
            <w:r w:rsidRPr="56F3FD81">
              <w:rPr>
                <w:rFonts w:eastAsia="Times New Roman" w:cs="Times New Roman"/>
              </w:rPr>
              <w:t>Something structurally, functionally, or otherwise distinct from other elements</w:t>
            </w:r>
          </w:p>
        </w:tc>
      </w:tr>
      <w:tr w:rsidR="0223F237" w14:paraId="2C947FB3"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4187776A" w14:textId="248A7457" w:rsidR="73D9686B" w:rsidRDefault="73D9686B" w:rsidP="0223F237">
            <w:pPr>
              <w:pStyle w:val="TableParagraph"/>
              <w:rPr>
                <w:rFonts w:cs="Times New Roman"/>
              </w:rPr>
            </w:pPr>
            <w:r w:rsidRPr="0223F237">
              <w:rPr>
                <w:rFonts w:cs="Times New Roman"/>
              </w:rPr>
              <w:t>Facade</w:t>
            </w:r>
          </w:p>
        </w:tc>
        <w:tc>
          <w:tcPr>
            <w:tcW w:w="11813" w:type="dxa"/>
          </w:tcPr>
          <w:p w14:paraId="0EF121B7" w14:textId="7722888C" w:rsidR="73D9686B" w:rsidRDefault="73D9686B" w:rsidP="0223F237">
            <w:pPr>
              <w:pStyle w:val="TableParagraph"/>
              <w:rPr>
                <w:rFonts w:cs="Times New Roman"/>
              </w:rPr>
            </w:pPr>
            <w:r w:rsidRPr="0223F237">
              <w:rPr>
                <w:rFonts w:cs="Times New Roman"/>
              </w:rPr>
              <w:t>A simplified interface.</w:t>
            </w:r>
          </w:p>
        </w:tc>
      </w:tr>
      <w:tr w:rsidR="0223F237" w14:paraId="16EA07C2"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59EBD9F2" w14:textId="57A14962" w:rsidR="0FD4CA8E" w:rsidRDefault="0FD4CA8E" w:rsidP="0223F237">
            <w:pPr>
              <w:pStyle w:val="TableParagraph"/>
              <w:rPr>
                <w:rFonts w:cs="Times New Roman"/>
              </w:rPr>
            </w:pPr>
            <w:r w:rsidRPr="0223F237">
              <w:rPr>
                <w:rFonts w:cs="Times New Roman"/>
              </w:rPr>
              <w:t xml:space="preserve">FERPA </w:t>
            </w:r>
          </w:p>
        </w:tc>
        <w:tc>
          <w:tcPr>
            <w:tcW w:w="11813" w:type="dxa"/>
          </w:tcPr>
          <w:p w14:paraId="22AB7D26" w14:textId="5C932D3F" w:rsidR="0FD4CA8E" w:rsidRDefault="0FD4CA8E" w:rsidP="0223F237">
            <w:pPr>
              <w:pStyle w:val="TableParagraph"/>
              <w:rPr>
                <w:rFonts w:cs="Times New Roman"/>
              </w:rPr>
            </w:pPr>
            <w:r w:rsidRPr="0223F237">
              <w:rPr>
                <w:rFonts w:cs="Times New Roman"/>
              </w:rPr>
              <w:t xml:space="preserve">Family Educational Rights and Privacy Act: </w:t>
            </w:r>
            <w:r w:rsidR="45F19CBE" w:rsidRPr="0223F237">
              <w:rPr>
                <w:rFonts w:cs="Times New Roman"/>
              </w:rPr>
              <w:t xml:space="preserve">The law that allows parents the right to access their </w:t>
            </w:r>
            <w:r w:rsidR="4006FCA2" w:rsidRPr="0223F237">
              <w:rPr>
                <w:rFonts w:cs="Times New Roman"/>
              </w:rPr>
              <w:t>children’s education</w:t>
            </w:r>
            <w:r w:rsidR="45F19CBE" w:rsidRPr="0223F237">
              <w:rPr>
                <w:rFonts w:cs="Times New Roman"/>
              </w:rPr>
              <w:t xml:space="preserve"> records and have the records </w:t>
            </w:r>
            <w:r w:rsidR="17BBC61E" w:rsidRPr="0223F237">
              <w:rPr>
                <w:rFonts w:cs="Times New Roman"/>
              </w:rPr>
              <w:t>amended</w:t>
            </w:r>
            <w:r w:rsidR="45F19CBE" w:rsidRPr="0223F237">
              <w:rPr>
                <w:rFonts w:cs="Times New Roman"/>
              </w:rPr>
              <w:t>.</w:t>
            </w:r>
            <w:r w:rsidR="646A75CD" w:rsidRPr="0223F237">
              <w:rPr>
                <w:rFonts w:cs="Times New Roman"/>
              </w:rPr>
              <w:t xml:space="preserve"> [4]</w:t>
            </w:r>
          </w:p>
        </w:tc>
      </w:tr>
      <w:tr w:rsidR="4E9E1C67" w14:paraId="5E0D51F8"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1F2E8E7B" w14:textId="22B042D5" w:rsidR="468AB171" w:rsidRDefault="468AB171" w:rsidP="4E9E1C67">
            <w:pPr>
              <w:pStyle w:val="TableParagraph"/>
              <w:rPr>
                <w:rFonts w:cs="Times New Roman"/>
              </w:rPr>
            </w:pPr>
            <w:r w:rsidRPr="4E9E1C67">
              <w:rPr>
                <w:rFonts w:cs="Times New Roman"/>
              </w:rPr>
              <w:t>GUI</w:t>
            </w:r>
          </w:p>
        </w:tc>
        <w:tc>
          <w:tcPr>
            <w:tcW w:w="11813" w:type="dxa"/>
          </w:tcPr>
          <w:p w14:paraId="5F81F4A0" w14:textId="5A9B3E20" w:rsidR="468AB171" w:rsidRDefault="764625E5" w:rsidP="0223F237">
            <w:pPr>
              <w:pStyle w:val="TableParagraph"/>
            </w:pPr>
            <w:r w:rsidRPr="0223F237">
              <w:rPr>
                <w:rFonts w:cs="Times New Roman"/>
              </w:rPr>
              <w:t>Graphical User Interface</w:t>
            </w:r>
            <w:r w:rsidR="48EBC4B6" w:rsidRPr="0223F237">
              <w:rPr>
                <w:rFonts w:cs="Times New Roman"/>
              </w:rPr>
              <w:t>: A computer program that allows a user to interact with a computer using symbols, visuals</w:t>
            </w:r>
            <w:r w:rsidR="60B3E78C" w:rsidRPr="078FCCC8">
              <w:rPr>
                <w:rFonts w:cs="Times New Roman"/>
              </w:rPr>
              <w:t>,</w:t>
            </w:r>
            <w:r w:rsidR="48EBC4B6" w:rsidRPr="0223F237">
              <w:rPr>
                <w:rFonts w:cs="Times New Roman"/>
              </w:rPr>
              <w:t xml:space="preserve"> and pointing devices. </w:t>
            </w:r>
            <w:r w:rsidR="4F014C22" w:rsidRPr="0223F237">
              <w:rPr>
                <w:rFonts w:cs="Times New Roman"/>
              </w:rPr>
              <w:t>[3]</w:t>
            </w:r>
            <w:r w:rsidR="20227807" w:rsidRPr="0223F237">
              <w:rPr>
                <w:rFonts w:cs="Times New Roman"/>
              </w:rPr>
              <w:t xml:space="preserve"> </w:t>
            </w:r>
          </w:p>
        </w:tc>
      </w:tr>
      <w:tr w:rsidR="0223F237" w14:paraId="2021D260"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5957BD29" w14:textId="1135997A" w:rsidR="3F85407D" w:rsidRDefault="3F85407D" w:rsidP="0223F237">
            <w:pPr>
              <w:pStyle w:val="TableParagraph"/>
              <w:rPr>
                <w:rFonts w:cs="Times New Roman"/>
              </w:rPr>
            </w:pPr>
            <w:r w:rsidRPr="0223F237">
              <w:rPr>
                <w:rFonts w:cs="Times New Roman"/>
              </w:rPr>
              <w:t>HTTP</w:t>
            </w:r>
          </w:p>
        </w:tc>
        <w:tc>
          <w:tcPr>
            <w:tcW w:w="11813" w:type="dxa"/>
          </w:tcPr>
          <w:p w14:paraId="685DE474" w14:textId="395D0BFB" w:rsidR="3F85407D" w:rsidRDefault="4BAC39B1" w:rsidP="0223F237">
            <w:pPr>
              <w:pStyle w:val="TableParagraph"/>
              <w:rPr>
                <w:rFonts w:cs="Times New Roman"/>
              </w:rPr>
            </w:pPr>
            <w:r w:rsidRPr="078FCCC8">
              <w:rPr>
                <w:rFonts w:cs="Times New Roman"/>
              </w:rPr>
              <w:t>Hype</w:t>
            </w:r>
            <w:r w:rsidR="5EC0C213" w:rsidRPr="078FCCC8">
              <w:rPr>
                <w:rFonts w:cs="Times New Roman"/>
              </w:rPr>
              <w:t>rt</w:t>
            </w:r>
            <w:r w:rsidRPr="078FCCC8">
              <w:rPr>
                <w:rFonts w:cs="Times New Roman"/>
              </w:rPr>
              <w:t>ext</w:t>
            </w:r>
            <w:r w:rsidR="3F85407D" w:rsidRPr="0223F237">
              <w:rPr>
                <w:rFonts w:cs="Times New Roman"/>
              </w:rPr>
              <w:t xml:space="preserve"> Transfer Protocol</w:t>
            </w:r>
            <w:r w:rsidR="4E1D6B24" w:rsidRPr="0223F237">
              <w:rPr>
                <w:rFonts w:cs="Times New Roman"/>
              </w:rPr>
              <w:t xml:space="preserve">: The </w:t>
            </w:r>
            <w:r w:rsidR="6ACB594E" w:rsidRPr="0223F237">
              <w:rPr>
                <w:rFonts w:cs="Times New Roman"/>
              </w:rPr>
              <w:t xml:space="preserve">rules </w:t>
            </w:r>
            <w:r w:rsidR="4E1D6B24" w:rsidRPr="0223F237">
              <w:rPr>
                <w:rFonts w:cs="Times New Roman"/>
              </w:rPr>
              <w:t>that</w:t>
            </w:r>
            <w:r w:rsidR="24F8787B" w:rsidRPr="0223F237">
              <w:rPr>
                <w:rFonts w:cs="Times New Roman"/>
              </w:rPr>
              <w:t xml:space="preserve"> govern the way </w:t>
            </w:r>
            <w:r w:rsidR="4E1D6B24" w:rsidRPr="0223F237">
              <w:rPr>
                <w:rFonts w:cs="Times New Roman"/>
              </w:rPr>
              <w:t>a web server communicates with a web client (usually a browser)</w:t>
            </w:r>
          </w:p>
        </w:tc>
      </w:tr>
      <w:tr w:rsidR="0223F237" w14:paraId="4BDD4C35"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35270FDE" w14:textId="70A914D9" w:rsidR="62ACE5CC" w:rsidRDefault="62ACE5CC" w:rsidP="0223F237">
            <w:pPr>
              <w:pStyle w:val="TableParagraph"/>
              <w:rPr>
                <w:rFonts w:cs="Times New Roman"/>
              </w:rPr>
            </w:pPr>
            <w:r w:rsidRPr="0223F237">
              <w:rPr>
                <w:rFonts w:cs="Times New Roman"/>
              </w:rPr>
              <w:t>HTTPS</w:t>
            </w:r>
          </w:p>
        </w:tc>
        <w:tc>
          <w:tcPr>
            <w:tcW w:w="11813" w:type="dxa"/>
          </w:tcPr>
          <w:p w14:paraId="71961193" w14:textId="719E689F" w:rsidR="62ACE5CC" w:rsidRDefault="59D928DE" w:rsidP="0223F237">
            <w:pPr>
              <w:pStyle w:val="TableParagraph"/>
              <w:rPr>
                <w:rFonts w:cs="Times New Roman"/>
              </w:rPr>
            </w:pPr>
            <w:r w:rsidRPr="078FCCC8">
              <w:rPr>
                <w:rFonts w:cs="Times New Roman"/>
              </w:rPr>
              <w:t>Hyper</w:t>
            </w:r>
            <w:r w:rsidR="5601AD3B" w:rsidRPr="078FCCC8">
              <w:rPr>
                <w:rFonts w:cs="Times New Roman"/>
              </w:rPr>
              <w:t>t</w:t>
            </w:r>
            <w:r w:rsidRPr="078FCCC8">
              <w:rPr>
                <w:rFonts w:cs="Times New Roman"/>
              </w:rPr>
              <w:t>ext</w:t>
            </w:r>
            <w:r w:rsidR="62ACE5CC" w:rsidRPr="0223F237">
              <w:rPr>
                <w:rFonts w:cs="Times New Roman"/>
              </w:rPr>
              <w:t xml:space="preserve"> Transfer Protocol Secure: </w:t>
            </w:r>
            <w:r w:rsidR="69C21C8A" w:rsidRPr="0223F237">
              <w:rPr>
                <w:rFonts w:cs="Times New Roman"/>
              </w:rPr>
              <w:t xml:space="preserve">The secure version of HTTP, the S stands for secure. HTTPS uses encryption to </w:t>
            </w:r>
            <w:r w:rsidR="053EF91D" w:rsidRPr="0223F237">
              <w:rPr>
                <w:rFonts w:cs="Times New Roman"/>
              </w:rPr>
              <w:t xml:space="preserve">make sure communication between your browser and server </w:t>
            </w:r>
            <w:r w:rsidR="79A84DD2" w:rsidRPr="078FCCC8">
              <w:rPr>
                <w:rFonts w:cs="Times New Roman"/>
              </w:rPr>
              <w:t>is</w:t>
            </w:r>
            <w:r w:rsidR="053EF91D" w:rsidRPr="0223F237">
              <w:rPr>
                <w:rFonts w:cs="Times New Roman"/>
              </w:rPr>
              <w:t xml:space="preserve"> secure.</w:t>
            </w:r>
          </w:p>
        </w:tc>
      </w:tr>
      <w:tr w:rsidR="21D59A2E" w14:paraId="52985E25"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47EC7DB2" w14:textId="37CCA599" w:rsidR="21D59A2E" w:rsidRDefault="799CCEE4" w:rsidP="21D59A2E">
            <w:pPr>
              <w:pStyle w:val="TableParagraph"/>
              <w:rPr>
                <w:rFonts w:cs="Times New Roman"/>
              </w:rPr>
            </w:pPr>
            <w:r w:rsidRPr="386F6A02">
              <w:rPr>
                <w:rFonts w:cs="Times New Roman"/>
              </w:rPr>
              <w:t>ISC</w:t>
            </w:r>
          </w:p>
        </w:tc>
        <w:tc>
          <w:tcPr>
            <w:tcW w:w="11813" w:type="dxa"/>
          </w:tcPr>
          <w:p w14:paraId="013AEEA6" w14:textId="000D8CE5" w:rsidR="21D59A2E" w:rsidRDefault="11DEA8BD" w:rsidP="5EABFCBB">
            <w:pPr>
              <w:pStyle w:val="TableParagraph"/>
              <w:ind w:left="0"/>
              <w:rPr>
                <w:rFonts w:cs="Times New Roman"/>
              </w:rPr>
            </w:pPr>
            <w:r w:rsidRPr="5C9773BA">
              <w:rPr>
                <w:rFonts w:cs="Times New Roman"/>
              </w:rPr>
              <w:t xml:space="preserve">   A file extension used to </w:t>
            </w:r>
          </w:p>
        </w:tc>
      </w:tr>
      <w:tr w:rsidR="0223F237" w14:paraId="36C8260F"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7EBAF7F9" w14:textId="5D7EFF74" w:rsidR="1AFB4D1B" w:rsidRDefault="1AFB4D1B" w:rsidP="0223F237">
            <w:pPr>
              <w:pStyle w:val="TableParagraph"/>
              <w:rPr>
                <w:rFonts w:cs="Times New Roman"/>
              </w:rPr>
            </w:pPr>
            <w:r w:rsidRPr="0223F237">
              <w:rPr>
                <w:rFonts w:cs="Times New Roman"/>
              </w:rPr>
              <w:lastRenderedPageBreak/>
              <w:t>Parent User Case</w:t>
            </w:r>
          </w:p>
        </w:tc>
        <w:tc>
          <w:tcPr>
            <w:tcW w:w="11813" w:type="dxa"/>
          </w:tcPr>
          <w:p w14:paraId="49A93A03" w14:textId="3551BA1B" w:rsidR="1AFB4D1B" w:rsidRDefault="1AFB4D1B" w:rsidP="0223F237">
            <w:pPr>
              <w:pStyle w:val="TableParagraph"/>
              <w:spacing w:before="84"/>
              <w:ind w:left="193"/>
              <w:rPr>
                <w:rFonts w:cs="Times New Roman"/>
              </w:rPr>
            </w:pPr>
            <w:r w:rsidRPr="0223F237">
              <w:rPr>
                <w:rFonts w:cs="Times New Roman"/>
              </w:rPr>
              <w:t xml:space="preserve">The Parent User Story links to the higher-level use case that is </w:t>
            </w:r>
            <w:r w:rsidR="336FD8FC" w:rsidRPr="078FCCC8">
              <w:rPr>
                <w:rFonts w:cs="Times New Roman"/>
              </w:rPr>
              <w:t xml:space="preserve">the </w:t>
            </w:r>
            <w:r w:rsidRPr="0223F237">
              <w:rPr>
                <w:rFonts w:cs="Times New Roman"/>
              </w:rPr>
              <w:t>parent to a particular use case.</w:t>
            </w:r>
          </w:p>
          <w:p w14:paraId="2B6C2EF2" w14:textId="287D0151" w:rsidR="0223F237" w:rsidRDefault="0223F237" w:rsidP="0223F237">
            <w:pPr>
              <w:pStyle w:val="TableParagraph"/>
              <w:rPr>
                <w:rFonts w:cs="Times New Roman"/>
              </w:rPr>
            </w:pPr>
          </w:p>
        </w:tc>
      </w:tr>
      <w:tr w:rsidR="4E9E1C67" w14:paraId="2A75DBDE"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6FB9610A" w14:textId="0C9CC127" w:rsidR="326C712D" w:rsidRDefault="326C712D" w:rsidP="4E9E1C67">
            <w:pPr>
              <w:pStyle w:val="TableParagraph"/>
              <w:rPr>
                <w:rFonts w:cs="Times New Roman"/>
              </w:rPr>
            </w:pPr>
            <w:r w:rsidRPr="4E9E1C67">
              <w:rPr>
                <w:rFonts w:cs="Times New Roman"/>
              </w:rPr>
              <w:t>Pseudocode</w:t>
            </w:r>
          </w:p>
        </w:tc>
        <w:tc>
          <w:tcPr>
            <w:tcW w:w="11813" w:type="dxa"/>
          </w:tcPr>
          <w:p w14:paraId="2EF6ECC8" w14:textId="3D8E5D33" w:rsidR="4E9E1C67" w:rsidRDefault="7FBEA5E1" w:rsidP="4E9E1C67">
            <w:pPr>
              <w:pStyle w:val="TableParagraph"/>
              <w:rPr>
                <w:rFonts w:cs="Times New Roman"/>
              </w:rPr>
            </w:pPr>
            <w:r w:rsidRPr="078FCCC8">
              <w:rPr>
                <w:rFonts w:cs="Times New Roman"/>
              </w:rPr>
              <w:t>The n</w:t>
            </w:r>
            <w:r w:rsidR="6C1A3F33" w:rsidRPr="078FCCC8">
              <w:rPr>
                <w:rFonts w:cs="Times New Roman"/>
              </w:rPr>
              <w:t>otation</w:t>
            </w:r>
            <w:r w:rsidR="4E5047B4" w:rsidRPr="0223F237">
              <w:rPr>
                <w:rFonts w:cs="Times New Roman"/>
              </w:rPr>
              <w:t xml:space="preserve"> used to represent a simplified programming language. This is used </w:t>
            </w:r>
            <w:r w:rsidR="009441C9" w:rsidRPr="0223F237">
              <w:rPr>
                <w:rFonts w:cs="Times New Roman"/>
              </w:rPr>
              <w:t>to</w:t>
            </w:r>
            <w:r w:rsidR="4E5047B4" w:rsidRPr="0223F237">
              <w:rPr>
                <w:rFonts w:cs="Times New Roman"/>
              </w:rPr>
              <w:t xml:space="preserve"> design computer programs.</w:t>
            </w:r>
          </w:p>
        </w:tc>
      </w:tr>
      <w:tr w:rsidR="2E7A0C8E" w14:paraId="2082B9B3"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3535E3C9" w14:textId="256D1E4B" w:rsidR="59D285FB" w:rsidRDefault="7152DC3A" w:rsidP="2E7A0C8E">
            <w:pPr>
              <w:pStyle w:val="TableParagraph"/>
              <w:rPr>
                <w:rFonts w:cs="Times New Roman"/>
              </w:rPr>
            </w:pPr>
            <w:r w:rsidRPr="39A48FA3">
              <w:rPr>
                <w:rFonts w:cs="Times New Roman"/>
              </w:rPr>
              <w:t>Primary</w:t>
            </w:r>
          </w:p>
          <w:p w14:paraId="55A731EC" w14:textId="13613AC6" w:rsidR="59D285FB" w:rsidRDefault="7152DC3A" w:rsidP="2E7A0C8E">
            <w:pPr>
              <w:pStyle w:val="TableParagraph"/>
              <w:rPr>
                <w:rFonts w:cs="Times New Roman"/>
              </w:rPr>
            </w:pPr>
            <w:r w:rsidRPr="39A48FA3">
              <w:rPr>
                <w:rFonts w:cs="Times New Roman"/>
              </w:rPr>
              <w:t xml:space="preserve">Key </w:t>
            </w:r>
          </w:p>
        </w:tc>
        <w:tc>
          <w:tcPr>
            <w:tcW w:w="11813" w:type="dxa"/>
          </w:tcPr>
          <w:p w14:paraId="1FDC0045" w14:textId="78957E1A" w:rsidR="59D285FB" w:rsidRDefault="7152DC3A" w:rsidP="2E7A0C8E">
            <w:pPr>
              <w:pStyle w:val="TableParagraph"/>
              <w:rPr>
                <w:rFonts w:cs="Times New Roman"/>
              </w:rPr>
            </w:pPr>
            <w:r w:rsidRPr="39A48FA3">
              <w:rPr>
                <w:rFonts w:cs="Times New Roman"/>
              </w:rPr>
              <w:t xml:space="preserve">Unique field in a table </w:t>
            </w:r>
            <w:r w:rsidR="0807B7D5" w:rsidRPr="39A48FA3">
              <w:rPr>
                <w:rFonts w:cs="Times New Roman"/>
              </w:rPr>
              <w:t>which identifies each row in a table.</w:t>
            </w:r>
            <w:r w:rsidR="03A894F6" w:rsidRPr="39A48FA3">
              <w:rPr>
                <w:rFonts w:cs="Times New Roman"/>
              </w:rPr>
              <w:t xml:space="preserve"> Cannot have null values.</w:t>
            </w:r>
          </w:p>
        </w:tc>
      </w:tr>
      <w:tr w:rsidR="0223F237" w14:paraId="72443FF2"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37CBAB8B" w14:textId="39EF662D" w:rsidR="00F4D36D" w:rsidRDefault="00F4D36D" w:rsidP="0223F237">
            <w:pPr>
              <w:pStyle w:val="TableParagraph"/>
              <w:rPr>
                <w:rFonts w:cs="Times New Roman"/>
              </w:rPr>
            </w:pPr>
            <w:r w:rsidRPr="0223F237">
              <w:rPr>
                <w:rFonts w:cs="Times New Roman"/>
              </w:rPr>
              <w:t>RESTful Web service API</w:t>
            </w:r>
          </w:p>
        </w:tc>
        <w:tc>
          <w:tcPr>
            <w:tcW w:w="11813" w:type="dxa"/>
          </w:tcPr>
          <w:p w14:paraId="489F5FA5" w14:textId="223576D3" w:rsidR="50463F1B" w:rsidRDefault="50463F1B" w:rsidP="0223F237">
            <w:pPr>
              <w:pStyle w:val="TableParagraph"/>
              <w:rPr>
                <w:rFonts w:cs="Times New Roman"/>
              </w:rPr>
            </w:pPr>
            <w:r w:rsidRPr="0223F237">
              <w:rPr>
                <w:rFonts w:cs="Times New Roman"/>
              </w:rPr>
              <w:t>REST is an acronym for R</w:t>
            </w:r>
            <w:r w:rsidR="009441C9">
              <w:rPr>
                <w:rFonts w:cs="Times New Roman"/>
              </w:rPr>
              <w:t>e</w:t>
            </w:r>
            <w:r w:rsidRPr="0223F237">
              <w:rPr>
                <w:rFonts w:cs="Times New Roman"/>
              </w:rPr>
              <w:t>presentational State Transfer</w:t>
            </w:r>
            <w:r w:rsidR="463A358E" w:rsidRPr="0223F237">
              <w:rPr>
                <w:rFonts w:cs="Times New Roman"/>
              </w:rPr>
              <w:t>, it allows two software programs to communicate with each other.</w:t>
            </w:r>
          </w:p>
        </w:tc>
      </w:tr>
      <w:tr w:rsidR="0223F237" w14:paraId="38C1F683"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5B4B76B3" w14:textId="2BC5492A" w:rsidR="35C88A36" w:rsidRDefault="35C88A36" w:rsidP="0223F237">
            <w:pPr>
              <w:pStyle w:val="TableParagraph"/>
              <w:rPr>
                <w:rFonts w:cs="Times New Roman"/>
              </w:rPr>
            </w:pPr>
            <w:r w:rsidRPr="0223F237">
              <w:rPr>
                <w:rFonts w:cs="Times New Roman"/>
              </w:rPr>
              <w:t>Stakeholder</w:t>
            </w:r>
          </w:p>
        </w:tc>
        <w:tc>
          <w:tcPr>
            <w:tcW w:w="11813" w:type="dxa"/>
          </w:tcPr>
          <w:p w14:paraId="2CD3ABAB" w14:textId="20034DA9" w:rsidR="35C88A36" w:rsidRDefault="35C88A36" w:rsidP="0223F237">
            <w:pPr>
              <w:pStyle w:val="TableParagraph"/>
              <w:rPr>
                <w:rFonts w:cs="Times New Roman"/>
              </w:rPr>
            </w:pPr>
            <w:r w:rsidRPr="0223F237">
              <w:rPr>
                <w:rFonts w:cs="Times New Roman"/>
              </w:rPr>
              <w:t>A person with an interest or concern in something. Someone who has an interest in the part of the program where the stakeholder is listed.</w:t>
            </w:r>
          </w:p>
        </w:tc>
      </w:tr>
      <w:tr w:rsidR="4E9E1C67" w14:paraId="791BC1AF"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72EECD75" w14:textId="7609DAC1" w:rsidR="59776319" w:rsidRDefault="59776319" w:rsidP="4E9E1C67">
            <w:pPr>
              <w:pStyle w:val="TableParagraph"/>
              <w:rPr>
                <w:rFonts w:cs="Times New Roman"/>
              </w:rPr>
            </w:pPr>
            <w:r w:rsidRPr="4E9E1C67">
              <w:rPr>
                <w:rFonts w:cs="Times New Roman"/>
              </w:rPr>
              <w:t>UI</w:t>
            </w:r>
          </w:p>
        </w:tc>
        <w:tc>
          <w:tcPr>
            <w:tcW w:w="11813" w:type="dxa"/>
          </w:tcPr>
          <w:p w14:paraId="4A8264B5" w14:textId="502F597D" w:rsidR="4E9E1C67" w:rsidRDefault="6636A13C" w:rsidP="4E9E1C67">
            <w:pPr>
              <w:pStyle w:val="TableParagraph"/>
              <w:rPr>
                <w:rFonts w:cs="Times New Roman"/>
              </w:rPr>
            </w:pPr>
            <w:r w:rsidRPr="0223F237">
              <w:rPr>
                <w:rFonts w:cs="Times New Roman"/>
              </w:rPr>
              <w:t xml:space="preserve">User </w:t>
            </w:r>
            <w:r w:rsidR="2923AD51" w:rsidRPr="0223F237">
              <w:rPr>
                <w:rFonts w:cs="Times New Roman"/>
              </w:rPr>
              <w:t>Interface:</w:t>
            </w:r>
            <w:r w:rsidRPr="0223F237">
              <w:rPr>
                <w:rFonts w:cs="Times New Roman"/>
              </w:rPr>
              <w:t xml:space="preserve"> </w:t>
            </w:r>
            <w:r w:rsidR="08812C47" w:rsidRPr="0223F237">
              <w:rPr>
                <w:rFonts w:cs="Times New Roman"/>
              </w:rPr>
              <w:t>The part of the computer program where the user interacts with the computer.</w:t>
            </w:r>
          </w:p>
        </w:tc>
      </w:tr>
      <w:tr w:rsidR="4E9E1C67" w14:paraId="5F416509"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71A91666" w14:textId="72A6D50E" w:rsidR="2DAE6C21" w:rsidRDefault="2DAE6C21" w:rsidP="4E9E1C67">
            <w:pPr>
              <w:pStyle w:val="TableParagraph"/>
              <w:rPr>
                <w:rFonts w:cs="Times New Roman"/>
              </w:rPr>
            </w:pPr>
            <w:r w:rsidRPr="4E9E1C67">
              <w:rPr>
                <w:rFonts w:cs="Times New Roman"/>
              </w:rPr>
              <w:t>UML</w:t>
            </w:r>
          </w:p>
        </w:tc>
        <w:tc>
          <w:tcPr>
            <w:tcW w:w="11813" w:type="dxa"/>
          </w:tcPr>
          <w:p w14:paraId="0552D196" w14:textId="482D90BD" w:rsidR="4E9E1C67" w:rsidRDefault="09BCE588" w:rsidP="4E9E1C67">
            <w:pPr>
              <w:pStyle w:val="TableParagraph"/>
              <w:rPr>
                <w:rFonts w:cs="Times New Roman"/>
              </w:rPr>
            </w:pPr>
            <w:r w:rsidRPr="0223F237">
              <w:rPr>
                <w:rFonts w:cs="Times New Roman"/>
              </w:rPr>
              <w:t xml:space="preserve">Unified Modeling Language: </w:t>
            </w:r>
            <w:r w:rsidR="482781F7" w:rsidRPr="0223F237">
              <w:rPr>
                <w:rFonts w:cs="Times New Roman"/>
              </w:rPr>
              <w:t>A standard notation used to diagram classes in Object Orientated Programming. Graphical diagrams used to show how</w:t>
            </w:r>
            <w:r w:rsidR="12700700" w:rsidRPr="0223F237">
              <w:rPr>
                <w:rFonts w:cs="Times New Roman"/>
              </w:rPr>
              <w:t xml:space="preserve"> a software program is divided into “classes”.</w:t>
            </w:r>
          </w:p>
        </w:tc>
      </w:tr>
      <w:tr w:rsidR="53EF1789" w14:paraId="4DDBEED0"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3CF2EED7" w14:textId="49F3AA8E" w:rsidR="53EF1789" w:rsidRDefault="53EF1789" w:rsidP="53EF1789">
            <w:pPr>
              <w:pStyle w:val="TableParagraph"/>
              <w:rPr>
                <w:rFonts w:cs="Times New Roman"/>
              </w:rPr>
            </w:pPr>
            <w:r w:rsidRPr="53EF1789">
              <w:rPr>
                <w:rFonts w:cs="Times New Roman"/>
              </w:rPr>
              <w:t xml:space="preserve">Use Case </w:t>
            </w:r>
          </w:p>
        </w:tc>
        <w:tc>
          <w:tcPr>
            <w:tcW w:w="11813" w:type="dxa"/>
          </w:tcPr>
          <w:p w14:paraId="0C3E6C55" w14:textId="576B31A2" w:rsidR="53EF1789" w:rsidRDefault="53EF1789" w:rsidP="53EF1789">
            <w:pPr>
              <w:pStyle w:val="TableParagraph"/>
              <w:ind w:left="196"/>
              <w:rPr>
                <w:rFonts w:cs="Times New Roman"/>
              </w:rPr>
            </w:pPr>
            <w:r w:rsidRPr="53EF1789">
              <w:rPr>
                <w:rFonts w:cs="Times New Roman"/>
              </w:rPr>
              <w:t>A list of actions or steps between an Actor and a system to complete a goal. Used in Software engineering and Business analytics.</w:t>
            </w:r>
          </w:p>
        </w:tc>
      </w:tr>
      <w:tr w:rsidR="53EF1789" w14:paraId="4FD335F8" w14:textId="77777777" w:rsidTr="39A48FA3">
        <w:trPr>
          <w:cnfStyle w:val="000000010000" w:firstRow="0" w:lastRow="0" w:firstColumn="0" w:lastColumn="0" w:oddVBand="0" w:evenVBand="0" w:oddHBand="0" w:evenHBand="1" w:firstRowFirstColumn="0" w:firstRowLastColumn="0" w:lastRowFirstColumn="0" w:lastRowLastColumn="0"/>
          <w:trHeight w:val="657"/>
        </w:trPr>
        <w:tc>
          <w:tcPr>
            <w:tcW w:w="1654" w:type="dxa"/>
          </w:tcPr>
          <w:p w14:paraId="709B2FCA" w14:textId="5B3162A6" w:rsidR="53EF1789" w:rsidRDefault="53EF1789" w:rsidP="53EF1789">
            <w:pPr>
              <w:pStyle w:val="TableParagraph"/>
              <w:rPr>
                <w:rFonts w:cs="Times New Roman"/>
              </w:rPr>
            </w:pPr>
            <w:r w:rsidRPr="53EF1789">
              <w:rPr>
                <w:rFonts w:cs="Times New Roman"/>
              </w:rPr>
              <w:t>User</w:t>
            </w:r>
          </w:p>
        </w:tc>
        <w:tc>
          <w:tcPr>
            <w:tcW w:w="11813" w:type="dxa"/>
          </w:tcPr>
          <w:p w14:paraId="71DA8FDA" w14:textId="17E01A50" w:rsidR="53EF1789" w:rsidRDefault="53EF1789" w:rsidP="53EF1789">
            <w:pPr>
              <w:pStyle w:val="TableParagraph"/>
              <w:rPr>
                <w:rFonts w:eastAsia="Times New Roman" w:cs="Times New Roman"/>
              </w:rPr>
            </w:pPr>
            <w:r w:rsidRPr="53EF1789">
              <w:rPr>
                <w:rFonts w:eastAsia="Times New Roman" w:cs="Times New Roman"/>
              </w:rPr>
              <w:t>A person that utilizes a computer or network service.</w:t>
            </w:r>
          </w:p>
        </w:tc>
      </w:tr>
      <w:tr w:rsidR="53EF1789" w14:paraId="2CD0CCA6" w14:textId="77777777" w:rsidTr="39A48FA3">
        <w:trPr>
          <w:cnfStyle w:val="000000100000" w:firstRow="0" w:lastRow="0" w:firstColumn="0" w:lastColumn="0" w:oddVBand="0" w:evenVBand="0" w:oddHBand="1" w:evenHBand="0" w:firstRowFirstColumn="0" w:firstRowLastColumn="0" w:lastRowFirstColumn="0" w:lastRowLastColumn="0"/>
          <w:trHeight w:val="657"/>
        </w:trPr>
        <w:tc>
          <w:tcPr>
            <w:tcW w:w="1654" w:type="dxa"/>
          </w:tcPr>
          <w:p w14:paraId="0A3D0D5D" w14:textId="5F45C9DE" w:rsidR="53EF1789" w:rsidRDefault="53EF1789" w:rsidP="53EF1789">
            <w:pPr>
              <w:pStyle w:val="TableParagraph"/>
              <w:rPr>
                <w:rFonts w:cs="Times New Roman"/>
              </w:rPr>
            </w:pPr>
            <w:r w:rsidRPr="53EF1789">
              <w:rPr>
                <w:rFonts w:cs="Times New Roman"/>
              </w:rPr>
              <w:t xml:space="preserve">Query </w:t>
            </w:r>
          </w:p>
        </w:tc>
        <w:tc>
          <w:tcPr>
            <w:tcW w:w="11813" w:type="dxa"/>
          </w:tcPr>
          <w:p w14:paraId="1508F31B" w14:textId="74EDA2ED" w:rsidR="53EF1789" w:rsidRDefault="53EF1789" w:rsidP="53EF1789">
            <w:pPr>
              <w:pStyle w:val="TableParagraph"/>
              <w:rPr>
                <w:rFonts w:cs="Times New Roman"/>
              </w:rPr>
            </w:pPr>
            <w:r w:rsidRPr="53EF1789">
              <w:rPr>
                <w:rFonts w:cs="Times New Roman"/>
              </w:rPr>
              <w:t>A request to a database for information or data. Usually</w:t>
            </w:r>
            <w:r w:rsidR="6629638C" w:rsidRPr="078FCCC8">
              <w:rPr>
                <w:rFonts w:cs="Times New Roman"/>
              </w:rPr>
              <w:t>,</w:t>
            </w:r>
            <w:r w:rsidRPr="53EF1789">
              <w:rPr>
                <w:rFonts w:cs="Times New Roman"/>
              </w:rPr>
              <w:t xml:space="preserve"> it is to retrieve information, but a query can be used to manipulate data also.</w:t>
            </w:r>
          </w:p>
        </w:tc>
      </w:tr>
    </w:tbl>
    <w:p w14:paraId="38108E61" w14:textId="77777777" w:rsidR="003154F0" w:rsidRDefault="003154F0" w:rsidP="0223F237">
      <w:pPr>
        <w:rPr>
          <w:rFonts w:cs="Times New Roman"/>
          <w:szCs w:val="24"/>
        </w:rPr>
      </w:pPr>
    </w:p>
    <w:p w14:paraId="0C5B135D" w14:textId="5244B4A7" w:rsidR="00EF0ED1" w:rsidRDefault="00EF0ED1" w:rsidP="00B3263B">
      <w:pPr>
        <w:pStyle w:val="BodyText"/>
      </w:pPr>
    </w:p>
    <w:p w14:paraId="7F026A73" w14:textId="5244B4A7" w:rsidR="00A31CF4" w:rsidRDefault="00A31CF4" w:rsidP="00B3263B">
      <w:pPr>
        <w:pStyle w:val="BodyText"/>
      </w:pPr>
      <w:bookmarkStart w:id="33" w:name="_Toc46337647"/>
    </w:p>
    <w:p w14:paraId="05B2FEFE" w14:textId="5244B4A7" w:rsidR="00A31CF4" w:rsidRDefault="00A31CF4" w:rsidP="00B3263B">
      <w:pPr>
        <w:pStyle w:val="BodyText"/>
      </w:pPr>
    </w:p>
    <w:p w14:paraId="23A8FC4E" w14:textId="77777777" w:rsidR="00B3263B" w:rsidRDefault="00B3263B" w:rsidP="00B3263B">
      <w:pPr>
        <w:pStyle w:val="BodyText"/>
      </w:pPr>
    </w:p>
    <w:p w14:paraId="4F73D0D7" w14:textId="77777777" w:rsidR="00B3263B" w:rsidRDefault="00B3263B" w:rsidP="00B3263B">
      <w:pPr>
        <w:pStyle w:val="BodyText"/>
      </w:pPr>
    </w:p>
    <w:p w14:paraId="483E2E1A" w14:textId="77777777" w:rsidR="00B3263B" w:rsidRDefault="00B3263B" w:rsidP="00B3263B">
      <w:pPr>
        <w:pStyle w:val="BodyText"/>
      </w:pPr>
    </w:p>
    <w:p w14:paraId="5EE7C7D8" w14:textId="77777777" w:rsidR="00B3263B" w:rsidRDefault="00B3263B" w:rsidP="00B3263B">
      <w:pPr>
        <w:pStyle w:val="BodyText"/>
      </w:pPr>
    </w:p>
    <w:p w14:paraId="3C512503" w14:textId="77777777" w:rsidR="00B3263B" w:rsidRDefault="00B3263B" w:rsidP="00B3263B">
      <w:pPr>
        <w:pStyle w:val="BodyText"/>
      </w:pPr>
    </w:p>
    <w:p w14:paraId="472EC6D0" w14:textId="77777777" w:rsidR="00B3263B" w:rsidRDefault="00B3263B" w:rsidP="00B3263B">
      <w:pPr>
        <w:pStyle w:val="BodyText"/>
      </w:pPr>
    </w:p>
    <w:p w14:paraId="2AF5CE9D" w14:textId="77777777" w:rsidR="00B3263B" w:rsidRDefault="00B3263B" w:rsidP="00B3263B">
      <w:pPr>
        <w:pStyle w:val="BodyText"/>
      </w:pPr>
    </w:p>
    <w:p w14:paraId="76EE5BCE" w14:textId="77777777" w:rsidR="00B3263B" w:rsidRDefault="00B3263B" w:rsidP="00B3263B">
      <w:pPr>
        <w:pStyle w:val="BodyText"/>
      </w:pPr>
    </w:p>
    <w:p w14:paraId="023761EE" w14:textId="77777777" w:rsidR="00B3263B" w:rsidRDefault="00B3263B" w:rsidP="00B3263B">
      <w:pPr>
        <w:pStyle w:val="BodyText"/>
      </w:pPr>
    </w:p>
    <w:p w14:paraId="35754BDE" w14:textId="77777777" w:rsidR="00B3263B" w:rsidRDefault="00B3263B" w:rsidP="00B3263B">
      <w:pPr>
        <w:pStyle w:val="BodyText"/>
      </w:pPr>
    </w:p>
    <w:p w14:paraId="5B01C81D" w14:textId="77777777" w:rsidR="00B3263B" w:rsidRDefault="00B3263B" w:rsidP="00B3263B">
      <w:pPr>
        <w:pStyle w:val="BodyText"/>
      </w:pPr>
    </w:p>
    <w:p w14:paraId="68719C87" w14:textId="77777777" w:rsidR="00B3263B" w:rsidRDefault="00B3263B" w:rsidP="00B3263B">
      <w:pPr>
        <w:pStyle w:val="BodyText"/>
      </w:pPr>
    </w:p>
    <w:p w14:paraId="31F07974" w14:textId="77777777" w:rsidR="00B3263B" w:rsidRDefault="00B3263B" w:rsidP="00B3263B">
      <w:pPr>
        <w:pStyle w:val="BodyText"/>
      </w:pPr>
    </w:p>
    <w:p w14:paraId="4E39F096" w14:textId="77777777" w:rsidR="00B3263B" w:rsidRDefault="00B3263B" w:rsidP="00B3263B">
      <w:pPr>
        <w:pStyle w:val="BodyText"/>
      </w:pPr>
    </w:p>
    <w:p w14:paraId="7632AB40" w14:textId="77777777" w:rsidR="00B3263B" w:rsidRDefault="00B3263B" w:rsidP="00B3263B">
      <w:pPr>
        <w:pStyle w:val="BodyText"/>
      </w:pPr>
    </w:p>
    <w:p w14:paraId="1493F69E" w14:textId="77777777" w:rsidR="00B3263B" w:rsidRDefault="00B3263B" w:rsidP="00A305BD">
      <w:pPr>
        <w:pStyle w:val="BodyText"/>
        <w:ind w:left="0"/>
      </w:pPr>
    </w:p>
    <w:p w14:paraId="5054DC2C" w14:textId="77777777" w:rsidR="00B3263B" w:rsidRDefault="00B3263B" w:rsidP="00B3263B">
      <w:pPr>
        <w:pStyle w:val="BodyText"/>
      </w:pPr>
    </w:p>
    <w:p w14:paraId="5DA8309D" w14:textId="77777777" w:rsidR="00B3263B" w:rsidRDefault="00B3263B" w:rsidP="00B3263B">
      <w:pPr>
        <w:pStyle w:val="BodyText"/>
      </w:pPr>
    </w:p>
    <w:p w14:paraId="7DC34B24" w14:textId="77777777" w:rsidR="00B3263B" w:rsidRDefault="00B3263B" w:rsidP="00B3263B">
      <w:pPr>
        <w:pStyle w:val="BodyText"/>
      </w:pPr>
    </w:p>
    <w:p w14:paraId="0F61D9EC" w14:textId="77777777" w:rsidR="00B3263B" w:rsidRDefault="00B3263B" w:rsidP="00B3263B">
      <w:pPr>
        <w:pStyle w:val="BodyText"/>
      </w:pPr>
    </w:p>
    <w:p w14:paraId="55925D5E" w14:textId="77777777" w:rsidR="00B3263B" w:rsidRDefault="00B3263B" w:rsidP="00B3263B">
      <w:pPr>
        <w:pStyle w:val="BodyText"/>
      </w:pPr>
    </w:p>
    <w:p w14:paraId="5AA97084" w14:textId="77777777" w:rsidR="00B3263B" w:rsidRDefault="00B3263B" w:rsidP="00B3263B">
      <w:pPr>
        <w:pStyle w:val="BodyText"/>
      </w:pPr>
    </w:p>
    <w:p w14:paraId="7F1761D9" w14:textId="77777777" w:rsidR="00B3263B" w:rsidRDefault="00B3263B" w:rsidP="00B3263B">
      <w:pPr>
        <w:pStyle w:val="BodyText"/>
      </w:pPr>
    </w:p>
    <w:p w14:paraId="261FD2AC" w14:textId="77777777" w:rsidR="00B3263B" w:rsidRDefault="00B3263B" w:rsidP="00B3263B">
      <w:pPr>
        <w:pStyle w:val="BodyText"/>
      </w:pPr>
    </w:p>
    <w:p w14:paraId="4CC7FC44" w14:textId="77777777" w:rsidR="00B3263B" w:rsidRDefault="00B3263B" w:rsidP="00B3263B">
      <w:pPr>
        <w:pStyle w:val="BodyText"/>
      </w:pPr>
    </w:p>
    <w:p w14:paraId="51B970E6" w14:textId="77777777" w:rsidR="00B3263B" w:rsidRDefault="00B3263B" w:rsidP="00B3263B">
      <w:pPr>
        <w:pStyle w:val="BodyText"/>
      </w:pPr>
    </w:p>
    <w:p w14:paraId="777E6594" w14:textId="77777777" w:rsidR="000F28AD" w:rsidRPr="000F28AD" w:rsidRDefault="000F28AD" w:rsidP="000F28AD">
      <w:pPr>
        <w:pStyle w:val="BodyText"/>
      </w:pPr>
    </w:p>
    <w:p w14:paraId="4C427236" w14:textId="77777777" w:rsidR="00B3263B" w:rsidRDefault="00B3263B" w:rsidP="00700A29">
      <w:pPr>
        <w:pStyle w:val="BodyText"/>
        <w:ind w:left="0"/>
      </w:pPr>
    </w:p>
    <w:p w14:paraId="08C1A231" w14:textId="6F55F169" w:rsidR="00026ECA" w:rsidRPr="0025538F" w:rsidRDefault="3968F094" w:rsidP="001432E6">
      <w:pPr>
        <w:pStyle w:val="Heading1"/>
        <w:numPr>
          <w:ilvl w:val="1"/>
          <w:numId w:val="12"/>
        </w:numPr>
        <w:ind w:left="0" w:firstLine="0"/>
      </w:pPr>
      <w:r w:rsidRPr="001B15A9">
        <w:lastRenderedPageBreak/>
        <w:t>Requirements</w:t>
      </w:r>
      <w:r w:rsidRPr="0C78E227">
        <w:t xml:space="preserve"> Traceability Matrix</w:t>
      </w:r>
      <w:bookmarkEnd w:id="33"/>
    </w:p>
    <w:p w14:paraId="0777EB94" w14:textId="77777777" w:rsidR="00026ECA" w:rsidRPr="003E6B5A" w:rsidRDefault="00026ECA">
      <w:pPr>
        <w:pStyle w:val="BodyText"/>
        <w:spacing w:before="10"/>
        <w:rPr>
          <w:rFonts w:cs="Times New Roman"/>
          <w:b/>
          <w:sz w:val="15"/>
        </w:rPr>
      </w:pPr>
    </w:p>
    <w:p w14:paraId="71114582" w14:textId="77777777" w:rsidR="00535DDA" w:rsidRPr="00535DDA" w:rsidRDefault="00535DDA" w:rsidP="00634BEC">
      <w:pPr>
        <w:pStyle w:val="BodyText"/>
        <w:spacing w:before="5"/>
        <w:ind w:left="0"/>
        <w:rPr>
          <w:rFonts w:cs="Times New Roman"/>
          <w:b/>
          <w:bCs/>
        </w:rPr>
      </w:pPr>
    </w:p>
    <w:tbl>
      <w:tblPr>
        <w:tblStyle w:val="Team3"/>
        <w:tblW w:w="13467" w:type="dxa"/>
        <w:tblLayout w:type="fixed"/>
        <w:tblLook w:val="05A0" w:firstRow="1" w:lastRow="0" w:firstColumn="1" w:lastColumn="1" w:noHBand="0" w:noVBand="1"/>
      </w:tblPr>
      <w:tblGrid>
        <w:gridCol w:w="2689"/>
        <w:gridCol w:w="7931"/>
        <w:gridCol w:w="2847"/>
      </w:tblGrid>
      <w:tr w:rsidR="00762CA6" w:rsidRPr="00535DDA" w14:paraId="5B4F34F3" w14:textId="77777777" w:rsidTr="004A384A">
        <w:trPr>
          <w:cnfStyle w:val="100000000000" w:firstRow="1" w:lastRow="0" w:firstColumn="0" w:lastColumn="0" w:oddVBand="0" w:evenVBand="0" w:oddHBand="0" w:evenHBand="0" w:firstRowFirstColumn="0" w:firstRowLastColumn="0" w:lastRowFirstColumn="0" w:lastRowLastColumn="0"/>
        </w:trPr>
        <w:tc>
          <w:tcPr>
            <w:tcW w:w="2689" w:type="dxa"/>
          </w:tcPr>
          <w:p w14:paraId="3EA48323" w14:textId="77777777" w:rsidR="00762CA6" w:rsidRPr="00634BEC" w:rsidRDefault="00762CA6" w:rsidP="004340AD">
            <w:pPr>
              <w:ind w:left="0"/>
              <w:jc w:val="center"/>
              <w:rPr>
                <w:rFonts w:cs="Times New Roman"/>
                <w:sz w:val="28"/>
                <w:szCs w:val="28"/>
              </w:rPr>
            </w:pPr>
            <w:r w:rsidRPr="00634BEC">
              <w:rPr>
                <w:rFonts w:cs="Times New Roman"/>
                <w:sz w:val="28"/>
                <w:szCs w:val="28"/>
              </w:rPr>
              <w:t>Entity</w:t>
            </w:r>
          </w:p>
        </w:tc>
        <w:tc>
          <w:tcPr>
            <w:tcW w:w="7931" w:type="dxa"/>
          </w:tcPr>
          <w:p w14:paraId="4847B9BE" w14:textId="77777777" w:rsidR="00762CA6" w:rsidRPr="00634BEC" w:rsidRDefault="00762CA6" w:rsidP="004340AD">
            <w:pPr>
              <w:ind w:left="0"/>
              <w:jc w:val="center"/>
              <w:rPr>
                <w:rFonts w:cs="Times New Roman"/>
                <w:sz w:val="28"/>
                <w:szCs w:val="28"/>
              </w:rPr>
            </w:pPr>
            <w:r w:rsidRPr="00634BEC">
              <w:rPr>
                <w:rFonts w:cs="Times New Roman"/>
                <w:sz w:val="28"/>
                <w:szCs w:val="28"/>
              </w:rPr>
              <w:t>Description</w:t>
            </w:r>
          </w:p>
        </w:tc>
        <w:tc>
          <w:tcPr>
            <w:tcW w:w="2847" w:type="dxa"/>
          </w:tcPr>
          <w:p w14:paraId="275EA8E8" w14:textId="6932D365" w:rsidR="00762CA6" w:rsidRPr="00634BEC" w:rsidRDefault="53A44FF9" w:rsidP="004340AD">
            <w:pPr>
              <w:ind w:left="0"/>
              <w:jc w:val="center"/>
              <w:rPr>
                <w:rFonts w:cs="Times New Roman"/>
                <w:sz w:val="28"/>
                <w:szCs w:val="28"/>
              </w:rPr>
            </w:pPr>
            <w:r w:rsidRPr="078FCCC8">
              <w:rPr>
                <w:rFonts w:cs="Times New Roman"/>
                <w:sz w:val="28"/>
                <w:szCs w:val="28"/>
              </w:rPr>
              <w:t>Sub</w:t>
            </w:r>
            <w:r w:rsidR="1CE9EDB5" w:rsidRPr="078FCCC8">
              <w:rPr>
                <w:rFonts w:cs="Times New Roman"/>
                <w:sz w:val="28"/>
                <w:szCs w:val="28"/>
              </w:rPr>
              <w:t xml:space="preserve"> E</w:t>
            </w:r>
            <w:r w:rsidRPr="078FCCC8">
              <w:rPr>
                <w:rFonts w:cs="Times New Roman"/>
                <w:sz w:val="28"/>
                <w:szCs w:val="28"/>
              </w:rPr>
              <w:t>ntity</w:t>
            </w:r>
          </w:p>
          <w:p w14:paraId="4B31B04B" w14:textId="579EDDF1" w:rsidR="00762CA6" w:rsidRPr="00634BEC" w:rsidRDefault="00762CA6" w:rsidP="0CC7FDE6">
            <w:pPr>
              <w:rPr>
                <w:rFonts w:cs="Times New Roman"/>
                <w:sz w:val="28"/>
                <w:szCs w:val="28"/>
              </w:rPr>
            </w:pPr>
          </w:p>
        </w:tc>
      </w:tr>
      <w:tr w:rsidR="00762CA6" w14:paraId="6E411699"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73707949" w14:textId="515C792A" w:rsidR="00762CA6" w:rsidRPr="00D17734" w:rsidRDefault="00762CA6" w:rsidP="00D4441C">
            <w:pPr>
              <w:ind w:left="176" w:right="162"/>
              <w:rPr>
                <w:rFonts w:ascii="Calibri" w:eastAsia="Calibri" w:hAnsi="Calibri" w:cs="Calibri"/>
                <w:sz w:val="22"/>
              </w:rPr>
            </w:pPr>
            <w:r w:rsidRPr="00D17734">
              <w:rPr>
                <w:rFonts w:cs="Times New Roman"/>
                <w:szCs w:val="24"/>
              </w:rPr>
              <w:t>Login Page (REQ 1)</w:t>
            </w:r>
            <w:r w:rsidRPr="00D17734">
              <w:br/>
            </w:r>
            <w:r w:rsidRPr="00D17734">
              <w:rPr>
                <w:rFonts w:cs="Times New Roman"/>
                <w:szCs w:val="24"/>
              </w:rPr>
              <w:t>3.1.1</w:t>
            </w:r>
            <w:r w:rsidRPr="00D17734">
              <w:rPr>
                <w:rFonts w:ascii="Calibri" w:eastAsia="Calibri" w:hAnsi="Calibri" w:cs="Calibri"/>
                <w:sz w:val="22"/>
              </w:rPr>
              <w:t xml:space="preserve"> </w:t>
            </w:r>
          </w:p>
        </w:tc>
        <w:tc>
          <w:tcPr>
            <w:tcW w:w="7931" w:type="dxa"/>
          </w:tcPr>
          <w:p w14:paraId="3CE9D2B1" w14:textId="3A7F0C02" w:rsidR="00762CA6" w:rsidRPr="00D17734" w:rsidRDefault="00762CA6" w:rsidP="00D4441C">
            <w:pPr>
              <w:ind w:left="166" w:right="245"/>
              <w:rPr>
                <w:rFonts w:cs="Times New Roman"/>
              </w:rPr>
            </w:pPr>
            <w:r w:rsidRPr="078FCCC8">
              <w:rPr>
                <w:rFonts w:cs="Times New Roman"/>
              </w:rPr>
              <w:t xml:space="preserve">A form prompting the user to log in to their account when they first enter </w:t>
            </w:r>
            <w:r w:rsidR="44E3F69E" w:rsidRPr="078FCCC8">
              <w:rPr>
                <w:rFonts w:cs="Times New Roman"/>
              </w:rPr>
              <w:t>the</w:t>
            </w:r>
            <w:r w:rsidR="53A44FF9" w:rsidRPr="078FCCC8">
              <w:rPr>
                <w:rFonts w:cs="Times New Roman"/>
              </w:rPr>
              <w:t xml:space="preserve"> </w:t>
            </w:r>
            <w:r w:rsidRPr="078FCCC8">
              <w:rPr>
                <w:rFonts w:cs="Times New Roman"/>
              </w:rPr>
              <w:t xml:space="preserve">application, if authentication fails error handling to prompt </w:t>
            </w:r>
            <w:r w:rsidR="6B12FC57" w:rsidRPr="078FCCC8">
              <w:rPr>
                <w:rFonts w:cs="Times New Roman"/>
              </w:rPr>
              <w:t xml:space="preserve">the </w:t>
            </w:r>
            <w:r w:rsidRPr="078FCCC8">
              <w:rPr>
                <w:rFonts w:cs="Times New Roman"/>
              </w:rPr>
              <w:t>user to try again</w:t>
            </w:r>
            <w:r w:rsidR="17C80338" w:rsidRPr="078FCCC8">
              <w:rPr>
                <w:rFonts w:cs="Times New Roman"/>
              </w:rPr>
              <w:t>.</w:t>
            </w:r>
          </w:p>
        </w:tc>
        <w:tc>
          <w:tcPr>
            <w:tcW w:w="2847" w:type="dxa"/>
          </w:tcPr>
          <w:p w14:paraId="71449CCD" w14:textId="77777777" w:rsidR="00762CA6" w:rsidRPr="00D17734" w:rsidRDefault="00762CA6" w:rsidP="00C635EB">
            <w:pPr>
              <w:ind w:left="166"/>
              <w:rPr>
                <w:rFonts w:eastAsia="Times New Roman" w:cs="Times New Roman"/>
                <w:szCs w:val="24"/>
              </w:rPr>
            </w:pPr>
          </w:p>
        </w:tc>
      </w:tr>
      <w:tr w:rsidR="00762CA6" w14:paraId="041A299F"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1CA2F7F3" w14:textId="3FD41F71" w:rsidR="00762CA6" w:rsidRPr="00D17734" w:rsidRDefault="00762CA6" w:rsidP="00D4441C">
            <w:pPr>
              <w:ind w:left="176" w:right="162"/>
              <w:rPr>
                <w:rFonts w:eastAsiaTheme="minorEastAsia" w:cs="Times New Roman"/>
                <w:szCs w:val="24"/>
                <w:lang w:bidi="ar-SA"/>
              </w:rPr>
            </w:pPr>
            <w:r w:rsidRPr="00D17734">
              <w:rPr>
                <w:rFonts w:cs="Times New Roman"/>
                <w:szCs w:val="24"/>
              </w:rPr>
              <w:t>Index</w:t>
            </w:r>
            <w:r w:rsidR="004D5805">
              <w:rPr>
                <w:rFonts w:cs="Times New Roman"/>
                <w:szCs w:val="24"/>
              </w:rPr>
              <w:t xml:space="preserve"> </w:t>
            </w:r>
            <w:r w:rsidRPr="00D17734">
              <w:rPr>
                <w:rFonts w:cs="Times New Roman"/>
                <w:szCs w:val="24"/>
              </w:rPr>
              <w:t>(REQ 2)</w:t>
            </w:r>
          </w:p>
          <w:p w14:paraId="520CEA49" w14:textId="5272FF97" w:rsidR="00762CA6" w:rsidRPr="00D17734" w:rsidRDefault="00762CA6" w:rsidP="00D4441C">
            <w:pPr>
              <w:ind w:left="176" w:right="162"/>
              <w:rPr>
                <w:rFonts w:eastAsia="Times New Roman" w:cs="Times New Roman"/>
                <w:szCs w:val="24"/>
              </w:rPr>
            </w:pPr>
            <w:r w:rsidRPr="00D17734">
              <w:rPr>
                <w:rFonts w:cs="Times New Roman"/>
                <w:szCs w:val="24"/>
              </w:rPr>
              <w:t>3.1.2</w:t>
            </w:r>
          </w:p>
        </w:tc>
        <w:tc>
          <w:tcPr>
            <w:tcW w:w="7931" w:type="dxa"/>
          </w:tcPr>
          <w:p w14:paraId="5484D25A" w14:textId="3E540AFA" w:rsidR="00762CA6" w:rsidRPr="00D17734" w:rsidRDefault="00762CA6" w:rsidP="00D4441C">
            <w:pPr>
              <w:ind w:left="166" w:right="245"/>
              <w:rPr>
                <w:rFonts w:eastAsia="Times New Roman" w:cs="Times New Roman"/>
              </w:rPr>
            </w:pPr>
            <w:r w:rsidRPr="078FCCC8">
              <w:rPr>
                <w:rFonts w:cs="Times New Roman"/>
              </w:rPr>
              <w:t>3 sections at top of page with links for “Courses”, “Credits,” and “Degrees” the links will be available by the user to switch between pages at any time</w:t>
            </w:r>
            <w:r w:rsidR="16535278" w:rsidRPr="078FCCC8">
              <w:rPr>
                <w:rFonts w:cs="Times New Roman"/>
              </w:rPr>
              <w:t>.</w:t>
            </w:r>
          </w:p>
        </w:tc>
        <w:tc>
          <w:tcPr>
            <w:tcW w:w="2847" w:type="dxa"/>
          </w:tcPr>
          <w:p w14:paraId="49BBBD32" w14:textId="2DD28D8A" w:rsidR="00762CA6" w:rsidRPr="00D17734" w:rsidRDefault="00762CA6" w:rsidP="00C635EB">
            <w:pPr>
              <w:ind w:left="166"/>
              <w:rPr>
                <w:rFonts w:eastAsiaTheme="minorEastAsia" w:cs="Times New Roman"/>
                <w:szCs w:val="24"/>
                <w:lang w:bidi="ar-SA"/>
              </w:rPr>
            </w:pPr>
            <w:r w:rsidRPr="00D17734">
              <w:rPr>
                <w:rFonts w:cs="Times New Roman"/>
                <w:szCs w:val="24"/>
              </w:rPr>
              <w:t>Class</w:t>
            </w:r>
          </w:p>
          <w:p w14:paraId="0686ACC0" w14:textId="2DD28D8A" w:rsidR="00762CA6" w:rsidRPr="00D17734" w:rsidRDefault="00762CA6" w:rsidP="00D4441C">
            <w:pPr>
              <w:ind w:left="166" w:right="271"/>
              <w:rPr>
                <w:rFonts w:eastAsia="Times New Roman" w:cs="Times New Roman"/>
                <w:szCs w:val="24"/>
              </w:rPr>
            </w:pPr>
            <w:r w:rsidRPr="00D17734">
              <w:rPr>
                <w:rFonts w:cs="Times New Roman"/>
                <w:szCs w:val="24"/>
              </w:rPr>
              <w:t>Course</w:t>
            </w:r>
          </w:p>
        </w:tc>
      </w:tr>
      <w:tr w:rsidR="00762CA6" w14:paraId="4B8D8DE4"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8B480C2" w14:textId="47C713FB" w:rsidR="00762CA6" w:rsidRPr="00D17734" w:rsidRDefault="00762CA6" w:rsidP="00D4441C">
            <w:pPr>
              <w:ind w:left="176" w:right="162"/>
              <w:rPr>
                <w:rFonts w:eastAsiaTheme="minorEastAsia" w:cs="Times New Roman"/>
                <w:szCs w:val="24"/>
                <w:lang w:bidi="ar-SA"/>
              </w:rPr>
            </w:pPr>
            <w:r w:rsidRPr="00D17734">
              <w:rPr>
                <w:rFonts w:cs="Times New Roman"/>
                <w:szCs w:val="24"/>
              </w:rPr>
              <w:t>RESTful Web Service API</w:t>
            </w:r>
            <w:r w:rsidR="004D5805">
              <w:rPr>
                <w:rFonts w:cs="Times New Roman"/>
                <w:szCs w:val="24"/>
              </w:rPr>
              <w:t xml:space="preserve"> </w:t>
            </w:r>
            <w:r w:rsidRPr="00D17734">
              <w:rPr>
                <w:rFonts w:cs="Times New Roman"/>
                <w:szCs w:val="24"/>
              </w:rPr>
              <w:t>(REQ 3)</w:t>
            </w:r>
          </w:p>
          <w:p w14:paraId="7ABB7753" w14:textId="0A9A21DD" w:rsidR="00762CA6" w:rsidRPr="00D17734" w:rsidRDefault="00762CA6" w:rsidP="00D4441C">
            <w:pPr>
              <w:ind w:left="176" w:right="162"/>
              <w:rPr>
                <w:rFonts w:eastAsia="Times New Roman" w:cs="Times New Roman"/>
                <w:szCs w:val="24"/>
              </w:rPr>
            </w:pPr>
            <w:r w:rsidRPr="00D17734">
              <w:rPr>
                <w:rFonts w:cs="Times New Roman"/>
                <w:szCs w:val="24"/>
              </w:rPr>
              <w:t>3.1.3</w:t>
            </w:r>
          </w:p>
        </w:tc>
        <w:tc>
          <w:tcPr>
            <w:tcW w:w="7931" w:type="dxa"/>
          </w:tcPr>
          <w:p w14:paraId="4375F0AD" w14:textId="16721D34" w:rsidR="00762CA6" w:rsidRPr="00D17734" w:rsidRDefault="00762CA6" w:rsidP="00D4441C">
            <w:pPr>
              <w:ind w:left="166" w:right="245"/>
              <w:rPr>
                <w:rFonts w:eastAsiaTheme="minorEastAsia" w:cs="Times New Roman"/>
                <w:lang w:bidi="ar-SA"/>
              </w:rPr>
            </w:pPr>
            <w:r w:rsidRPr="078FCCC8">
              <w:rPr>
                <w:rFonts w:cs="Times New Roman"/>
              </w:rPr>
              <w:t xml:space="preserve">A backend API to interface with backend data of </w:t>
            </w:r>
            <w:r w:rsidR="468536DD" w:rsidRPr="078FCCC8">
              <w:rPr>
                <w:rFonts w:cs="Times New Roman"/>
              </w:rPr>
              <w:t xml:space="preserve">the </w:t>
            </w:r>
            <w:r w:rsidRPr="078FCCC8">
              <w:rPr>
                <w:rFonts w:cs="Times New Roman"/>
              </w:rPr>
              <w:t>application.</w:t>
            </w:r>
          </w:p>
          <w:p w14:paraId="04DD9EB2" w14:textId="5E933D92" w:rsidR="00762CA6" w:rsidRPr="00D17734" w:rsidRDefault="00762CA6" w:rsidP="00D4441C">
            <w:pPr>
              <w:ind w:left="166" w:right="245"/>
              <w:rPr>
                <w:rFonts w:eastAsia="Times New Roman" w:cs="Times New Roman"/>
                <w:szCs w:val="24"/>
              </w:rPr>
            </w:pPr>
          </w:p>
        </w:tc>
        <w:tc>
          <w:tcPr>
            <w:tcW w:w="2847" w:type="dxa"/>
          </w:tcPr>
          <w:p w14:paraId="363423BE" w14:textId="2DD28D8A" w:rsidR="00762CA6" w:rsidRPr="00D17734" w:rsidRDefault="00762CA6" w:rsidP="00C635EB">
            <w:pPr>
              <w:ind w:left="166"/>
              <w:rPr>
                <w:rFonts w:eastAsiaTheme="minorEastAsia" w:cs="Times New Roman"/>
                <w:szCs w:val="24"/>
                <w:lang w:bidi="ar-SA"/>
              </w:rPr>
            </w:pPr>
            <w:r w:rsidRPr="00D17734">
              <w:rPr>
                <w:rFonts w:cs="Times New Roman"/>
                <w:szCs w:val="24"/>
              </w:rPr>
              <w:t>Registration API</w:t>
            </w:r>
          </w:p>
          <w:p w14:paraId="451DC9BD" w14:textId="2DD28D8A" w:rsidR="00762CA6" w:rsidRPr="00D17734" w:rsidRDefault="00762CA6" w:rsidP="00C635EB">
            <w:pPr>
              <w:ind w:left="166"/>
              <w:rPr>
                <w:rFonts w:eastAsia="Times New Roman" w:cs="Times New Roman"/>
                <w:szCs w:val="24"/>
              </w:rPr>
            </w:pPr>
            <w:r w:rsidRPr="00D17734">
              <w:rPr>
                <w:rFonts w:cs="Times New Roman"/>
                <w:szCs w:val="24"/>
              </w:rPr>
              <w:t>Class</w:t>
            </w:r>
          </w:p>
        </w:tc>
      </w:tr>
      <w:tr w:rsidR="00762CA6" w14:paraId="1E7CB669"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76207E57" w14:textId="34B1E27A" w:rsidR="00762CA6" w:rsidRPr="00D17734" w:rsidRDefault="00762CA6" w:rsidP="00D4441C">
            <w:pPr>
              <w:ind w:left="176" w:right="162"/>
              <w:rPr>
                <w:rFonts w:eastAsia="Times New Roman" w:cs="Times New Roman"/>
                <w:szCs w:val="24"/>
              </w:rPr>
            </w:pPr>
            <w:r w:rsidRPr="00D17734">
              <w:rPr>
                <w:rFonts w:cs="Times New Roman"/>
                <w:szCs w:val="24"/>
              </w:rPr>
              <w:t>Planned Courses</w:t>
            </w:r>
          </w:p>
          <w:p w14:paraId="292C804F" w14:textId="20006769" w:rsidR="00E4331C" w:rsidRPr="00D17734" w:rsidRDefault="00762CA6" w:rsidP="00D4441C">
            <w:pPr>
              <w:ind w:left="176" w:right="162"/>
              <w:rPr>
                <w:rFonts w:cs="Times New Roman"/>
                <w:szCs w:val="24"/>
              </w:rPr>
            </w:pPr>
            <w:r w:rsidRPr="00D17734">
              <w:rPr>
                <w:rFonts w:eastAsia="Times New Roman" w:cs="Times New Roman"/>
                <w:szCs w:val="24"/>
              </w:rPr>
              <w:t>(REQ 4)</w:t>
            </w:r>
          </w:p>
          <w:p w14:paraId="2C2108E3" w14:textId="725F42C0" w:rsidR="49516BEE" w:rsidRPr="00D17734" w:rsidRDefault="49516BEE" w:rsidP="00D4441C">
            <w:pPr>
              <w:ind w:left="176" w:right="162"/>
              <w:rPr>
                <w:rFonts w:eastAsia="Times New Roman" w:cs="Times New Roman"/>
                <w:szCs w:val="24"/>
              </w:rPr>
            </w:pPr>
            <w:r w:rsidRPr="00D17734">
              <w:rPr>
                <w:rFonts w:eastAsia="Times New Roman" w:cs="Times New Roman"/>
                <w:szCs w:val="24"/>
              </w:rPr>
              <w:t>4.1.1</w:t>
            </w:r>
          </w:p>
          <w:p w14:paraId="5F03FA80" w14:textId="1BDBCA85" w:rsidR="00762CA6" w:rsidRPr="00D17734" w:rsidRDefault="00762CA6" w:rsidP="00D4441C">
            <w:pPr>
              <w:ind w:left="176" w:right="162"/>
              <w:rPr>
                <w:rFonts w:eastAsia="Times New Roman" w:cs="Times New Roman"/>
                <w:szCs w:val="24"/>
              </w:rPr>
            </w:pPr>
          </w:p>
          <w:p w14:paraId="1089440A" w14:textId="3D4C71C0" w:rsidR="00762CA6" w:rsidRPr="00D17734" w:rsidRDefault="00762CA6" w:rsidP="00D4441C">
            <w:pPr>
              <w:ind w:left="176" w:right="162"/>
              <w:rPr>
                <w:rFonts w:eastAsia="Times New Roman" w:cs="Times New Roman"/>
                <w:szCs w:val="24"/>
              </w:rPr>
            </w:pPr>
          </w:p>
        </w:tc>
        <w:tc>
          <w:tcPr>
            <w:tcW w:w="7931" w:type="dxa"/>
          </w:tcPr>
          <w:p w14:paraId="7D03EFCC" w14:textId="13BCD8AB" w:rsidR="00762CA6" w:rsidRPr="00D17734" w:rsidRDefault="00762CA6" w:rsidP="00D4441C">
            <w:pPr>
              <w:ind w:left="166" w:right="245"/>
              <w:rPr>
                <w:rFonts w:eastAsiaTheme="minorEastAsia" w:cs="Times New Roman"/>
                <w:lang w:bidi="ar-SA"/>
              </w:rPr>
            </w:pPr>
            <w:r w:rsidRPr="078FCCC8">
              <w:rPr>
                <w:rFonts w:cs="Times New Roman"/>
              </w:rPr>
              <w:t>A list showing courses that need to be fulfilled by the student</w:t>
            </w:r>
            <w:r w:rsidR="53A44FF9" w:rsidRPr="078FCCC8">
              <w:rPr>
                <w:rFonts w:cs="Times New Roman"/>
              </w:rPr>
              <w:t xml:space="preserve"> </w:t>
            </w:r>
            <w:r w:rsidR="4F99C313" w:rsidRPr="078FCCC8">
              <w:rPr>
                <w:rFonts w:cs="Times New Roman"/>
              </w:rPr>
              <w:t>and</w:t>
            </w:r>
            <w:r w:rsidRPr="078FCCC8">
              <w:rPr>
                <w:rFonts w:cs="Times New Roman"/>
              </w:rPr>
              <w:t xml:space="preserve"> suggested courses according to </w:t>
            </w:r>
            <w:r w:rsidR="004D5805" w:rsidRPr="078FCCC8">
              <w:rPr>
                <w:rFonts w:cs="Times New Roman"/>
              </w:rPr>
              <w:t>prerequisites</w:t>
            </w:r>
            <w:r w:rsidRPr="078FCCC8">
              <w:rPr>
                <w:rFonts w:cs="Times New Roman"/>
              </w:rPr>
              <w:t xml:space="preserve"> complete queried from the backend</w:t>
            </w:r>
            <w:r w:rsidR="706E4149" w:rsidRPr="078FCCC8">
              <w:rPr>
                <w:rFonts w:cs="Times New Roman"/>
              </w:rPr>
              <w:t>.</w:t>
            </w:r>
          </w:p>
        </w:tc>
        <w:tc>
          <w:tcPr>
            <w:tcW w:w="2847" w:type="dxa"/>
          </w:tcPr>
          <w:p w14:paraId="5CC43AAB" w14:textId="2DD28D8A" w:rsidR="00762CA6" w:rsidRPr="00D17734" w:rsidRDefault="00762CA6" w:rsidP="00C635EB">
            <w:pPr>
              <w:ind w:left="166"/>
              <w:rPr>
                <w:rFonts w:eastAsiaTheme="minorEastAsia" w:cs="Times New Roman"/>
                <w:szCs w:val="24"/>
                <w:lang w:bidi="ar-SA"/>
              </w:rPr>
            </w:pPr>
            <w:r w:rsidRPr="00D17734">
              <w:rPr>
                <w:rFonts w:cs="Times New Roman"/>
                <w:szCs w:val="24"/>
              </w:rPr>
              <w:t>Registration API</w:t>
            </w:r>
          </w:p>
          <w:p w14:paraId="6F0BAC2D" w14:textId="2DD28D8A" w:rsidR="00762CA6" w:rsidRPr="00D17734" w:rsidRDefault="00762CA6" w:rsidP="00C635EB">
            <w:pPr>
              <w:ind w:left="166"/>
              <w:rPr>
                <w:rFonts w:cs="Times New Roman"/>
                <w:szCs w:val="24"/>
              </w:rPr>
            </w:pPr>
            <w:r w:rsidRPr="00D17734">
              <w:rPr>
                <w:rFonts w:cs="Times New Roman"/>
                <w:szCs w:val="24"/>
              </w:rPr>
              <w:t>Class</w:t>
            </w:r>
          </w:p>
          <w:p w14:paraId="2DD9366E" w14:textId="4FB5E264" w:rsidR="00762CA6" w:rsidRPr="00D17734" w:rsidRDefault="00762CA6" w:rsidP="00C635EB">
            <w:pPr>
              <w:ind w:left="166"/>
              <w:rPr>
                <w:rFonts w:cs="Times New Roman"/>
                <w:szCs w:val="24"/>
              </w:rPr>
            </w:pPr>
            <w:r w:rsidRPr="00D17734">
              <w:rPr>
                <w:rFonts w:cs="Times New Roman"/>
                <w:szCs w:val="24"/>
              </w:rPr>
              <w:t>Course</w:t>
            </w:r>
          </w:p>
          <w:p w14:paraId="56AC727A" w14:textId="080CF6F0" w:rsidR="00762CA6" w:rsidRDefault="00762CA6" w:rsidP="00C635EB">
            <w:pPr>
              <w:ind w:left="166"/>
              <w:rPr>
                <w:rFonts w:cs="Times New Roman"/>
                <w:szCs w:val="24"/>
              </w:rPr>
            </w:pPr>
            <w:r w:rsidRPr="00D17734">
              <w:rPr>
                <w:rFonts w:cs="Times New Roman"/>
                <w:szCs w:val="24"/>
              </w:rPr>
              <w:t>Major</w:t>
            </w:r>
          </w:p>
          <w:p w14:paraId="1B135FD8" w14:textId="4894225C" w:rsidR="000A43DF" w:rsidRPr="00D17734" w:rsidRDefault="00E73AF4" w:rsidP="00C635EB">
            <w:pPr>
              <w:ind w:left="166"/>
              <w:rPr>
                <w:rFonts w:eastAsia="Times New Roman" w:cs="Times New Roman"/>
                <w:szCs w:val="24"/>
              </w:rPr>
            </w:pPr>
            <w:r>
              <w:rPr>
                <w:rFonts w:cs="Times New Roman"/>
                <w:szCs w:val="24"/>
              </w:rPr>
              <w:t>4.1.1.1</w:t>
            </w:r>
            <w:r w:rsidR="002D5B81">
              <w:rPr>
                <w:rFonts w:cs="Times New Roman"/>
                <w:szCs w:val="24"/>
              </w:rPr>
              <w:t xml:space="preserve">, </w:t>
            </w:r>
            <w:r w:rsidR="000A43DF">
              <w:rPr>
                <w:rFonts w:cs="Times New Roman"/>
                <w:szCs w:val="24"/>
              </w:rPr>
              <w:t>4.1.1.2</w:t>
            </w:r>
          </w:p>
        </w:tc>
      </w:tr>
      <w:tr w:rsidR="00897DCF" w14:paraId="56DE626C"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14899F25" w14:textId="77777777" w:rsidR="00897DCF" w:rsidRDefault="00897DCF" w:rsidP="00D4441C">
            <w:pPr>
              <w:ind w:left="176" w:right="162"/>
              <w:rPr>
                <w:rFonts w:eastAsia="Times New Roman" w:cs="Times New Roman"/>
                <w:szCs w:val="24"/>
              </w:rPr>
            </w:pPr>
            <w:r w:rsidRPr="0CC7FDE6">
              <w:rPr>
                <w:rFonts w:eastAsia="Times New Roman" w:cs="Times New Roman"/>
                <w:szCs w:val="24"/>
              </w:rPr>
              <w:t>Query (REQ-5)</w:t>
            </w:r>
          </w:p>
          <w:p w14:paraId="4015A788" w14:textId="7EAB1C53" w:rsidR="00897DCF" w:rsidRPr="0CC7FDE6" w:rsidRDefault="00897DCF" w:rsidP="00D4441C">
            <w:pPr>
              <w:ind w:left="176" w:right="162"/>
              <w:rPr>
                <w:rFonts w:eastAsia="Times New Roman" w:cs="Times New Roman"/>
                <w:szCs w:val="24"/>
              </w:rPr>
            </w:pPr>
            <w:r w:rsidRPr="0CC7FDE6">
              <w:rPr>
                <w:rFonts w:eastAsia="Times New Roman" w:cs="Times New Roman"/>
                <w:szCs w:val="24"/>
              </w:rPr>
              <w:t>4.1.2</w:t>
            </w:r>
          </w:p>
        </w:tc>
        <w:tc>
          <w:tcPr>
            <w:tcW w:w="7931" w:type="dxa"/>
          </w:tcPr>
          <w:p w14:paraId="19C8DC0F" w14:textId="4414F596" w:rsidR="00897DCF" w:rsidRPr="0CC7FDE6" w:rsidRDefault="00897DCF" w:rsidP="00D4441C">
            <w:pPr>
              <w:ind w:left="166" w:right="245"/>
              <w:rPr>
                <w:rFonts w:eastAsia="Times New Roman" w:cs="Times New Roman"/>
              </w:rPr>
            </w:pPr>
            <w:r w:rsidRPr="078FCCC8">
              <w:rPr>
                <w:rFonts w:eastAsia="Times New Roman" w:cs="Times New Roman"/>
              </w:rPr>
              <w:t>A list of available classes and their times for a given course number</w:t>
            </w:r>
            <w:r w:rsidR="6F004833" w:rsidRPr="078FCCC8">
              <w:rPr>
                <w:rFonts w:eastAsia="Times New Roman" w:cs="Times New Roman"/>
              </w:rPr>
              <w:t>.</w:t>
            </w:r>
          </w:p>
        </w:tc>
        <w:tc>
          <w:tcPr>
            <w:tcW w:w="2847" w:type="dxa"/>
          </w:tcPr>
          <w:p w14:paraId="67CD5BF4" w14:textId="77777777" w:rsidR="00897DCF" w:rsidRDefault="00897DCF" w:rsidP="00C635EB">
            <w:pPr>
              <w:ind w:left="166"/>
              <w:rPr>
                <w:rFonts w:cs="Times New Roman"/>
                <w:szCs w:val="24"/>
              </w:rPr>
            </w:pPr>
            <w:r w:rsidRPr="0CC7FDE6">
              <w:rPr>
                <w:rFonts w:cs="Times New Roman"/>
                <w:szCs w:val="24"/>
              </w:rPr>
              <w:t>Class</w:t>
            </w:r>
          </w:p>
          <w:p w14:paraId="49AEED9C" w14:textId="4C4D9C79" w:rsidR="00897DCF" w:rsidRPr="0CC7FDE6" w:rsidRDefault="00897DCF" w:rsidP="00C635EB">
            <w:pPr>
              <w:ind w:left="166"/>
              <w:rPr>
                <w:rFonts w:eastAsia="Times New Roman" w:cs="Times New Roman"/>
                <w:szCs w:val="24"/>
              </w:rPr>
            </w:pPr>
            <w:r w:rsidRPr="0CC7FDE6">
              <w:rPr>
                <w:rFonts w:cs="Times New Roman"/>
                <w:szCs w:val="24"/>
              </w:rPr>
              <w:t>Course</w:t>
            </w:r>
          </w:p>
        </w:tc>
      </w:tr>
      <w:tr w:rsidR="00897DCF" w14:paraId="65353709"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587898F6" w14:textId="77777777" w:rsidR="00897DCF" w:rsidRDefault="00897DCF" w:rsidP="00D4441C">
            <w:pPr>
              <w:ind w:left="176" w:right="162"/>
              <w:rPr>
                <w:rFonts w:eastAsia="Times New Roman" w:cs="Times New Roman"/>
                <w:szCs w:val="24"/>
              </w:rPr>
            </w:pPr>
            <w:r w:rsidRPr="0CC7FDE6">
              <w:rPr>
                <w:rFonts w:eastAsia="Times New Roman" w:cs="Times New Roman"/>
                <w:szCs w:val="24"/>
              </w:rPr>
              <w:t>Query Display (REQ-6)</w:t>
            </w:r>
          </w:p>
          <w:p w14:paraId="531E9374" w14:textId="2590E864" w:rsidR="00897DCF" w:rsidRPr="0CC7FDE6" w:rsidRDefault="00897DCF" w:rsidP="00D4441C">
            <w:pPr>
              <w:ind w:left="176" w:right="162"/>
              <w:rPr>
                <w:rFonts w:eastAsia="Times New Roman" w:cs="Times New Roman"/>
                <w:szCs w:val="24"/>
              </w:rPr>
            </w:pPr>
            <w:r w:rsidRPr="0CC7FDE6">
              <w:rPr>
                <w:rFonts w:eastAsia="Times New Roman" w:cs="Times New Roman"/>
                <w:szCs w:val="24"/>
              </w:rPr>
              <w:t>4.1.3</w:t>
            </w:r>
          </w:p>
        </w:tc>
        <w:tc>
          <w:tcPr>
            <w:tcW w:w="7931" w:type="dxa"/>
          </w:tcPr>
          <w:p w14:paraId="570B9D6F" w14:textId="3EE09DDD" w:rsidR="00897DCF" w:rsidRPr="0CC7FDE6" w:rsidRDefault="00897DCF" w:rsidP="00D4441C">
            <w:pPr>
              <w:ind w:left="166" w:right="245"/>
              <w:rPr>
                <w:rFonts w:eastAsia="Times New Roman" w:cs="Times New Roman"/>
              </w:rPr>
            </w:pPr>
            <w:r w:rsidRPr="078FCCC8">
              <w:rPr>
                <w:rFonts w:eastAsia="Times New Roman" w:cs="Times New Roman"/>
              </w:rPr>
              <w:t>A function for the grad planner to display queried class data</w:t>
            </w:r>
            <w:r w:rsidR="3551F7DC" w:rsidRPr="078FCCC8">
              <w:rPr>
                <w:rFonts w:eastAsia="Times New Roman" w:cs="Times New Roman"/>
              </w:rPr>
              <w:t>.</w:t>
            </w:r>
          </w:p>
        </w:tc>
        <w:tc>
          <w:tcPr>
            <w:tcW w:w="2847" w:type="dxa"/>
          </w:tcPr>
          <w:p w14:paraId="23BDDA70" w14:textId="77777777" w:rsidR="00897DCF" w:rsidRDefault="00897DCF" w:rsidP="00C635EB">
            <w:pPr>
              <w:ind w:left="166"/>
              <w:rPr>
                <w:rFonts w:cs="Times New Roman"/>
                <w:szCs w:val="24"/>
              </w:rPr>
            </w:pPr>
            <w:r w:rsidRPr="0CC7FDE6">
              <w:rPr>
                <w:rFonts w:cs="Times New Roman"/>
                <w:szCs w:val="24"/>
              </w:rPr>
              <w:t>Class</w:t>
            </w:r>
          </w:p>
          <w:p w14:paraId="73A3926C" w14:textId="4571CD2F" w:rsidR="00897DCF" w:rsidRPr="0CC7FDE6" w:rsidRDefault="00897DCF" w:rsidP="00C635EB">
            <w:pPr>
              <w:ind w:left="166"/>
              <w:rPr>
                <w:rFonts w:eastAsia="Times New Roman" w:cs="Times New Roman"/>
                <w:szCs w:val="24"/>
              </w:rPr>
            </w:pPr>
            <w:r w:rsidRPr="0CC7FDE6">
              <w:rPr>
                <w:rFonts w:cs="Times New Roman"/>
                <w:szCs w:val="24"/>
              </w:rPr>
              <w:t>Course</w:t>
            </w:r>
          </w:p>
        </w:tc>
      </w:tr>
      <w:tr w:rsidR="00897DCF" w14:paraId="3B0FE495"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9D95D64" w14:textId="77777777" w:rsidR="00897DCF" w:rsidRDefault="00897DCF" w:rsidP="00D4441C">
            <w:pPr>
              <w:ind w:left="176" w:right="162"/>
              <w:rPr>
                <w:rFonts w:eastAsia="Times New Roman" w:cs="Times New Roman"/>
                <w:szCs w:val="24"/>
              </w:rPr>
            </w:pPr>
            <w:r w:rsidRPr="0CC7FDE6">
              <w:rPr>
                <w:rFonts w:eastAsia="Times New Roman" w:cs="Times New Roman"/>
                <w:szCs w:val="24"/>
              </w:rPr>
              <w:t>Authorized Login (REQ-7)</w:t>
            </w:r>
          </w:p>
          <w:p w14:paraId="43252F91" w14:textId="62E08C95" w:rsidR="00897DCF" w:rsidRPr="0CC7FDE6" w:rsidRDefault="00897DCF" w:rsidP="00D4441C">
            <w:pPr>
              <w:ind w:left="176" w:right="162"/>
              <w:rPr>
                <w:rFonts w:eastAsia="Times New Roman" w:cs="Times New Roman"/>
                <w:szCs w:val="24"/>
              </w:rPr>
            </w:pPr>
            <w:r w:rsidRPr="0CC7FDE6">
              <w:rPr>
                <w:rFonts w:eastAsia="Times New Roman" w:cs="Times New Roman"/>
                <w:szCs w:val="24"/>
              </w:rPr>
              <w:t>4.2.2</w:t>
            </w:r>
          </w:p>
        </w:tc>
        <w:tc>
          <w:tcPr>
            <w:tcW w:w="7931" w:type="dxa"/>
          </w:tcPr>
          <w:p w14:paraId="049EAF03" w14:textId="4811AF0C" w:rsidR="00897DCF" w:rsidRPr="0CC7FDE6" w:rsidRDefault="00897DCF" w:rsidP="00D4441C">
            <w:pPr>
              <w:ind w:left="166" w:right="245"/>
              <w:rPr>
                <w:rFonts w:eastAsia="Times New Roman" w:cs="Times New Roman"/>
              </w:rPr>
            </w:pPr>
            <w:r w:rsidRPr="078FCCC8">
              <w:rPr>
                <w:rFonts w:eastAsia="Times New Roman" w:cs="Times New Roman"/>
              </w:rPr>
              <w:t xml:space="preserve">A web page </w:t>
            </w:r>
            <w:r w:rsidR="4A256380" w:rsidRPr="078FCCC8">
              <w:rPr>
                <w:rFonts w:eastAsia="Times New Roman" w:cs="Times New Roman"/>
              </w:rPr>
              <w:t>redirect</w:t>
            </w:r>
            <w:r w:rsidR="38895183" w:rsidRPr="078FCCC8">
              <w:rPr>
                <w:rFonts w:eastAsia="Times New Roman" w:cs="Times New Roman"/>
              </w:rPr>
              <w:t>s</w:t>
            </w:r>
            <w:r w:rsidRPr="078FCCC8">
              <w:rPr>
                <w:rFonts w:eastAsia="Times New Roman" w:cs="Times New Roman"/>
              </w:rPr>
              <w:t xml:space="preserve"> to BYU-I (CES) login screen that will redirect back to the grad planner upon success.</w:t>
            </w:r>
          </w:p>
        </w:tc>
        <w:tc>
          <w:tcPr>
            <w:tcW w:w="2847" w:type="dxa"/>
          </w:tcPr>
          <w:p w14:paraId="1FDC87C7" w14:textId="6DFD8C74" w:rsidR="00897DCF" w:rsidRDefault="00897DCF" w:rsidP="00C635EB">
            <w:pPr>
              <w:ind w:left="166"/>
              <w:rPr>
                <w:rFonts w:cs="Times New Roman"/>
                <w:szCs w:val="24"/>
              </w:rPr>
            </w:pPr>
            <w:r w:rsidRPr="0CC7FDE6">
              <w:rPr>
                <w:rFonts w:cs="Times New Roman"/>
                <w:szCs w:val="24"/>
              </w:rPr>
              <w:t>User Login Information</w:t>
            </w:r>
          </w:p>
          <w:p w14:paraId="33FE955F" w14:textId="6DFD8C74" w:rsidR="00102C09" w:rsidRDefault="00F80CEA" w:rsidP="00C635EB">
            <w:pPr>
              <w:ind w:left="166"/>
              <w:rPr>
                <w:rFonts w:cs="Times New Roman"/>
                <w:szCs w:val="24"/>
              </w:rPr>
            </w:pPr>
            <w:r>
              <w:rPr>
                <w:rFonts w:cs="Times New Roman"/>
                <w:szCs w:val="24"/>
              </w:rPr>
              <w:t>4.2.2.1</w:t>
            </w:r>
          </w:p>
          <w:p w14:paraId="56ACB7B1" w14:textId="6DFD8C74" w:rsidR="00F80CEA" w:rsidRPr="00F80CEA" w:rsidRDefault="00F80CEA" w:rsidP="00C635EB">
            <w:pPr>
              <w:ind w:left="166"/>
              <w:rPr>
                <w:rFonts w:cs="Times New Roman"/>
                <w:szCs w:val="24"/>
              </w:rPr>
            </w:pPr>
            <w:r>
              <w:rPr>
                <w:rFonts w:cs="Times New Roman"/>
                <w:szCs w:val="24"/>
              </w:rPr>
              <w:t>4.2.2.2</w:t>
            </w:r>
          </w:p>
        </w:tc>
      </w:tr>
      <w:tr w:rsidR="00897DCF" w14:paraId="1A197EC6"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2F1C4958" w14:textId="12BF73B2" w:rsidR="00897DCF" w:rsidRDefault="00897DCF" w:rsidP="00D4441C">
            <w:pPr>
              <w:ind w:left="176" w:right="162"/>
              <w:rPr>
                <w:rFonts w:eastAsia="Times New Roman" w:cs="Times New Roman"/>
                <w:szCs w:val="24"/>
              </w:rPr>
            </w:pPr>
            <w:r w:rsidRPr="00133ED6">
              <w:rPr>
                <w:rFonts w:eastAsia="Times New Roman" w:cs="Times New Roman"/>
                <w:szCs w:val="24"/>
              </w:rPr>
              <w:t>User’s current class schedule (REQ 8)</w:t>
            </w:r>
          </w:p>
        </w:tc>
        <w:tc>
          <w:tcPr>
            <w:tcW w:w="7931" w:type="dxa"/>
          </w:tcPr>
          <w:p w14:paraId="643D7861" w14:textId="55C647C4" w:rsidR="00897DCF" w:rsidRDefault="00897DCF" w:rsidP="00D4441C">
            <w:pPr>
              <w:ind w:left="166" w:right="245"/>
              <w:rPr>
                <w:rFonts w:eastAsia="Times New Roman" w:cs="Times New Roman"/>
              </w:rPr>
            </w:pPr>
            <w:r w:rsidRPr="078FCCC8">
              <w:rPr>
                <w:rFonts w:eastAsia="Times New Roman" w:cs="Times New Roman"/>
              </w:rPr>
              <w:t>A list of the user’s current class schedule</w:t>
            </w:r>
            <w:r w:rsidR="1228C0E0" w:rsidRPr="078FCCC8">
              <w:rPr>
                <w:rFonts w:eastAsia="Times New Roman" w:cs="Times New Roman"/>
              </w:rPr>
              <w:t>.</w:t>
            </w:r>
          </w:p>
        </w:tc>
        <w:tc>
          <w:tcPr>
            <w:tcW w:w="2847" w:type="dxa"/>
          </w:tcPr>
          <w:p w14:paraId="6ADECC28" w14:textId="6DFD8C74" w:rsidR="00897DCF" w:rsidRDefault="00897DCF" w:rsidP="00C635EB">
            <w:pPr>
              <w:ind w:left="166"/>
              <w:rPr>
                <w:rFonts w:eastAsia="Times New Roman" w:cs="Times New Roman"/>
                <w:szCs w:val="24"/>
              </w:rPr>
            </w:pPr>
            <w:r w:rsidRPr="0CC7FDE6">
              <w:rPr>
                <w:rFonts w:eastAsia="Times New Roman" w:cs="Times New Roman"/>
                <w:szCs w:val="24"/>
              </w:rPr>
              <w:t>Class</w:t>
            </w:r>
          </w:p>
          <w:p w14:paraId="2E481976" w14:textId="6DFD8C74" w:rsidR="00F80CEA" w:rsidRDefault="00F80CEA" w:rsidP="00C635EB">
            <w:pPr>
              <w:ind w:left="166"/>
              <w:rPr>
                <w:rFonts w:eastAsia="Times New Roman" w:cs="Times New Roman"/>
                <w:szCs w:val="24"/>
              </w:rPr>
            </w:pPr>
            <w:r>
              <w:rPr>
                <w:rFonts w:eastAsia="Times New Roman" w:cs="Times New Roman"/>
                <w:szCs w:val="24"/>
              </w:rPr>
              <w:t>4.2.3.1</w:t>
            </w:r>
          </w:p>
        </w:tc>
      </w:tr>
      <w:tr w:rsidR="00897DCF" w14:paraId="4FF5CB75"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DB4672B" w14:textId="4FD56A91" w:rsidR="00897DCF" w:rsidRDefault="00897DCF" w:rsidP="00D4441C">
            <w:pPr>
              <w:ind w:left="176" w:right="162"/>
              <w:rPr>
                <w:rFonts w:eastAsia="Times New Roman" w:cs="Times New Roman"/>
                <w:szCs w:val="24"/>
              </w:rPr>
            </w:pPr>
            <w:r w:rsidRPr="0CC7FDE6">
              <w:rPr>
                <w:rFonts w:eastAsia="Times New Roman" w:cs="Times New Roman"/>
                <w:szCs w:val="24"/>
              </w:rPr>
              <w:t>Class time (REQ 9, 10)</w:t>
            </w:r>
          </w:p>
        </w:tc>
        <w:tc>
          <w:tcPr>
            <w:tcW w:w="7931" w:type="dxa"/>
          </w:tcPr>
          <w:p w14:paraId="357D1491" w14:textId="1AAE6D3F" w:rsidR="00897DCF" w:rsidRDefault="00897DCF" w:rsidP="00D4441C">
            <w:pPr>
              <w:ind w:left="166" w:right="245"/>
              <w:rPr>
                <w:rFonts w:cs="Times New Roman"/>
              </w:rPr>
            </w:pPr>
            <w:r w:rsidRPr="078FCCC8">
              <w:rPr>
                <w:rFonts w:cs="Times New Roman"/>
              </w:rPr>
              <w:t>Indicate the class time</w:t>
            </w:r>
            <w:r w:rsidR="4A520D51" w:rsidRPr="078FCCC8">
              <w:rPr>
                <w:rFonts w:cs="Times New Roman"/>
              </w:rPr>
              <w:t>.</w:t>
            </w:r>
          </w:p>
        </w:tc>
        <w:tc>
          <w:tcPr>
            <w:tcW w:w="2847" w:type="dxa"/>
          </w:tcPr>
          <w:p w14:paraId="51306FF8" w14:textId="080CF6F0" w:rsidR="008A40D0" w:rsidRDefault="008A40D0" w:rsidP="00C635EB">
            <w:pPr>
              <w:ind w:left="166"/>
              <w:rPr>
                <w:rFonts w:cs="Times New Roman"/>
                <w:szCs w:val="24"/>
              </w:rPr>
            </w:pPr>
            <w:r>
              <w:rPr>
                <w:rFonts w:cs="Times New Roman"/>
                <w:szCs w:val="24"/>
              </w:rPr>
              <w:t>4.2.</w:t>
            </w:r>
            <w:r w:rsidR="0019379A">
              <w:rPr>
                <w:rFonts w:cs="Times New Roman"/>
                <w:szCs w:val="24"/>
              </w:rPr>
              <w:t>4</w:t>
            </w:r>
            <w:r>
              <w:rPr>
                <w:rFonts w:cs="Times New Roman"/>
                <w:szCs w:val="24"/>
              </w:rPr>
              <w:t>.1</w:t>
            </w:r>
            <w:r w:rsidR="002D5B81">
              <w:rPr>
                <w:rFonts w:cs="Times New Roman"/>
                <w:szCs w:val="24"/>
              </w:rPr>
              <w:t xml:space="preserve">, </w:t>
            </w:r>
            <w:r>
              <w:rPr>
                <w:rFonts w:cs="Times New Roman"/>
                <w:szCs w:val="24"/>
              </w:rPr>
              <w:t>4.2.</w:t>
            </w:r>
            <w:r w:rsidR="0019379A">
              <w:rPr>
                <w:rFonts w:cs="Times New Roman"/>
                <w:szCs w:val="24"/>
              </w:rPr>
              <w:t>5</w:t>
            </w:r>
            <w:r>
              <w:rPr>
                <w:rFonts w:cs="Times New Roman"/>
                <w:szCs w:val="24"/>
              </w:rPr>
              <w:t>.1</w:t>
            </w:r>
          </w:p>
        </w:tc>
      </w:tr>
      <w:tr w:rsidR="00897DCF" w14:paraId="26CB03D5"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32D96558" w14:textId="61E68A2C" w:rsidR="00897DCF" w:rsidRDefault="00897DCF" w:rsidP="00D4441C">
            <w:pPr>
              <w:ind w:left="176" w:right="162"/>
              <w:rPr>
                <w:rFonts w:eastAsia="Times New Roman" w:cs="Times New Roman"/>
                <w:szCs w:val="24"/>
              </w:rPr>
            </w:pPr>
            <w:r w:rsidRPr="0CC7FDE6">
              <w:rPr>
                <w:rFonts w:eastAsia="Times New Roman" w:cs="Times New Roman"/>
                <w:szCs w:val="24"/>
              </w:rPr>
              <w:t>Popup message (REQ 11)</w:t>
            </w:r>
          </w:p>
        </w:tc>
        <w:tc>
          <w:tcPr>
            <w:tcW w:w="7931" w:type="dxa"/>
          </w:tcPr>
          <w:p w14:paraId="1332B674" w14:textId="031CEA65" w:rsidR="00897DCF" w:rsidRDefault="00897DCF" w:rsidP="00D4441C">
            <w:pPr>
              <w:ind w:left="166" w:right="245"/>
              <w:rPr>
                <w:rFonts w:eastAsia="Times New Roman" w:cs="Times New Roman"/>
              </w:rPr>
            </w:pPr>
            <w:r w:rsidRPr="078FCCC8">
              <w:rPr>
                <w:rFonts w:eastAsia="Times New Roman" w:cs="Times New Roman"/>
              </w:rPr>
              <w:t>A physical message displayed to the user if class times overlap with current class schedule</w:t>
            </w:r>
            <w:r w:rsidR="2BC06430" w:rsidRPr="078FCCC8">
              <w:rPr>
                <w:rFonts w:eastAsia="Times New Roman" w:cs="Times New Roman"/>
              </w:rPr>
              <w:t>.</w:t>
            </w:r>
          </w:p>
        </w:tc>
        <w:tc>
          <w:tcPr>
            <w:tcW w:w="2847" w:type="dxa"/>
          </w:tcPr>
          <w:p w14:paraId="430917AE" w14:textId="28E82AD2" w:rsidR="00BD012B" w:rsidRDefault="00BD012B" w:rsidP="00C635EB">
            <w:pPr>
              <w:ind w:left="166"/>
              <w:rPr>
                <w:rFonts w:cs="Times New Roman"/>
                <w:szCs w:val="24"/>
              </w:rPr>
            </w:pPr>
            <w:r>
              <w:rPr>
                <w:rFonts w:cs="Times New Roman"/>
                <w:szCs w:val="24"/>
              </w:rPr>
              <w:t>4.2.6.1</w:t>
            </w:r>
            <w:r w:rsidR="00FF0DB3">
              <w:rPr>
                <w:rFonts w:cs="Times New Roman"/>
                <w:szCs w:val="24"/>
              </w:rPr>
              <w:t xml:space="preserve">, </w:t>
            </w:r>
            <w:r>
              <w:rPr>
                <w:rFonts w:cs="Times New Roman"/>
                <w:szCs w:val="24"/>
              </w:rPr>
              <w:t>4.2.6.2</w:t>
            </w:r>
          </w:p>
          <w:p w14:paraId="237F183E" w14:textId="166F415C" w:rsidR="00BD012B" w:rsidRDefault="00BD012B" w:rsidP="00C635EB">
            <w:pPr>
              <w:ind w:left="166"/>
              <w:rPr>
                <w:rFonts w:cs="Times New Roman"/>
                <w:szCs w:val="24"/>
              </w:rPr>
            </w:pPr>
            <w:r>
              <w:rPr>
                <w:rFonts w:cs="Times New Roman"/>
                <w:szCs w:val="24"/>
              </w:rPr>
              <w:t>4.2.6.3</w:t>
            </w:r>
            <w:r w:rsidR="00FF0DB3">
              <w:rPr>
                <w:rFonts w:cs="Times New Roman"/>
                <w:szCs w:val="24"/>
              </w:rPr>
              <w:t>,</w:t>
            </w:r>
            <w:r w:rsidR="002D5B81">
              <w:rPr>
                <w:rFonts w:cs="Times New Roman"/>
                <w:szCs w:val="24"/>
              </w:rPr>
              <w:t xml:space="preserve"> </w:t>
            </w:r>
            <w:r>
              <w:rPr>
                <w:rFonts w:cs="Times New Roman"/>
                <w:szCs w:val="24"/>
              </w:rPr>
              <w:t>4.2.6.4</w:t>
            </w:r>
          </w:p>
        </w:tc>
      </w:tr>
      <w:tr w:rsidR="00897DCF" w14:paraId="636ED5EB"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1373547E" w14:textId="065CD8EF" w:rsidR="00897DCF" w:rsidRPr="00D17734" w:rsidRDefault="00897DCF" w:rsidP="00D4441C">
            <w:pPr>
              <w:ind w:left="176" w:right="162"/>
            </w:pPr>
            <w:r w:rsidRPr="00D17734">
              <w:rPr>
                <w:rFonts w:eastAsia="Times New Roman" w:cs="Times New Roman"/>
                <w:szCs w:val="24"/>
              </w:rPr>
              <w:lastRenderedPageBreak/>
              <w:t>Weekly Schedule</w:t>
            </w:r>
          </w:p>
          <w:p w14:paraId="50A3AA14" w14:textId="5E48174B" w:rsidR="00897DCF" w:rsidRPr="00D17734" w:rsidRDefault="00897DCF" w:rsidP="00D4441C">
            <w:pPr>
              <w:ind w:left="176" w:right="162"/>
            </w:pPr>
            <w:r w:rsidRPr="00D17734">
              <w:rPr>
                <w:rFonts w:eastAsia="Times New Roman" w:cs="Times New Roman"/>
                <w:szCs w:val="24"/>
              </w:rPr>
              <w:t>(REQ 12-14)</w:t>
            </w:r>
          </w:p>
          <w:p w14:paraId="03B70B3D" w14:textId="2106E2D0" w:rsidR="00897DCF" w:rsidRPr="00D17734" w:rsidRDefault="00897DCF" w:rsidP="00D4441C">
            <w:pPr>
              <w:ind w:left="176" w:right="162"/>
              <w:rPr>
                <w:rFonts w:eastAsia="Times New Roman" w:cs="Times New Roman"/>
                <w:szCs w:val="24"/>
              </w:rPr>
            </w:pPr>
            <w:r w:rsidRPr="00D17734">
              <w:rPr>
                <w:rFonts w:eastAsia="Times New Roman" w:cs="Times New Roman"/>
                <w:szCs w:val="24"/>
              </w:rPr>
              <w:t>4.3.4 - 4.3.6</w:t>
            </w:r>
          </w:p>
          <w:p w14:paraId="1EBB1918" w14:textId="103A97F3" w:rsidR="00897DCF" w:rsidRDefault="00897DCF" w:rsidP="00D4441C">
            <w:pPr>
              <w:ind w:left="176" w:right="162"/>
              <w:rPr>
                <w:rFonts w:eastAsia="Times New Roman" w:cs="Times New Roman"/>
                <w:szCs w:val="24"/>
              </w:rPr>
            </w:pPr>
          </w:p>
        </w:tc>
        <w:tc>
          <w:tcPr>
            <w:tcW w:w="7931" w:type="dxa"/>
          </w:tcPr>
          <w:p w14:paraId="12889089" w14:textId="50AB2C6B" w:rsidR="00897DCF" w:rsidRPr="00D17734" w:rsidRDefault="00897DCF" w:rsidP="00D4441C">
            <w:pPr>
              <w:ind w:left="166" w:right="245"/>
            </w:pPr>
            <w:r w:rsidRPr="00D17734">
              <w:rPr>
                <w:rFonts w:eastAsia="Times New Roman" w:cs="Times New Roman"/>
                <w:szCs w:val="24"/>
              </w:rPr>
              <w:t>A graphical representation of the user’s class schedule for the week differentiating each course.</w:t>
            </w:r>
          </w:p>
        </w:tc>
        <w:tc>
          <w:tcPr>
            <w:tcW w:w="2847" w:type="dxa"/>
          </w:tcPr>
          <w:p w14:paraId="6E2ACB8F" w14:textId="43CCDF3F" w:rsidR="00897DCF" w:rsidRPr="00D17734" w:rsidRDefault="00897DCF" w:rsidP="00C635EB">
            <w:pPr>
              <w:ind w:left="166"/>
            </w:pPr>
            <w:r w:rsidRPr="00D17734">
              <w:rPr>
                <w:rFonts w:eastAsia="Times New Roman" w:cs="Times New Roman"/>
                <w:szCs w:val="24"/>
              </w:rPr>
              <w:t>Class</w:t>
            </w:r>
            <w:r w:rsidR="002D5B81">
              <w:rPr>
                <w:rFonts w:eastAsia="Times New Roman" w:cs="Times New Roman"/>
                <w:szCs w:val="24"/>
              </w:rPr>
              <w:t xml:space="preserve">, </w:t>
            </w:r>
            <w:r w:rsidRPr="00D17734">
              <w:rPr>
                <w:rFonts w:eastAsia="Times New Roman" w:cs="Times New Roman"/>
                <w:szCs w:val="24"/>
              </w:rPr>
              <w:t>Course</w:t>
            </w:r>
          </w:p>
          <w:p w14:paraId="72249F66" w14:textId="43CCDF3F" w:rsidR="00897DCF" w:rsidRPr="00D17734" w:rsidRDefault="00897DCF" w:rsidP="00C635EB">
            <w:pPr>
              <w:ind w:left="166"/>
            </w:pPr>
            <w:r w:rsidRPr="00D17734">
              <w:rPr>
                <w:rFonts w:eastAsia="Times New Roman" w:cs="Times New Roman"/>
                <w:szCs w:val="24"/>
              </w:rPr>
              <w:t>Month</w:t>
            </w:r>
            <w:r w:rsidR="005003A4">
              <w:rPr>
                <w:rFonts w:eastAsia="Times New Roman" w:cs="Times New Roman"/>
                <w:szCs w:val="24"/>
              </w:rPr>
              <w:t xml:space="preserve">, </w:t>
            </w:r>
            <w:r w:rsidRPr="00D17734">
              <w:rPr>
                <w:rFonts w:eastAsia="Times New Roman" w:cs="Times New Roman"/>
                <w:szCs w:val="24"/>
              </w:rPr>
              <w:t>Date</w:t>
            </w:r>
          </w:p>
          <w:p w14:paraId="5B458551" w14:textId="43CCDF3F" w:rsidR="00897DCF" w:rsidRPr="00D17734" w:rsidRDefault="00897DCF" w:rsidP="00C635EB">
            <w:pPr>
              <w:ind w:left="166"/>
            </w:pPr>
            <w:r w:rsidRPr="00D17734">
              <w:rPr>
                <w:rFonts w:eastAsia="Times New Roman" w:cs="Times New Roman"/>
                <w:szCs w:val="24"/>
              </w:rPr>
              <w:t>Day</w:t>
            </w:r>
            <w:r w:rsidR="005003A4">
              <w:rPr>
                <w:rFonts w:eastAsia="Times New Roman" w:cs="Times New Roman"/>
                <w:szCs w:val="24"/>
              </w:rPr>
              <w:t xml:space="preserve">, </w:t>
            </w:r>
            <w:r w:rsidRPr="00D17734">
              <w:rPr>
                <w:rFonts w:eastAsia="Times New Roman" w:cs="Times New Roman"/>
                <w:szCs w:val="24"/>
              </w:rPr>
              <w:t>Time</w:t>
            </w:r>
          </w:p>
          <w:p w14:paraId="22E02CB4" w14:textId="43CCDF3F" w:rsidR="00897DCF" w:rsidRDefault="00897DCF" w:rsidP="00C635EB">
            <w:pPr>
              <w:ind w:left="166"/>
              <w:rPr>
                <w:rFonts w:eastAsia="Times New Roman" w:cs="Times New Roman"/>
                <w:szCs w:val="24"/>
              </w:rPr>
            </w:pPr>
            <w:r w:rsidRPr="00D17734">
              <w:rPr>
                <w:rFonts w:eastAsia="Times New Roman" w:cs="Times New Roman"/>
                <w:szCs w:val="24"/>
              </w:rPr>
              <w:t>Assignment</w:t>
            </w:r>
          </w:p>
          <w:p w14:paraId="789A9170" w14:textId="43CCDF3F" w:rsidR="005003A4" w:rsidRDefault="005003A4" w:rsidP="00C635EB">
            <w:pPr>
              <w:ind w:left="166"/>
              <w:rPr>
                <w:rFonts w:eastAsia="Times New Roman" w:cs="Times New Roman"/>
                <w:szCs w:val="24"/>
              </w:rPr>
            </w:pPr>
            <w:r>
              <w:rPr>
                <w:rFonts w:eastAsia="Times New Roman" w:cs="Times New Roman"/>
                <w:szCs w:val="24"/>
              </w:rPr>
              <w:t>4.3.4.1, 4.3.5.1</w:t>
            </w:r>
          </w:p>
          <w:p w14:paraId="458DC12C" w14:textId="219582A3" w:rsidR="005003A4" w:rsidRPr="00D17734" w:rsidRDefault="005003A4" w:rsidP="00C635EB">
            <w:pPr>
              <w:ind w:left="166"/>
              <w:rPr>
                <w:rFonts w:eastAsia="Times New Roman" w:cs="Times New Roman"/>
                <w:szCs w:val="24"/>
              </w:rPr>
            </w:pPr>
            <w:r>
              <w:rPr>
                <w:rFonts w:eastAsia="Times New Roman" w:cs="Times New Roman"/>
                <w:szCs w:val="24"/>
              </w:rPr>
              <w:t>4.3.5.2, 4.3.5.4</w:t>
            </w:r>
          </w:p>
        </w:tc>
      </w:tr>
      <w:tr w:rsidR="00897DCF" w14:paraId="60D06718"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05B879B2" w14:textId="77777777" w:rsidR="00897DCF" w:rsidRDefault="00400B67" w:rsidP="00D4441C">
            <w:pPr>
              <w:ind w:left="176" w:right="162"/>
              <w:rPr>
                <w:rFonts w:eastAsia="Times New Roman" w:cs="Times New Roman"/>
                <w:szCs w:val="24"/>
              </w:rPr>
            </w:pPr>
            <w:r>
              <w:rPr>
                <w:rFonts w:eastAsia="Times New Roman" w:cs="Times New Roman"/>
                <w:szCs w:val="24"/>
              </w:rPr>
              <w:t xml:space="preserve">Differentiate </w:t>
            </w:r>
            <w:r w:rsidR="00EA28CA">
              <w:rPr>
                <w:rFonts w:eastAsia="Times New Roman" w:cs="Times New Roman"/>
                <w:szCs w:val="24"/>
              </w:rPr>
              <w:t>Class Display (</w:t>
            </w:r>
            <w:r w:rsidR="00897DCF" w:rsidRPr="0CC7FDE6">
              <w:rPr>
                <w:rFonts w:eastAsia="Times New Roman" w:cs="Times New Roman"/>
                <w:szCs w:val="24"/>
              </w:rPr>
              <w:t>REQ-15</w:t>
            </w:r>
            <w:r w:rsidR="00EA28CA">
              <w:rPr>
                <w:rFonts w:eastAsia="Times New Roman" w:cs="Times New Roman"/>
                <w:szCs w:val="24"/>
              </w:rPr>
              <w:t xml:space="preserve">) </w:t>
            </w:r>
          </w:p>
          <w:p w14:paraId="2B4270AB" w14:textId="46403D86" w:rsidR="00351DB5" w:rsidRDefault="00351DB5" w:rsidP="00D4441C">
            <w:pPr>
              <w:ind w:left="176" w:right="162"/>
              <w:rPr>
                <w:rFonts w:eastAsia="Times New Roman" w:cs="Times New Roman"/>
                <w:szCs w:val="24"/>
              </w:rPr>
            </w:pPr>
            <w:r>
              <w:rPr>
                <w:rFonts w:eastAsia="Times New Roman" w:cs="Times New Roman"/>
                <w:szCs w:val="24"/>
              </w:rPr>
              <w:t>4.3.7</w:t>
            </w:r>
          </w:p>
        </w:tc>
        <w:tc>
          <w:tcPr>
            <w:tcW w:w="7931" w:type="dxa"/>
          </w:tcPr>
          <w:p w14:paraId="30B8F59F" w14:textId="4C37171D" w:rsidR="00897DCF" w:rsidRDefault="00897DCF" w:rsidP="00D4441C">
            <w:pPr>
              <w:ind w:left="166" w:right="245"/>
              <w:rPr>
                <w:rFonts w:eastAsia="Times New Roman" w:cs="Times New Roman"/>
              </w:rPr>
            </w:pPr>
            <w:r w:rsidRPr="078FCCC8">
              <w:rPr>
                <w:rFonts w:eastAsia="Times New Roman" w:cs="Times New Roman"/>
              </w:rPr>
              <w:t>When a user clicks a course, the selected course’s description shall be displayed</w:t>
            </w:r>
            <w:r w:rsidR="57D8F32D" w:rsidRPr="078FCCC8">
              <w:rPr>
                <w:rFonts w:eastAsia="Times New Roman" w:cs="Times New Roman"/>
              </w:rPr>
              <w:t>.</w:t>
            </w:r>
          </w:p>
        </w:tc>
        <w:tc>
          <w:tcPr>
            <w:tcW w:w="2847" w:type="dxa"/>
          </w:tcPr>
          <w:p w14:paraId="6FB953F2" w14:textId="4662866C" w:rsidR="00897DCF" w:rsidRDefault="00897DCF" w:rsidP="00C635EB">
            <w:pPr>
              <w:ind w:left="166"/>
              <w:rPr>
                <w:rFonts w:cs="Times New Roman"/>
                <w:szCs w:val="24"/>
              </w:rPr>
            </w:pPr>
            <w:r w:rsidRPr="0CC7FDE6">
              <w:rPr>
                <w:rFonts w:cs="Times New Roman"/>
                <w:szCs w:val="24"/>
              </w:rPr>
              <w:t>Class</w:t>
            </w:r>
            <w:r w:rsidR="00351DB5">
              <w:rPr>
                <w:rFonts w:cs="Times New Roman"/>
                <w:szCs w:val="24"/>
              </w:rPr>
              <w:t xml:space="preserve">, </w:t>
            </w:r>
            <w:r w:rsidRPr="0CC7FDE6">
              <w:rPr>
                <w:rFonts w:cs="Times New Roman"/>
                <w:szCs w:val="24"/>
              </w:rPr>
              <w:t>Course</w:t>
            </w:r>
          </w:p>
          <w:p w14:paraId="0C025931" w14:textId="77777777" w:rsidR="00351DB5" w:rsidRDefault="00351DB5" w:rsidP="00C635EB">
            <w:pPr>
              <w:ind w:left="166"/>
              <w:rPr>
                <w:rFonts w:cs="Times New Roman"/>
                <w:szCs w:val="24"/>
              </w:rPr>
            </w:pPr>
            <w:r>
              <w:rPr>
                <w:rFonts w:cs="Times New Roman"/>
                <w:szCs w:val="24"/>
              </w:rPr>
              <w:t>4.3.7.1, 4.3.7.2</w:t>
            </w:r>
          </w:p>
          <w:p w14:paraId="618574CA" w14:textId="7F5ECC29" w:rsidR="00351DB5" w:rsidRDefault="00351DB5" w:rsidP="00C635EB">
            <w:pPr>
              <w:ind w:left="166"/>
              <w:rPr>
                <w:rFonts w:cs="Times New Roman"/>
                <w:szCs w:val="24"/>
              </w:rPr>
            </w:pPr>
            <w:r>
              <w:rPr>
                <w:rFonts w:cs="Times New Roman"/>
                <w:szCs w:val="24"/>
              </w:rPr>
              <w:t>4.3.7.3, 4.3.7.4</w:t>
            </w:r>
          </w:p>
        </w:tc>
      </w:tr>
      <w:tr w:rsidR="00897DCF" w14:paraId="7B56B4CE"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1E600893" w14:textId="49576C22" w:rsidR="00897DCF" w:rsidRDefault="00C30B61" w:rsidP="00D4441C">
            <w:pPr>
              <w:ind w:left="176" w:right="162"/>
              <w:rPr>
                <w:rFonts w:eastAsia="Times New Roman" w:cs="Times New Roman"/>
                <w:szCs w:val="24"/>
              </w:rPr>
            </w:pPr>
            <w:r>
              <w:rPr>
                <w:rFonts w:eastAsia="Times New Roman" w:cs="Times New Roman"/>
                <w:szCs w:val="24"/>
              </w:rPr>
              <w:t>Close</w:t>
            </w:r>
            <w:r w:rsidR="00203D09">
              <w:rPr>
                <w:rFonts w:eastAsia="Times New Roman" w:cs="Times New Roman"/>
                <w:szCs w:val="24"/>
              </w:rPr>
              <w:t xml:space="preserve"> course description </w:t>
            </w:r>
            <w:r w:rsidR="00351DB5">
              <w:rPr>
                <w:rFonts w:eastAsia="Times New Roman" w:cs="Times New Roman"/>
                <w:szCs w:val="24"/>
              </w:rPr>
              <w:t>(</w:t>
            </w:r>
            <w:r w:rsidR="00897DCF" w:rsidRPr="0CC7FDE6">
              <w:rPr>
                <w:rFonts w:eastAsia="Times New Roman" w:cs="Times New Roman"/>
                <w:szCs w:val="24"/>
              </w:rPr>
              <w:t>REQ-16</w:t>
            </w:r>
            <w:r w:rsidR="00351DB5">
              <w:rPr>
                <w:rFonts w:eastAsia="Times New Roman" w:cs="Times New Roman"/>
                <w:szCs w:val="24"/>
              </w:rPr>
              <w:t>)</w:t>
            </w:r>
          </w:p>
          <w:p w14:paraId="3FC98104" w14:textId="44DCEC3E" w:rsidR="00351DB5" w:rsidRDefault="00203D09" w:rsidP="00D4441C">
            <w:pPr>
              <w:ind w:left="176" w:right="162"/>
              <w:rPr>
                <w:rFonts w:eastAsia="Times New Roman" w:cs="Times New Roman"/>
                <w:szCs w:val="24"/>
              </w:rPr>
            </w:pPr>
            <w:r>
              <w:rPr>
                <w:rFonts w:eastAsia="Times New Roman" w:cs="Times New Roman"/>
                <w:szCs w:val="24"/>
              </w:rPr>
              <w:t>4.3.8</w:t>
            </w:r>
          </w:p>
        </w:tc>
        <w:tc>
          <w:tcPr>
            <w:tcW w:w="7931" w:type="dxa"/>
          </w:tcPr>
          <w:p w14:paraId="08E232A9" w14:textId="487E09A4" w:rsidR="00897DCF" w:rsidRDefault="00897DCF" w:rsidP="00D4441C">
            <w:pPr>
              <w:ind w:left="166" w:right="245"/>
              <w:rPr>
                <w:rFonts w:eastAsia="Times New Roman" w:cs="Times New Roman"/>
              </w:rPr>
            </w:pPr>
            <w:r w:rsidRPr="078FCCC8">
              <w:rPr>
                <w:rFonts w:eastAsia="Times New Roman" w:cs="Times New Roman"/>
              </w:rPr>
              <w:t>The user shall have the ability to close out of the course description</w:t>
            </w:r>
            <w:r w:rsidR="0D3EF142" w:rsidRPr="078FCCC8">
              <w:rPr>
                <w:rFonts w:eastAsia="Times New Roman" w:cs="Times New Roman"/>
              </w:rPr>
              <w:t>.</w:t>
            </w:r>
          </w:p>
        </w:tc>
        <w:tc>
          <w:tcPr>
            <w:tcW w:w="2847" w:type="dxa"/>
          </w:tcPr>
          <w:p w14:paraId="53AB8FA3" w14:textId="39BDA783" w:rsidR="00897DCF" w:rsidRDefault="00897DCF" w:rsidP="00C635EB">
            <w:pPr>
              <w:ind w:left="166"/>
              <w:rPr>
                <w:rFonts w:cs="Times New Roman"/>
                <w:szCs w:val="24"/>
              </w:rPr>
            </w:pPr>
            <w:r w:rsidRPr="0CC7FDE6">
              <w:rPr>
                <w:rFonts w:cs="Times New Roman"/>
                <w:szCs w:val="24"/>
              </w:rPr>
              <w:t>Class</w:t>
            </w:r>
          </w:p>
          <w:p w14:paraId="47510CB8" w14:textId="2B293CE2" w:rsidR="00897DCF" w:rsidRDefault="00897DCF" w:rsidP="00C635EB">
            <w:pPr>
              <w:ind w:left="166"/>
              <w:rPr>
                <w:rFonts w:cs="Times New Roman"/>
                <w:szCs w:val="24"/>
              </w:rPr>
            </w:pPr>
            <w:r w:rsidRPr="0CC7FDE6">
              <w:rPr>
                <w:rFonts w:cs="Times New Roman"/>
                <w:szCs w:val="24"/>
              </w:rPr>
              <w:t>Course</w:t>
            </w:r>
          </w:p>
        </w:tc>
      </w:tr>
      <w:tr w:rsidR="00897DCF" w14:paraId="1631CF4F"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1FA7E84F" w14:textId="77777777" w:rsidR="00065297" w:rsidRDefault="00065297" w:rsidP="00D4441C">
            <w:pPr>
              <w:ind w:left="176" w:right="162"/>
              <w:rPr>
                <w:rFonts w:eastAsia="Times New Roman" w:cs="Times New Roman"/>
                <w:szCs w:val="24"/>
              </w:rPr>
            </w:pPr>
            <w:r>
              <w:rPr>
                <w:rFonts w:eastAsia="Times New Roman" w:cs="Times New Roman"/>
                <w:szCs w:val="24"/>
              </w:rPr>
              <w:t>Export schedule</w:t>
            </w:r>
          </w:p>
          <w:p w14:paraId="396D47C6" w14:textId="663F2629" w:rsidR="00897DCF" w:rsidRDefault="00C30B61" w:rsidP="00D4441C">
            <w:pPr>
              <w:ind w:left="176" w:right="162"/>
              <w:rPr>
                <w:rFonts w:eastAsia="Times New Roman" w:cs="Times New Roman"/>
                <w:szCs w:val="24"/>
              </w:rPr>
            </w:pPr>
            <w:r>
              <w:rPr>
                <w:rFonts w:eastAsia="Times New Roman" w:cs="Times New Roman"/>
                <w:szCs w:val="24"/>
              </w:rPr>
              <w:t>(</w:t>
            </w:r>
            <w:r w:rsidR="00897DCF" w:rsidRPr="0CC7FDE6">
              <w:rPr>
                <w:rFonts w:eastAsia="Times New Roman" w:cs="Times New Roman"/>
                <w:szCs w:val="24"/>
              </w:rPr>
              <w:t>REQ 17</w:t>
            </w:r>
            <w:r>
              <w:rPr>
                <w:rFonts w:eastAsia="Times New Roman" w:cs="Times New Roman"/>
                <w:szCs w:val="24"/>
              </w:rPr>
              <w:t>)</w:t>
            </w:r>
          </w:p>
          <w:p w14:paraId="5E104EF2" w14:textId="39804D66" w:rsidR="00C30B61" w:rsidRDefault="00065297" w:rsidP="00D4441C">
            <w:pPr>
              <w:ind w:left="176" w:right="162"/>
              <w:rPr>
                <w:rFonts w:eastAsia="Times New Roman" w:cs="Times New Roman"/>
                <w:szCs w:val="24"/>
              </w:rPr>
            </w:pPr>
            <w:r>
              <w:rPr>
                <w:rFonts w:eastAsia="Times New Roman" w:cs="Times New Roman"/>
                <w:szCs w:val="24"/>
              </w:rPr>
              <w:t>4.3.9</w:t>
            </w:r>
          </w:p>
        </w:tc>
        <w:tc>
          <w:tcPr>
            <w:tcW w:w="7931" w:type="dxa"/>
          </w:tcPr>
          <w:p w14:paraId="4B26B716" w14:textId="277E9FBF" w:rsidR="00897DCF" w:rsidRDefault="00897DCF" w:rsidP="00D4441C">
            <w:pPr>
              <w:ind w:left="166" w:right="245"/>
              <w:rPr>
                <w:rFonts w:eastAsia="Times New Roman" w:cs="Times New Roman"/>
              </w:rPr>
            </w:pPr>
            <w:r w:rsidRPr="078FCCC8">
              <w:rPr>
                <w:rFonts w:eastAsia="Times New Roman" w:cs="Times New Roman"/>
              </w:rPr>
              <w:t>The user shall have the ability to export their schedule as an ISC file</w:t>
            </w:r>
            <w:r w:rsidR="3F66554E" w:rsidRPr="078FCCC8">
              <w:rPr>
                <w:rFonts w:eastAsia="Times New Roman" w:cs="Times New Roman"/>
              </w:rPr>
              <w:t>.</w:t>
            </w:r>
          </w:p>
        </w:tc>
        <w:tc>
          <w:tcPr>
            <w:tcW w:w="2847" w:type="dxa"/>
          </w:tcPr>
          <w:p w14:paraId="244710EE" w14:textId="64F52C73" w:rsidR="00897DCF" w:rsidRDefault="00897DCF" w:rsidP="00C635EB">
            <w:pPr>
              <w:ind w:left="166"/>
              <w:rPr>
                <w:rFonts w:cs="Times New Roman"/>
                <w:szCs w:val="24"/>
              </w:rPr>
            </w:pPr>
            <w:r w:rsidRPr="0CC7FDE6">
              <w:rPr>
                <w:rFonts w:cs="Times New Roman"/>
                <w:szCs w:val="24"/>
              </w:rPr>
              <w:t>Class</w:t>
            </w:r>
          </w:p>
          <w:p w14:paraId="63E7226C" w14:textId="79363553" w:rsidR="00897DCF" w:rsidRDefault="00897DCF" w:rsidP="00C635EB">
            <w:pPr>
              <w:ind w:left="166"/>
              <w:rPr>
                <w:rFonts w:cs="Times New Roman"/>
                <w:szCs w:val="24"/>
              </w:rPr>
            </w:pPr>
            <w:r w:rsidRPr="0CC7FDE6">
              <w:rPr>
                <w:rFonts w:cs="Times New Roman"/>
                <w:szCs w:val="24"/>
              </w:rPr>
              <w:t>Course</w:t>
            </w:r>
          </w:p>
        </w:tc>
      </w:tr>
      <w:tr w:rsidR="00897DCF" w14:paraId="4D588591"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73AD90D1" w14:textId="67A7511E" w:rsidR="00897DCF" w:rsidRDefault="00897DCF" w:rsidP="00D4441C">
            <w:pPr>
              <w:ind w:left="176" w:right="162"/>
              <w:rPr>
                <w:rFonts w:cs="Times New Roman"/>
                <w:szCs w:val="24"/>
              </w:rPr>
            </w:pPr>
            <w:r w:rsidRPr="0CC7FDE6">
              <w:rPr>
                <w:rFonts w:cs="Times New Roman"/>
                <w:szCs w:val="24"/>
              </w:rPr>
              <w:t>Degree (REQ 18 – REQ 19)</w:t>
            </w:r>
          </w:p>
          <w:p w14:paraId="1B3D6E08" w14:textId="37DE8B5E" w:rsidR="00897DCF" w:rsidRDefault="00897DCF" w:rsidP="00D4441C">
            <w:pPr>
              <w:ind w:left="176" w:right="162"/>
              <w:rPr>
                <w:rFonts w:cs="Times New Roman"/>
                <w:szCs w:val="24"/>
              </w:rPr>
            </w:pPr>
            <w:r w:rsidRPr="0CC7FDE6">
              <w:rPr>
                <w:rFonts w:cs="Times New Roman"/>
                <w:szCs w:val="24"/>
              </w:rPr>
              <w:t>4.4.3 - 4.4.4</w:t>
            </w:r>
          </w:p>
        </w:tc>
        <w:tc>
          <w:tcPr>
            <w:tcW w:w="7931" w:type="dxa"/>
          </w:tcPr>
          <w:p w14:paraId="5DD58830" w14:textId="1D853BB5" w:rsidR="00897DCF" w:rsidRDefault="00897DCF" w:rsidP="00D4441C">
            <w:pPr>
              <w:ind w:left="166" w:right="245"/>
              <w:rPr>
                <w:rFonts w:cs="Times New Roman"/>
              </w:rPr>
            </w:pPr>
            <w:r w:rsidRPr="078FCCC8">
              <w:rPr>
                <w:rFonts w:cs="Times New Roman"/>
              </w:rPr>
              <w:t>A data model that describes all requirements to graduate with said degree</w:t>
            </w:r>
            <w:r w:rsidR="07F4BD19" w:rsidRPr="078FCCC8">
              <w:rPr>
                <w:rFonts w:cs="Times New Roman"/>
              </w:rPr>
              <w:t>.</w:t>
            </w:r>
          </w:p>
        </w:tc>
        <w:tc>
          <w:tcPr>
            <w:tcW w:w="2847" w:type="dxa"/>
          </w:tcPr>
          <w:p w14:paraId="5BA4808D" w14:textId="4F9F38AB" w:rsidR="00897DCF" w:rsidRDefault="00897DCF" w:rsidP="00C635EB">
            <w:pPr>
              <w:ind w:left="166"/>
              <w:rPr>
                <w:rFonts w:cs="Times New Roman"/>
                <w:szCs w:val="24"/>
              </w:rPr>
            </w:pPr>
            <w:r w:rsidRPr="0CC7FDE6">
              <w:rPr>
                <w:rFonts w:cs="Times New Roman"/>
                <w:szCs w:val="24"/>
              </w:rPr>
              <w:t>Class</w:t>
            </w:r>
            <w:r w:rsidR="0094524E">
              <w:rPr>
                <w:rFonts w:cs="Times New Roman"/>
                <w:szCs w:val="24"/>
              </w:rPr>
              <w:t xml:space="preserve">, </w:t>
            </w:r>
            <w:r w:rsidRPr="0CC7FDE6">
              <w:rPr>
                <w:rFonts w:cs="Times New Roman"/>
                <w:szCs w:val="24"/>
              </w:rPr>
              <w:t>Department</w:t>
            </w:r>
          </w:p>
          <w:p w14:paraId="301F8239" w14:textId="12944E47" w:rsidR="00897DCF" w:rsidRDefault="00897DCF" w:rsidP="00C635EB">
            <w:pPr>
              <w:ind w:left="166"/>
              <w:rPr>
                <w:rFonts w:cs="Times New Roman"/>
                <w:szCs w:val="24"/>
              </w:rPr>
            </w:pPr>
            <w:r w:rsidRPr="0CC7FDE6">
              <w:rPr>
                <w:rFonts w:cs="Times New Roman"/>
                <w:szCs w:val="24"/>
              </w:rPr>
              <w:t>Catalog Year</w:t>
            </w:r>
          </w:p>
          <w:p w14:paraId="24DDEF20" w14:textId="6E8AFB52" w:rsidR="00897DCF" w:rsidRDefault="00897DCF" w:rsidP="00C635EB">
            <w:pPr>
              <w:ind w:left="166"/>
              <w:rPr>
                <w:rFonts w:cs="Times New Roman"/>
                <w:szCs w:val="24"/>
              </w:rPr>
            </w:pPr>
            <w:r w:rsidRPr="0CC7FDE6">
              <w:rPr>
                <w:rFonts w:cs="Times New Roman"/>
                <w:szCs w:val="24"/>
              </w:rPr>
              <w:t>Major</w:t>
            </w:r>
            <w:r w:rsidR="0094524E">
              <w:rPr>
                <w:rFonts w:cs="Times New Roman"/>
                <w:szCs w:val="24"/>
              </w:rPr>
              <w:t xml:space="preserve">, </w:t>
            </w:r>
            <w:r w:rsidRPr="0CC7FDE6">
              <w:rPr>
                <w:rFonts w:cs="Times New Roman"/>
                <w:szCs w:val="24"/>
              </w:rPr>
              <w:t>Minor</w:t>
            </w:r>
          </w:p>
          <w:p w14:paraId="6156F759" w14:textId="77777777" w:rsidR="00897DCF" w:rsidRDefault="00897DCF" w:rsidP="00C635EB">
            <w:pPr>
              <w:ind w:left="166"/>
              <w:rPr>
                <w:rFonts w:cs="Times New Roman"/>
                <w:szCs w:val="24"/>
              </w:rPr>
            </w:pPr>
            <w:r w:rsidRPr="0CC7FDE6">
              <w:rPr>
                <w:rFonts w:cs="Times New Roman"/>
                <w:szCs w:val="24"/>
              </w:rPr>
              <w:t>Cluster</w:t>
            </w:r>
            <w:r w:rsidR="0094524E">
              <w:rPr>
                <w:rFonts w:cs="Times New Roman"/>
                <w:szCs w:val="24"/>
              </w:rPr>
              <w:t xml:space="preserve">, </w:t>
            </w:r>
            <w:r w:rsidRPr="0CC7FDE6">
              <w:rPr>
                <w:rFonts w:cs="Times New Roman"/>
                <w:szCs w:val="24"/>
              </w:rPr>
              <w:t>Course</w:t>
            </w:r>
          </w:p>
          <w:p w14:paraId="79B71D37" w14:textId="77777777" w:rsidR="0094524E" w:rsidRDefault="0094524E" w:rsidP="00C635EB">
            <w:pPr>
              <w:ind w:left="166"/>
              <w:rPr>
                <w:rFonts w:cs="Times New Roman"/>
                <w:szCs w:val="24"/>
              </w:rPr>
            </w:pPr>
            <w:r>
              <w:rPr>
                <w:rFonts w:cs="Times New Roman"/>
                <w:szCs w:val="24"/>
              </w:rPr>
              <w:t>4.4.4.1, 4.4.4.2</w:t>
            </w:r>
          </w:p>
          <w:p w14:paraId="5CD47403" w14:textId="3FAF34C4" w:rsidR="0094524E" w:rsidRDefault="0094524E" w:rsidP="00C635EB">
            <w:pPr>
              <w:ind w:left="166"/>
              <w:rPr>
                <w:rFonts w:cs="Times New Roman"/>
                <w:szCs w:val="24"/>
              </w:rPr>
            </w:pPr>
            <w:r>
              <w:rPr>
                <w:rFonts w:cs="Times New Roman"/>
                <w:szCs w:val="24"/>
              </w:rPr>
              <w:t>4.4.4.3</w:t>
            </w:r>
          </w:p>
        </w:tc>
      </w:tr>
      <w:tr w:rsidR="00897DCF" w14:paraId="2977E3C6"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3A9584BC" w14:textId="7BF88CAF" w:rsidR="00897DCF" w:rsidRDefault="00897DCF" w:rsidP="00D4441C">
            <w:pPr>
              <w:ind w:left="176" w:right="162"/>
              <w:rPr>
                <w:rFonts w:cs="Times New Roman"/>
                <w:szCs w:val="24"/>
              </w:rPr>
            </w:pPr>
            <w:r w:rsidRPr="0CC7FDE6">
              <w:rPr>
                <w:rFonts w:cs="Times New Roman"/>
                <w:szCs w:val="24"/>
              </w:rPr>
              <w:t>Track (REQ 20)</w:t>
            </w:r>
          </w:p>
          <w:p w14:paraId="48029E69" w14:textId="0AFFB036" w:rsidR="00897DCF" w:rsidRDefault="00897DCF" w:rsidP="00D4441C">
            <w:pPr>
              <w:ind w:left="176" w:right="162"/>
              <w:rPr>
                <w:rFonts w:cs="Times New Roman"/>
                <w:szCs w:val="24"/>
              </w:rPr>
            </w:pPr>
            <w:r w:rsidRPr="0CC7FDE6">
              <w:rPr>
                <w:rFonts w:cs="Times New Roman"/>
                <w:szCs w:val="24"/>
              </w:rPr>
              <w:t>4.4.5</w:t>
            </w:r>
          </w:p>
        </w:tc>
        <w:tc>
          <w:tcPr>
            <w:tcW w:w="7931" w:type="dxa"/>
          </w:tcPr>
          <w:p w14:paraId="1386677D" w14:textId="7E7C43E1" w:rsidR="00897DCF" w:rsidRDefault="00897DCF" w:rsidP="00D4441C">
            <w:pPr>
              <w:ind w:left="166" w:right="245"/>
              <w:rPr>
                <w:rFonts w:cs="Times New Roman"/>
              </w:rPr>
            </w:pPr>
            <w:r w:rsidRPr="078FCCC8">
              <w:rPr>
                <w:rFonts w:cs="Times New Roman"/>
              </w:rPr>
              <w:t>A list of semesters (Winter, Spring, Summer, and Fall) that a student is registered to attend classes for</w:t>
            </w:r>
            <w:r w:rsidR="6A7630BB" w:rsidRPr="078FCCC8">
              <w:rPr>
                <w:rFonts w:cs="Times New Roman"/>
              </w:rPr>
              <w:t>.</w:t>
            </w:r>
          </w:p>
        </w:tc>
        <w:tc>
          <w:tcPr>
            <w:tcW w:w="2847" w:type="dxa"/>
          </w:tcPr>
          <w:p w14:paraId="6E80D90C" w14:textId="036CE3E6" w:rsidR="00897DCF" w:rsidRDefault="00897DCF" w:rsidP="00C635EB">
            <w:pPr>
              <w:ind w:left="166"/>
              <w:rPr>
                <w:rFonts w:cs="Times New Roman"/>
                <w:szCs w:val="24"/>
              </w:rPr>
            </w:pPr>
            <w:r w:rsidRPr="0CC7FDE6">
              <w:rPr>
                <w:rFonts w:cs="Times New Roman"/>
                <w:szCs w:val="24"/>
              </w:rPr>
              <w:t>Class</w:t>
            </w:r>
            <w:r w:rsidR="00414DD3">
              <w:rPr>
                <w:rFonts w:cs="Times New Roman"/>
                <w:szCs w:val="24"/>
              </w:rPr>
              <w:t xml:space="preserve">, </w:t>
            </w:r>
            <w:r w:rsidRPr="0CC7FDE6">
              <w:rPr>
                <w:rFonts w:cs="Times New Roman"/>
                <w:szCs w:val="24"/>
              </w:rPr>
              <w:t>Course</w:t>
            </w:r>
          </w:p>
          <w:p w14:paraId="54FEEC10" w14:textId="036CE3E6" w:rsidR="005C26BA" w:rsidRDefault="005C26BA" w:rsidP="00C635EB">
            <w:pPr>
              <w:ind w:left="166"/>
              <w:rPr>
                <w:rFonts w:cs="Times New Roman"/>
                <w:szCs w:val="24"/>
              </w:rPr>
            </w:pPr>
            <w:r>
              <w:rPr>
                <w:rFonts w:cs="Times New Roman"/>
                <w:szCs w:val="24"/>
              </w:rPr>
              <w:t>4.4.5.1, 4.</w:t>
            </w:r>
            <w:r w:rsidR="008665B5">
              <w:rPr>
                <w:rFonts w:cs="Times New Roman"/>
                <w:szCs w:val="24"/>
              </w:rPr>
              <w:t>4.5.2</w:t>
            </w:r>
          </w:p>
          <w:p w14:paraId="7B3DDD87" w14:textId="15F17717" w:rsidR="008665B5" w:rsidRDefault="008665B5" w:rsidP="00C635EB">
            <w:pPr>
              <w:ind w:left="166"/>
              <w:rPr>
                <w:rFonts w:cs="Times New Roman"/>
                <w:szCs w:val="24"/>
              </w:rPr>
            </w:pPr>
            <w:r>
              <w:rPr>
                <w:rFonts w:cs="Times New Roman"/>
                <w:szCs w:val="24"/>
              </w:rPr>
              <w:t>4.4.5.3, 4.4.5.4</w:t>
            </w:r>
          </w:p>
        </w:tc>
      </w:tr>
      <w:tr w:rsidR="00897DCF" w14:paraId="09D7DA2B"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15CC40D" w14:textId="505187D0" w:rsidR="00897DCF" w:rsidRDefault="00897DCF" w:rsidP="00D4441C">
            <w:pPr>
              <w:ind w:left="176" w:right="162"/>
              <w:rPr>
                <w:rFonts w:cs="Times New Roman"/>
                <w:szCs w:val="24"/>
              </w:rPr>
            </w:pPr>
            <w:proofErr w:type="spellStart"/>
            <w:r w:rsidRPr="0CC7FDE6">
              <w:rPr>
                <w:rFonts w:cs="Times New Roman"/>
                <w:szCs w:val="24"/>
              </w:rPr>
              <w:t>GradPlan</w:t>
            </w:r>
            <w:proofErr w:type="spellEnd"/>
            <w:r w:rsidRPr="0CC7FDE6">
              <w:rPr>
                <w:rFonts w:cs="Times New Roman"/>
                <w:szCs w:val="24"/>
              </w:rPr>
              <w:t xml:space="preserve"> (REQ 21)</w:t>
            </w:r>
          </w:p>
          <w:p w14:paraId="464823AB" w14:textId="7509EF8B" w:rsidR="00897DCF" w:rsidRDefault="00897DCF" w:rsidP="00D4441C">
            <w:pPr>
              <w:ind w:left="176" w:right="162"/>
              <w:rPr>
                <w:rFonts w:cs="Times New Roman"/>
                <w:szCs w:val="24"/>
              </w:rPr>
            </w:pPr>
            <w:r w:rsidRPr="0CC7FDE6">
              <w:rPr>
                <w:rFonts w:cs="Times New Roman"/>
                <w:szCs w:val="24"/>
              </w:rPr>
              <w:t>4.4.6</w:t>
            </w:r>
          </w:p>
        </w:tc>
        <w:tc>
          <w:tcPr>
            <w:tcW w:w="7931" w:type="dxa"/>
          </w:tcPr>
          <w:p w14:paraId="3A98262E" w14:textId="47C86268" w:rsidR="00897DCF" w:rsidRDefault="00897DCF" w:rsidP="00D4441C">
            <w:pPr>
              <w:ind w:left="166" w:right="245"/>
              <w:rPr>
                <w:rFonts w:cs="Times New Roman"/>
              </w:rPr>
            </w:pPr>
            <w:r w:rsidRPr="078FCCC8">
              <w:rPr>
                <w:rFonts w:cs="Times New Roman"/>
              </w:rPr>
              <w:t>A list of planned classes and completed classes organized by semester and year</w:t>
            </w:r>
            <w:r w:rsidR="60813C0A" w:rsidRPr="078FCCC8">
              <w:rPr>
                <w:rFonts w:cs="Times New Roman"/>
              </w:rPr>
              <w:t>.</w:t>
            </w:r>
          </w:p>
        </w:tc>
        <w:tc>
          <w:tcPr>
            <w:tcW w:w="2847" w:type="dxa"/>
          </w:tcPr>
          <w:p w14:paraId="6104F407" w14:textId="023FDD42" w:rsidR="00897DCF" w:rsidRDefault="00897DCF" w:rsidP="00C635EB">
            <w:pPr>
              <w:ind w:left="166"/>
              <w:rPr>
                <w:rFonts w:cs="Times New Roman"/>
                <w:szCs w:val="24"/>
              </w:rPr>
            </w:pPr>
            <w:r w:rsidRPr="0CC7FDE6">
              <w:rPr>
                <w:rFonts w:cs="Times New Roman"/>
                <w:szCs w:val="24"/>
              </w:rPr>
              <w:t>Semester</w:t>
            </w:r>
            <w:r w:rsidR="007314E2">
              <w:rPr>
                <w:rFonts w:cs="Times New Roman"/>
                <w:szCs w:val="24"/>
              </w:rPr>
              <w:t xml:space="preserve">, </w:t>
            </w:r>
            <w:r w:rsidRPr="0CC7FDE6">
              <w:rPr>
                <w:rFonts w:cs="Times New Roman"/>
                <w:szCs w:val="24"/>
              </w:rPr>
              <w:t>Class</w:t>
            </w:r>
          </w:p>
          <w:p w14:paraId="729E9494" w14:textId="023FDD42" w:rsidR="00897DCF" w:rsidRDefault="00897DCF" w:rsidP="00C635EB">
            <w:pPr>
              <w:ind w:left="166"/>
              <w:rPr>
                <w:rFonts w:cs="Times New Roman"/>
                <w:szCs w:val="24"/>
              </w:rPr>
            </w:pPr>
            <w:r w:rsidRPr="0CC7FDE6">
              <w:rPr>
                <w:rFonts w:cs="Times New Roman"/>
                <w:szCs w:val="24"/>
              </w:rPr>
              <w:t>Degree</w:t>
            </w:r>
          </w:p>
          <w:p w14:paraId="406358BA" w14:textId="023FDD42" w:rsidR="007314E2" w:rsidRDefault="007314E2" w:rsidP="00C635EB">
            <w:pPr>
              <w:ind w:left="166"/>
              <w:rPr>
                <w:rFonts w:cs="Times New Roman"/>
                <w:szCs w:val="24"/>
              </w:rPr>
            </w:pPr>
            <w:r>
              <w:rPr>
                <w:rFonts w:cs="Times New Roman"/>
                <w:szCs w:val="24"/>
              </w:rPr>
              <w:t>4.4.6.1, 4.4.6.2</w:t>
            </w:r>
          </w:p>
          <w:p w14:paraId="4ECE6E2E" w14:textId="27AF1CFB" w:rsidR="007314E2" w:rsidRDefault="007314E2" w:rsidP="00C635EB">
            <w:pPr>
              <w:ind w:left="166"/>
              <w:rPr>
                <w:rFonts w:cs="Times New Roman"/>
                <w:szCs w:val="24"/>
              </w:rPr>
            </w:pPr>
            <w:r>
              <w:rPr>
                <w:rFonts w:cs="Times New Roman"/>
                <w:szCs w:val="24"/>
              </w:rPr>
              <w:t>4.4.6.3</w:t>
            </w:r>
          </w:p>
        </w:tc>
      </w:tr>
      <w:tr w:rsidR="00897DCF" w14:paraId="772D2327"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65FA8444" w14:textId="48CE39A7" w:rsidR="00897DCF" w:rsidRDefault="00897DCF" w:rsidP="00D4441C">
            <w:pPr>
              <w:ind w:left="176" w:right="162"/>
              <w:rPr>
                <w:rFonts w:cs="Times New Roman"/>
                <w:szCs w:val="24"/>
              </w:rPr>
            </w:pPr>
            <w:r w:rsidRPr="0CC7FDE6">
              <w:rPr>
                <w:rFonts w:cs="Times New Roman"/>
                <w:szCs w:val="24"/>
              </w:rPr>
              <w:t xml:space="preserve">Reset </w:t>
            </w:r>
            <w:proofErr w:type="spellStart"/>
            <w:r w:rsidRPr="0CC7FDE6">
              <w:rPr>
                <w:rFonts w:cs="Times New Roman"/>
                <w:szCs w:val="24"/>
              </w:rPr>
              <w:t>GradPlan</w:t>
            </w:r>
            <w:proofErr w:type="spellEnd"/>
            <w:r w:rsidRPr="0CC7FDE6">
              <w:rPr>
                <w:rFonts w:cs="Times New Roman"/>
                <w:szCs w:val="24"/>
              </w:rPr>
              <w:t xml:space="preserve"> (REQ 22)</w:t>
            </w:r>
          </w:p>
          <w:p w14:paraId="03983A24" w14:textId="1D7C924C" w:rsidR="00897DCF" w:rsidRDefault="00897DCF" w:rsidP="00D4441C">
            <w:pPr>
              <w:ind w:left="176" w:right="162"/>
              <w:rPr>
                <w:rFonts w:cs="Times New Roman"/>
                <w:szCs w:val="24"/>
              </w:rPr>
            </w:pPr>
            <w:r w:rsidRPr="0CC7FDE6">
              <w:rPr>
                <w:rFonts w:cs="Times New Roman"/>
                <w:szCs w:val="24"/>
              </w:rPr>
              <w:t>4.4.7</w:t>
            </w:r>
          </w:p>
        </w:tc>
        <w:tc>
          <w:tcPr>
            <w:tcW w:w="7931" w:type="dxa"/>
          </w:tcPr>
          <w:p w14:paraId="693F4CF5" w14:textId="3AFAC61C" w:rsidR="00897DCF" w:rsidRDefault="00897DCF" w:rsidP="00D4441C">
            <w:pPr>
              <w:ind w:left="166" w:right="245"/>
              <w:rPr>
                <w:rFonts w:cs="Times New Roman"/>
              </w:rPr>
            </w:pPr>
            <w:r w:rsidRPr="078FCCC8">
              <w:rPr>
                <w:rFonts w:cs="Times New Roman"/>
              </w:rPr>
              <w:t xml:space="preserve">A function to reset the </w:t>
            </w:r>
            <w:proofErr w:type="spellStart"/>
            <w:r w:rsidRPr="078FCCC8">
              <w:rPr>
                <w:rFonts w:cs="Times New Roman"/>
              </w:rPr>
              <w:t>GradPlan</w:t>
            </w:r>
            <w:proofErr w:type="spellEnd"/>
            <w:r w:rsidRPr="078FCCC8">
              <w:rPr>
                <w:rFonts w:cs="Times New Roman"/>
              </w:rPr>
              <w:t xml:space="preserve"> to the shortest possible path to graduation</w:t>
            </w:r>
            <w:r w:rsidR="5E6C0BD3" w:rsidRPr="078FCCC8">
              <w:rPr>
                <w:rFonts w:cs="Times New Roman"/>
              </w:rPr>
              <w:t xml:space="preserve"> A degree requirement that can be completed by two or more different options. Visibly differentiated from other requirements by a small icon in the Grad Planner GUI. When a course is unavailable for a user's selected </w:t>
            </w:r>
            <w:r w:rsidR="5E6C0BD3" w:rsidRPr="078FCCC8">
              <w:rPr>
                <w:rFonts w:cs="Times New Roman"/>
              </w:rPr>
              <w:lastRenderedPageBreak/>
              <w:t>semester or user prerequisites, other qualifying course suggestions will be shown</w:t>
            </w:r>
            <w:r w:rsidR="390EA64A" w:rsidRPr="078FCCC8">
              <w:rPr>
                <w:rFonts w:cs="Times New Roman"/>
              </w:rPr>
              <w:t>.</w:t>
            </w:r>
          </w:p>
        </w:tc>
        <w:tc>
          <w:tcPr>
            <w:tcW w:w="2847" w:type="dxa"/>
          </w:tcPr>
          <w:p w14:paraId="6CCAE133" w14:textId="7FDB276D" w:rsidR="00897DCF" w:rsidRDefault="00897DCF" w:rsidP="00C635EB">
            <w:pPr>
              <w:ind w:left="166"/>
              <w:rPr>
                <w:rFonts w:cs="Times New Roman"/>
                <w:szCs w:val="24"/>
              </w:rPr>
            </w:pPr>
            <w:proofErr w:type="spellStart"/>
            <w:r w:rsidRPr="0CC7FDE6">
              <w:rPr>
                <w:rFonts w:cs="Times New Roman"/>
                <w:szCs w:val="24"/>
              </w:rPr>
              <w:lastRenderedPageBreak/>
              <w:t>GradPlan</w:t>
            </w:r>
            <w:proofErr w:type="spellEnd"/>
            <w:r w:rsidR="00BA68B6">
              <w:rPr>
                <w:rFonts w:cs="Times New Roman"/>
                <w:szCs w:val="24"/>
              </w:rPr>
              <w:t xml:space="preserve">, </w:t>
            </w:r>
            <w:r w:rsidRPr="0CC7FDE6">
              <w:rPr>
                <w:rFonts w:cs="Times New Roman"/>
                <w:szCs w:val="24"/>
              </w:rPr>
              <w:t>Track</w:t>
            </w:r>
          </w:p>
          <w:p w14:paraId="14658BA5" w14:textId="77777777" w:rsidR="00897DCF" w:rsidRDefault="00897DCF" w:rsidP="00C635EB">
            <w:pPr>
              <w:ind w:left="166"/>
              <w:rPr>
                <w:rFonts w:cs="Times New Roman"/>
                <w:szCs w:val="24"/>
              </w:rPr>
            </w:pPr>
            <w:r w:rsidRPr="0CC7FDE6">
              <w:rPr>
                <w:rFonts w:cs="Times New Roman"/>
                <w:szCs w:val="24"/>
              </w:rPr>
              <w:t>Degree</w:t>
            </w:r>
          </w:p>
          <w:p w14:paraId="01F4C189" w14:textId="77777777" w:rsidR="00BA68B6" w:rsidRDefault="00BA68B6" w:rsidP="00C635EB">
            <w:pPr>
              <w:ind w:left="166"/>
              <w:rPr>
                <w:rFonts w:cs="Times New Roman"/>
                <w:szCs w:val="24"/>
              </w:rPr>
            </w:pPr>
            <w:r>
              <w:rPr>
                <w:rFonts w:cs="Times New Roman"/>
                <w:szCs w:val="24"/>
              </w:rPr>
              <w:t>4.4.7.1, 4.4.7.2</w:t>
            </w:r>
          </w:p>
          <w:p w14:paraId="152361E7" w14:textId="5E51B160" w:rsidR="00BA68B6" w:rsidRDefault="00BA68B6" w:rsidP="00C635EB">
            <w:pPr>
              <w:ind w:left="166"/>
              <w:rPr>
                <w:rFonts w:cs="Times New Roman"/>
                <w:szCs w:val="24"/>
              </w:rPr>
            </w:pPr>
            <w:r>
              <w:rPr>
                <w:rFonts w:cs="Times New Roman"/>
                <w:szCs w:val="24"/>
              </w:rPr>
              <w:t>4.4.7.3</w:t>
            </w:r>
          </w:p>
        </w:tc>
      </w:tr>
      <w:tr w:rsidR="00897DCF" w14:paraId="2A204061"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03536E48" w14:textId="08752BC3" w:rsidR="00897DCF" w:rsidRDefault="00897DCF" w:rsidP="00D4441C">
            <w:pPr>
              <w:ind w:left="176" w:right="162"/>
              <w:rPr>
                <w:rFonts w:cs="Times New Roman"/>
                <w:szCs w:val="24"/>
              </w:rPr>
            </w:pPr>
            <w:r w:rsidRPr="0CC7FDE6">
              <w:rPr>
                <w:rFonts w:cs="Times New Roman"/>
                <w:szCs w:val="24"/>
              </w:rPr>
              <w:t>Alternative Requirements (REQ 23)</w:t>
            </w:r>
          </w:p>
          <w:p w14:paraId="3B4625DB" w14:textId="3E541BD0" w:rsidR="00897DCF" w:rsidRDefault="00897DCF" w:rsidP="00D4441C">
            <w:pPr>
              <w:ind w:left="176" w:right="162"/>
              <w:rPr>
                <w:rFonts w:cs="Times New Roman"/>
                <w:szCs w:val="24"/>
              </w:rPr>
            </w:pPr>
            <w:r w:rsidRPr="0CC7FDE6">
              <w:rPr>
                <w:rFonts w:cs="Times New Roman"/>
                <w:szCs w:val="24"/>
              </w:rPr>
              <w:t>4.4.8</w:t>
            </w:r>
          </w:p>
        </w:tc>
        <w:tc>
          <w:tcPr>
            <w:tcW w:w="7931" w:type="dxa"/>
          </w:tcPr>
          <w:p w14:paraId="79BCE737" w14:textId="5429730E" w:rsidR="00897DCF" w:rsidRDefault="00C360BA" w:rsidP="00D4441C">
            <w:pPr>
              <w:ind w:left="166" w:right="245"/>
              <w:rPr>
                <w:rFonts w:cs="Times New Roman"/>
                <w:szCs w:val="24"/>
              </w:rPr>
            </w:pPr>
            <w:r>
              <w:rPr>
                <w:rFonts w:cs="Times New Roman"/>
                <w:szCs w:val="24"/>
              </w:rPr>
              <w:t>The system shall be able to state alternative requirements</w:t>
            </w:r>
            <w:r w:rsidR="00B762A7" w:rsidRPr="3D2E7AF2">
              <w:rPr>
                <w:rFonts w:cs="Times New Roman"/>
                <w:szCs w:val="24"/>
              </w:rPr>
              <w:t>.</w:t>
            </w:r>
          </w:p>
        </w:tc>
        <w:tc>
          <w:tcPr>
            <w:tcW w:w="2847" w:type="dxa"/>
          </w:tcPr>
          <w:p w14:paraId="1D7E589E" w14:textId="644A6FDB" w:rsidR="00E7226F" w:rsidRDefault="00E7226F" w:rsidP="00C635EB">
            <w:pPr>
              <w:ind w:left="166"/>
              <w:rPr>
                <w:rFonts w:cs="Times New Roman"/>
                <w:szCs w:val="24"/>
              </w:rPr>
            </w:pPr>
            <w:r w:rsidRPr="0CC7FDE6">
              <w:rPr>
                <w:rFonts w:cs="Times New Roman"/>
                <w:szCs w:val="24"/>
              </w:rPr>
              <w:t>Class</w:t>
            </w:r>
            <w:r>
              <w:rPr>
                <w:rFonts w:cs="Times New Roman"/>
                <w:szCs w:val="24"/>
              </w:rPr>
              <w:t xml:space="preserve">, </w:t>
            </w:r>
            <w:r w:rsidRPr="0CC7FDE6">
              <w:rPr>
                <w:rFonts w:cs="Times New Roman"/>
                <w:szCs w:val="24"/>
              </w:rPr>
              <w:t>Department</w:t>
            </w:r>
          </w:p>
          <w:p w14:paraId="131A6E62" w14:textId="644A6FDB" w:rsidR="00E7226F" w:rsidRDefault="00E7226F" w:rsidP="00C635EB">
            <w:pPr>
              <w:ind w:left="166"/>
              <w:rPr>
                <w:rFonts w:cs="Times New Roman"/>
                <w:szCs w:val="24"/>
              </w:rPr>
            </w:pPr>
            <w:r w:rsidRPr="0CC7FDE6">
              <w:rPr>
                <w:rFonts w:cs="Times New Roman"/>
                <w:szCs w:val="24"/>
              </w:rPr>
              <w:t>Catalog Year</w:t>
            </w:r>
          </w:p>
          <w:p w14:paraId="780955ED" w14:textId="644A6FDB" w:rsidR="00E7226F" w:rsidRDefault="00E7226F" w:rsidP="00C635EB">
            <w:pPr>
              <w:ind w:left="166"/>
              <w:rPr>
                <w:rFonts w:cs="Times New Roman"/>
                <w:szCs w:val="24"/>
              </w:rPr>
            </w:pPr>
            <w:r w:rsidRPr="0CC7FDE6">
              <w:rPr>
                <w:rFonts w:cs="Times New Roman"/>
                <w:szCs w:val="24"/>
              </w:rPr>
              <w:t>Major</w:t>
            </w:r>
            <w:r>
              <w:rPr>
                <w:rFonts w:cs="Times New Roman"/>
                <w:szCs w:val="24"/>
              </w:rPr>
              <w:t xml:space="preserve">, </w:t>
            </w:r>
            <w:r w:rsidRPr="0CC7FDE6">
              <w:rPr>
                <w:rFonts w:cs="Times New Roman"/>
                <w:szCs w:val="24"/>
              </w:rPr>
              <w:t>Minor</w:t>
            </w:r>
          </w:p>
          <w:p w14:paraId="6E72245F" w14:textId="0E353B12" w:rsidR="00897DCF" w:rsidRDefault="00E7226F" w:rsidP="00C635EB">
            <w:pPr>
              <w:ind w:left="166"/>
              <w:rPr>
                <w:rFonts w:cs="Times New Roman"/>
              </w:rPr>
            </w:pPr>
            <w:r w:rsidRPr="078FCCC8">
              <w:rPr>
                <w:rFonts w:cs="Times New Roman"/>
              </w:rPr>
              <w:t>Course,</w:t>
            </w:r>
            <w:r w:rsidR="6A4363D2" w:rsidRPr="078FCCC8">
              <w:rPr>
                <w:rFonts w:cs="Times New Roman"/>
              </w:rPr>
              <w:t xml:space="preserve"> </w:t>
            </w:r>
            <w:r w:rsidR="00897DCF" w:rsidRPr="078FCCC8">
              <w:rPr>
                <w:rFonts w:cs="Times New Roman"/>
              </w:rPr>
              <w:t>Degree</w:t>
            </w:r>
          </w:p>
          <w:p w14:paraId="564AFAD5" w14:textId="478B4191" w:rsidR="00BA68B6" w:rsidRDefault="00BA68B6" w:rsidP="00C635EB">
            <w:pPr>
              <w:ind w:left="166"/>
              <w:rPr>
                <w:rFonts w:cs="Times New Roman"/>
                <w:szCs w:val="24"/>
              </w:rPr>
            </w:pPr>
            <w:r>
              <w:rPr>
                <w:rFonts w:cs="Times New Roman"/>
                <w:szCs w:val="24"/>
              </w:rPr>
              <w:t>4.4.8.1</w:t>
            </w:r>
          </w:p>
        </w:tc>
      </w:tr>
      <w:tr w:rsidR="00897DCF" w14:paraId="6C3B0A51"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7E053E66" w14:textId="6E17D411" w:rsidR="00AE756F" w:rsidRDefault="00897DCF" w:rsidP="00D4441C">
            <w:pPr>
              <w:ind w:left="176" w:right="162"/>
              <w:rPr>
                <w:rFonts w:cs="Times New Roman"/>
                <w:szCs w:val="24"/>
              </w:rPr>
            </w:pPr>
            <w:r w:rsidRPr="0CC7FDE6">
              <w:rPr>
                <w:rFonts w:cs="Times New Roman"/>
                <w:szCs w:val="24"/>
              </w:rPr>
              <w:t xml:space="preserve">Reschedule Course </w:t>
            </w:r>
          </w:p>
          <w:p w14:paraId="7131E10A" w14:textId="03D8DED7" w:rsidR="00897DCF" w:rsidRPr="00BA05DF" w:rsidRDefault="00897DCF" w:rsidP="00D4441C">
            <w:pPr>
              <w:ind w:left="176" w:right="162"/>
              <w:rPr>
                <w:rFonts w:cs="Times New Roman"/>
                <w:szCs w:val="24"/>
              </w:rPr>
            </w:pPr>
            <w:r w:rsidRPr="00BA05DF">
              <w:rPr>
                <w:rFonts w:cs="Times New Roman"/>
                <w:szCs w:val="24"/>
              </w:rPr>
              <w:t>(REQ 24)</w:t>
            </w:r>
          </w:p>
          <w:p w14:paraId="09B2A132" w14:textId="525169BD" w:rsidR="00897DCF" w:rsidRDefault="00897DCF" w:rsidP="00D4441C">
            <w:pPr>
              <w:ind w:left="176" w:right="162"/>
              <w:rPr>
                <w:rFonts w:cs="Times New Roman"/>
                <w:szCs w:val="24"/>
              </w:rPr>
            </w:pPr>
            <w:r w:rsidRPr="00BA05DF">
              <w:rPr>
                <w:rFonts w:cs="Times New Roman"/>
                <w:szCs w:val="24"/>
              </w:rPr>
              <w:t>4.4.9</w:t>
            </w:r>
          </w:p>
        </w:tc>
        <w:tc>
          <w:tcPr>
            <w:tcW w:w="7931" w:type="dxa"/>
          </w:tcPr>
          <w:p w14:paraId="05325D6C" w14:textId="628C0057" w:rsidR="00897DCF" w:rsidRDefault="00897DCF" w:rsidP="00D4441C">
            <w:pPr>
              <w:ind w:left="166" w:right="245"/>
              <w:rPr>
                <w:rFonts w:cs="Times New Roman"/>
              </w:rPr>
            </w:pPr>
            <w:r w:rsidRPr="078FCCC8">
              <w:rPr>
                <w:rFonts w:cs="Times New Roman"/>
              </w:rPr>
              <w:t xml:space="preserve">Once courses are inserted into </w:t>
            </w:r>
            <w:r w:rsidR="0FE31CB0" w:rsidRPr="078FCCC8">
              <w:rPr>
                <w:rFonts w:cs="Times New Roman"/>
              </w:rPr>
              <w:t xml:space="preserve">the </w:t>
            </w:r>
            <w:r w:rsidRPr="078FCCC8">
              <w:rPr>
                <w:rFonts w:cs="Times New Roman"/>
              </w:rPr>
              <w:t xml:space="preserve">user's semester, the user can drag and drop that course tag into another semester. </w:t>
            </w:r>
            <w:r w:rsidR="3DB4452E" w:rsidRPr="078FCCC8">
              <w:rPr>
                <w:rFonts w:cs="Times New Roman"/>
              </w:rPr>
              <w:t>The u</w:t>
            </w:r>
            <w:r w:rsidR="4A256380" w:rsidRPr="078FCCC8">
              <w:rPr>
                <w:rFonts w:cs="Times New Roman"/>
              </w:rPr>
              <w:t xml:space="preserve">ser’s </w:t>
            </w:r>
            <w:proofErr w:type="spellStart"/>
            <w:r w:rsidR="7BC9C7D0" w:rsidRPr="078FCCC8">
              <w:rPr>
                <w:rFonts w:cs="Times New Roman"/>
              </w:rPr>
              <w:t>G</w:t>
            </w:r>
            <w:r w:rsidR="4A256380" w:rsidRPr="078FCCC8">
              <w:rPr>
                <w:rFonts w:cs="Times New Roman"/>
              </w:rPr>
              <w:t>rad</w:t>
            </w:r>
            <w:r w:rsidR="7983B8CE" w:rsidRPr="078FCCC8">
              <w:rPr>
                <w:rFonts w:cs="Times New Roman"/>
              </w:rPr>
              <w:t>P</w:t>
            </w:r>
            <w:r w:rsidR="4A256380" w:rsidRPr="078FCCC8">
              <w:rPr>
                <w:rFonts w:cs="Times New Roman"/>
              </w:rPr>
              <w:t>lan</w:t>
            </w:r>
            <w:proofErr w:type="spellEnd"/>
            <w:r w:rsidRPr="078FCCC8">
              <w:rPr>
                <w:rFonts w:cs="Times New Roman"/>
              </w:rPr>
              <w:t xml:space="preserve"> will update with this action.</w:t>
            </w:r>
            <w:r w:rsidR="00CA4BF1" w:rsidRPr="078FCCC8">
              <w:rPr>
                <w:rFonts w:cs="Times New Roman"/>
              </w:rPr>
              <w:t xml:space="preserve"> </w:t>
            </w:r>
          </w:p>
        </w:tc>
        <w:tc>
          <w:tcPr>
            <w:tcW w:w="2847" w:type="dxa"/>
          </w:tcPr>
          <w:p w14:paraId="272994FB" w14:textId="70D31FCC" w:rsidR="00897DCF" w:rsidRDefault="00897DCF" w:rsidP="00C635EB">
            <w:pPr>
              <w:ind w:left="166"/>
              <w:rPr>
                <w:rFonts w:cs="Times New Roman"/>
                <w:szCs w:val="24"/>
              </w:rPr>
            </w:pPr>
            <w:r w:rsidRPr="0CC7FDE6">
              <w:rPr>
                <w:rFonts w:cs="Times New Roman"/>
                <w:szCs w:val="24"/>
              </w:rPr>
              <w:t>Class</w:t>
            </w:r>
            <w:r w:rsidR="005975E4">
              <w:rPr>
                <w:rFonts w:cs="Times New Roman"/>
                <w:szCs w:val="24"/>
              </w:rPr>
              <w:t xml:space="preserve">, </w:t>
            </w:r>
            <w:r w:rsidRPr="0CC7FDE6">
              <w:rPr>
                <w:rFonts w:cs="Times New Roman"/>
                <w:szCs w:val="24"/>
              </w:rPr>
              <w:t>Department</w:t>
            </w:r>
          </w:p>
          <w:p w14:paraId="33E544CB" w14:textId="70D31FCC" w:rsidR="00897DCF" w:rsidRDefault="00897DCF" w:rsidP="00C635EB">
            <w:pPr>
              <w:ind w:left="166"/>
              <w:rPr>
                <w:rFonts w:cs="Times New Roman"/>
                <w:szCs w:val="24"/>
              </w:rPr>
            </w:pPr>
            <w:r w:rsidRPr="0CC7FDE6">
              <w:rPr>
                <w:rFonts w:cs="Times New Roman"/>
                <w:szCs w:val="24"/>
              </w:rPr>
              <w:t>Catalog Year</w:t>
            </w:r>
          </w:p>
          <w:p w14:paraId="0C2E9A91" w14:textId="70D31FCC" w:rsidR="00897DCF" w:rsidRDefault="00897DCF" w:rsidP="00C635EB">
            <w:pPr>
              <w:ind w:left="166"/>
              <w:rPr>
                <w:rFonts w:cs="Times New Roman"/>
                <w:szCs w:val="24"/>
              </w:rPr>
            </w:pPr>
            <w:r w:rsidRPr="0CC7FDE6">
              <w:rPr>
                <w:rFonts w:cs="Times New Roman"/>
                <w:szCs w:val="24"/>
              </w:rPr>
              <w:t>Major</w:t>
            </w:r>
            <w:r w:rsidR="005975E4">
              <w:rPr>
                <w:rFonts w:cs="Times New Roman"/>
                <w:szCs w:val="24"/>
              </w:rPr>
              <w:t xml:space="preserve">, </w:t>
            </w:r>
            <w:r w:rsidRPr="0CC7FDE6">
              <w:rPr>
                <w:rFonts w:cs="Times New Roman"/>
                <w:szCs w:val="24"/>
              </w:rPr>
              <w:t>Minor</w:t>
            </w:r>
          </w:p>
          <w:p w14:paraId="31121235" w14:textId="74B8591A" w:rsidR="005975E4" w:rsidRDefault="00897DCF" w:rsidP="00C635EB">
            <w:pPr>
              <w:ind w:left="166"/>
              <w:rPr>
                <w:rFonts w:cs="Times New Roman"/>
                <w:szCs w:val="24"/>
              </w:rPr>
            </w:pPr>
            <w:r w:rsidRPr="0CC7FDE6">
              <w:rPr>
                <w:rFonts w:cs="Times New Roman"/>
                <w:szCs w:val="24"/>
              </w:rPr>
              <w:t>Course</w:t>
            </w:r>
          </w:p>
        </w:tc>
      </w:tr>
      <w:tr w:rsidR="00AE756F" w14:paraId="08673D25" w14:textId="77777777" w:rsidTr="004A384A">
        <w:trPr>
          <w:cnfStyle w:val="000000100000" w:firstRow="0" w:lastRow="0" w:firstColumn="0" w:lastColumn="0" w:oddVBand="0" w:evenVBand="0" w:oddHBand="1" w:evenHBand="0" w:firstRowFirstColumn="0" w:firstRowLastColumn="0" w:lastRowFirstColumn="0" w:lastRowLastColumn="0"/>
          <w:trHeight w:val="1172"/>
        </w:trPr>
        <w:tc>
          <w:tcPr>
            <w:tcW w:w="2689" w:type="dxa"/>
          </w:tcPr>
          <w:p w14:paraId="18781CB1" w14:textId="49021A49" w:rsidR="00AE756F" w:rsidRDefault="00BD6429" w:rsidP="00D4441C">
            <w:pPr>
              <w:ind w:left="176" w:right="162"/>
              <w:rPr>
                <w:rFonts w:cs="Times New Roman"/>
                <w:szCs w:val="24"/>
              </w:rPr>
            </w:pPr>
            <w:r>
              <w:rPr>
                <w:rFonts w:cs="Times New Roman"/>
                <w:szCs w:val="24"/>
              </w:rPr>
              <w:t xml:space="preserve">Saved </w:t>
            </w:r>
            <w:r w:rsidR="0007527F">
              <w:rPr>
                <w:rFonts w:cs="Times New Roman"/>
                <w:szCs w:val="24"/>
              </w:rPr>
              <w:t>Schedule</w:t>
            </w:r>
            <w:r>
              <w:rPr>
                <w:rFonts w:cs="Times New Roman"/>
                <w:szCs w:val="24"/>
              </w:rPr>
              <w:t xml:space="preserve"> Change</w:t>
            </w:r>
          </w:p>
          <w:p w14:paraId="0937A75B" w14:textId="77777777" w:rsidR="00BD6429" w:rsidRDefault="00BD6429" w:rsidP="00D4441C">
            <w:pPr>
              <w:ind w:left="176" w:right="162"/>
              <w:rPr>
                <w:rFonts w:cs="Times New Roman"/>
                <w:szCs w:val="24"/>
              </w:rPr>
            </w:pPr>
            <w:r>
              <w:rPr>
                <w:rFonts w:cs="Times New Roman"/>
                <w:szCs w:val="24"/>
              </w:rPr>
              <w:t>(REQ 25)</w:t>
            </w:r>
          </w:p>
          <w:p w14:paraId="6EBDCA37" w14:textId="430FB3C5" w:rsidR="00BD6429" w:rsidRPr="0CC7FDE6" w:rsidRDefault="00BD6429" w:rsidP="00D4441C">
            <w:pPr>
              <w:ind w:left="176" w:right="162"/>
              <w:rPr>
                <w:rFonts w:cs="Times New Roman"/>
                <w:szCs w:val="24"/>
              </w:rPr>
            </w:pPr>
            <w:r>
              <w:rPr>
                <w:rFonts w:cs="Times New Roman"/>
                <w:szCs w:val="24"/>
              </w:rPr>
              <w:t>4.4.10</w:t>
            </w:r>
          </w:p>
        </w:tc>
        <w:tc>
          <w:tcPr>
            <w:tcW w:w="7931" w:type="dxa"/>
          </w:tcPr>
          <w:p w14:paraId="02038F67" w14:textId="7D4DF8D7" w:rsidR="00AE756F" w:rsidRPr="0CC7FDE6" w:rsidRDefault="00BD6429" w:rsidP="00D4441C">
            <w:pPr>
              <w:ind w:left="166" w:right="245"/>
              <w:rPr>
                <w:rFonts w:cs="Times New Roman"/>
                <w:szCs w:val="24"/>
              </w:rPr>
            </w:pPr>
            <w:r>
              <w:rPr>
                <w:rFonts w:cs="Times New Roman"/>
                <w:szCs w:val="24"/>
              </w:rPr>
              <w:t xml:space="preserve">Course </w:t>
            </w:r>
            <w:r w:rsidR="0007527F">
              <w:rPr>
                <w:rFonts w:cs="Times New Roman"/>
                <w:szCs w:val="24"/>
              </w:rPr>
              <w:t>schedule</w:t>
            </w:r>
            <w:r>
              <w:rPr>
                <w:rFonts w:cs="Times New Roman"/>
                <w:szCs w:val="24"/>
              </w:rPr>
              <w:t xml:space="preserve"> will be saved to the database</w:t>
            </w:r>
            <w:r w:rsidR="00EA2E10">
              <w:rPr>
                <w:rFonts w:cs="Times New Roman"/>
                <w:szCs w:val="24"/>
              </w:rPr>
              <w:t>.</w:t>
            </w:r>
          </w:p>
        </w:tc>
        <w:tc>
          <w:tcPr>
            <w:tcW w:w="2847" w:type="dxa"/>
          </w:tcPr>
          <w:p w14:paraId="188333FC" w14:textId="77777777" w:rsidR="00BD6429" w:rsidRDefault="00BD6429" w:rsidP="00C635EB">
            <w:pPr>
              <w:ind w:left="166"/>
              <w:rPr>
                <w:rFonts w:cs="Times New Roman"/>
                <w:szCs w:val="24"/>
              </w:rPr>
            </w:pPr>
            <w:r w:rsidRPr="0CC7FDE6">
              <w:rPr>
                <w:rFonts w:cs="Times New Roman"/>
                <w:szCs w:val="24"/>
              </w:rPr>
              <w:t>Class</w:t>
            </w:r>
            <w:r>
              <w:rPr>
                <w:rFonts w:cs="Times New Roman"/>
                <w:szCs w:val="24"/>
              </w:rPr>
              <w:t xml:space="preserve">, </w:t>
            </w:r>
            <w:r w:rsidRPr="0CC7FDE6">
              <w:rPr>
                <w:rFonts w:cs="Times New Roman"/>
                <w:szCs w:val="24"/>
              </w:rPr>
              <w:t>Department</w:t>
            </w:r>
          </w:p>
          <w:p w14:paraId="7C6E1B8A" w14:textId="138CF41C" w:rsidR="00BD6429" w:rsidRDefault="00BD6429" w:rsidP="00C635EB">
            <w:pPr>
              <w:ind w:left="166"/>
              <w:rPr>
                <w:rFonts w:cs="Times New Roman"/>
                <w:szCs w:val="24"/>
              </w:rPr>
            </w:pPr>
            <w:r w:rsidRPr="0CC7FDE6">
              <w:rPr>
                <w:rFonts w:cs="Times New Roman"/>
                <w:szCs w:val="24"/>
              </w:rPr>
              <w:t>Catalog Year</w:t>
            </w:r>
          </w:p>
          <w:p w14:paraId="19946682" w14:textId="536E7B2C" w:rsidR="00BD6429" w:rsidRDefault="00BD6429" w:rsidP="00C635EB">
            <w:pPr>
              <w:ind w:left="166"/>
              <w:rPr>
                <w:rFonts w:cs="Times New Roman"/>
                <w:szCs w:val="24"/>
              </w:rPr>
            </w:pPr>
            <w:r w:rsidRPr="0CC7FDE6">
              <w:rPr>
                <w:rFonts w:cs="Times New Roman"/>
                <w:szCs w:val="24"/>
              </w:rPr>
              <w:t>Major</w:t>
            </w:r>
            <w:r>
              <w:rPr>
                <w:rFonts w:cs="Times New Roman"/>
                <w:szCs w:val="24"/>
              </w:rPr>
              <w:t xml:space="preserve">, </w:t>
            </w:r>
            <w:r w:rsidRPr="0CC7FDE6">
              <w:rPr>
                <w:rFonts w:cs="Times New Roman"/>
                <w:szCs w:val="24"/>
              </w:rPr>
              <w:t>Minor</w:t>
            </w:r>
            <w:r w:rsidR="0007232E">
              <w:rPr>
                <w:rFonts w:cs="Times New Roman"/>
                <w:szCs w:val="24"/>
              </w:rPr>
              <w:t>,</w:t>
            </w:r>
            <w:r w:rsidR="00207A9F">
              <w:rPr>
                <w:rFonts w:cs="Times New Roman"/>
                <w:szCs w:val="24"/>
              </w:rPr>
              <w:t xml:space="preserve"> </w:t>
            </w:r>
            <w:r w:rsidRPr="0CC7FDE6">
              <w:rPr>
                <w:rFonts w:cs="Times New Roman"/>
                <w:szCs w:val="24"/>
              </w:rPr>
              <w:t>Course</w:t>
            </w:r>
          </w:p>
          <w:p w14:paraId="5DA119CA" w14:textId="6D2D519B" w:rsidR="00AE756F" w:rsidRPr="0CC7FDE6" w:rsidRDefault="00BD6429" w:rsidP="00C635EB">
            <w:pPr>
              <w:ind w:left="166"/>
              <w:rPr>
                <w:rFonts w:cs="Times New Roman"/>
                <w:szCs w:val="24"/>
              </w:rPr>
            </w:pPr>
            <w:r>
              <w:rPr>
                <w:rFonts w:cs="Times New Roman"/>
                <w:szCs w:val="24"/>
              </w:rPr>
              <w:t>4.4.10.1</w:t>
            </w:r>
          </w:p>
        </w:tc>
      </w:tr>
      <w:tr w:rsidR="00897DCF" w14:paraId="651723A0"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39DD6B50" w14:textId="370F8BBD" w:rsidR="00AE756F" w:rsidRDefault="00897DCF" w:rsidP="00D4441C">
            <w:pPr>
              <w:ind w:left="176" w:right="162"/>
              <w:rPr>
                <w:rFonts w:cs="Times New Roman"/>
                <w:szCs w:val="24"/>
              </w:rPr>
            </w:pPr>
            <w:r w:rsidRPr="0CC7FDE6">
              <w:rPr>
                <w:rFonts w:cs="Times New Roman"/>
                <w:szCs w:val="24"/>
              </w:rPr>
              <w:t xml:space="preserve">Feedback </w:t>
            </w:r>
            <w:r w:rsidR="005C3086">
              <w:rPr>
                <w:rFonts w:cs="Times New Roman"/>
                <w:szCs w:val="24"/>
              </w:rPr>
              <w:t>Menu Icon</w:t>
            </w:r>
          </w:p>
          <w:p w14:paraId="1E405FBF" w14:textId="1BBCAB96" w:rsidR="00897DCF" w:rsidRDefault="00897DCF" w:rsidP="00D4441C">
            <w:pPr>
              <w:ind w:left="176" w:right="162"/>
              <w:rPr>
                <w:rFonts w:cs="Times New Roman"/>
                <w:szCs w:val="24"/>
              </w:rPr>
            </w:pPr>
            <w:r w:rsidRPr="0CC7FDE6">
              <w:rPr>
                <w:rFonts w:cs="Times New Roman"/>
                <w:szCs w:val="24"/>
              </w:rPr>
              <w:t>(REQ 26)</w:t>
            </w:r>
          </w:p>
          <w:p w14:paraId="317FFE6B" w14:textId="37E1F629" w:rsidR="00897DCF" w:rsidRDefault="00897DCF" w:rsidP="00D4441C">
            <w:pPr>
              <w:ind w:left="176" w:right="162"/>
              <w:rPr>
                <w:rFonts w:cs="Times New Roman"/>
                <w:szCs w:val="24"/>
              </w:rPr>
            </w:pPr>
            <w:r w:rsidRPr="0CC7FDE6">
              <w:rPr>
                <w:rFonts w:cs="Times New Roman"/>
                <w:szCs w:val="24"/>
              </w:rPr>
              <w:t>4.5.3</w:t>
            </w:r>
          </w:p>
        </w:tc>
        <w:tc>
          <w:tcPr>
            <w:tcW w:w="7931" w:type="dxa"/>
          </w:tcPr>
          <w:p w14:paraId="6C487A7B" w14:textId="2D684CFB" w:rsidR="00897DCF" w:rsidRPr="005C3086" w:rsidRDefault="005C3086" w:rsidP="00D4441C">
            <w:pPr>
              <w:ind w:left="166" w:right="245"/>
              <w:rPr>
                <w:rFonts w:cs="Times New Roman"/>
                <w:szCs w:val="24"/>
              </w:rPr>
            </w:pPr>
            <w:r w:rsidRPr="005C3086">
              <w:rPr>
                <w:rFonts w:eastAsia="Times" w:cs="Times New Roman"/>
                <w:szCs w:val="24"/>
              </w:rPr>
              <w:t>When the user clicks the icon at the left of the box that represents the class, the user shall see a menu icon with the “feedback” option</w:t>
            </w:r>
            <w:r w:rsidR="0001119F">
              <w:rPr>
                <w:rFonts w:cs="Times New Roman"/>
                <w:szCs w:val="24"/>
              </w:rPr>
              <w:t>.</w:t>
            </w:r>
          </w:p>
        </w:tc>
        <w:tc>
          <w:tcPr>
            <w:tcW w:w="2847" w:type="dxa"/>
          </w:tcPr>
          <w:p w14:paraId="7B355BA9" w14:textId="0FF5A1B5" w:rsidR="00897DCF" w:rsidRDefault="0001119F" w:rsidP="00C635EB">
            <w:pPr>
              <w:ind w:left="166"/>
              <w:rPr>
                <w:rFonts w:cs="Times New Roman"/>
                <w:szCs w:val="24"/>
              </w:rPr>
            </w:pPr>
            <w:r>
              <w:rPr>
                <w:rFonts w:cs="Times New Roman"/>
                <w:szCs w:val="24"/>
              </w:rPr>
              <w:t>User Interface</w:t>
            </w:r>
          </w:p>
        </w:tc>
      </w:tr>
      <w:tr w:rsidR="00AE756F" w14:paraId="7892C78A"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6E21E8E8" w14:textId="7410F700" w:rsidR="00AE756F" w:rsidRDefault="00377E82" w:rsidP="00D4441C">
            <w:pPr>
              <w:ind w:left="176" w:right="162"/>
              <w:rPr>
                <w:rFonts w:cs="Times New Roman"/>
                <w:szCs w:val="24"/>
              </w:rPr>
            </w:pPr>
            <w:r>
              <w:rPr>
                <w:rFonts w:cs="Times New Roman"/>
                <w:szCs w:val="24"/>
              </w:rPr>
              <w:t>Feedback Score</w:t>
            </w:r>
          </w:p>
          <w:p w14:paraId="1B5DB793" w14:textId="7410F700" w:rsidR="00377E82" w:rsidRDefault="00377E82" w:rsidP="00D4441C">
            <w:pPr>
              <w:ind w:left="176" w:right="162"/>
              <w:rPr>
                <w:rFonts w:cs="Times New Roman"/>
                <w:szCs w:val="24"/>
              </w:rPr>
            </w:pPr>
            <w:r>
              <w:rPr>
                <w:rFonts w:cs="Times New Roman"/>
                <w:szCs w:val="24"/>
              </w:rPr>
              <w:t>(REQ 27)</w:t>
            </w:r>
          </w:p>
          <w:p w14:paraId="7742199E" w14:textId="7410F700" w:rsidR="00377E82" w:rsidRPr="0CC7FDE6" w:rsidRDefault="00377E82" w:rsidP="00D4441C">
            <w:pPr>
              <w:ind w:left="176" w:right="162"/>
              <w:rPr>
                <w:rFonts w:cs="Times New Roman"/>
                <w:szCs w:val="24"/>
              </w:rPr>
            </w:pPr>
            <w:r>
              <w:rPr>
                <w:rFonts w:cs="Times New Roman"/>
                <w:szCs w:val="24"/>
              </w:rPr>
              <w:t>4.5.4.1</w:t>
            </w:r>
          </w:p>
        </w:tc>
        <w:tc>
          <w:tcPr>
            <w:tcW w:w="7931" w:type="dxa"/>
          </w:tcPr>
          <w:p w14:paraId="3DDDAA1A" w14:textId="7AB2D30C" w:rsidR="00AE756F" w:rsidRPr="001E7741" w:rsidRDefault="001E7741" w:rsidP="00D4441C">
            <w:pPr>
              <w:ind w:left="166" w:right="245"/>
              <w:rPr>
                <w:rFonts w:cs="Times New Roman"/>
                <w:szCs w:val="24"/>
              </w:rPr>
            </w:pPr>
            <w:r w:rsidRPr="001E7741">
              <w:rPr>
                <w:rFonts w:eastAsia="Times" w:cs="Times New Roman"/>
                <w:szCs w:val="24"/>
              </w:rPr>
              <w:t>The interface shall display an aggregate score based on previous feedback for a course or instructor.</w:t>
            </w:r>
          </w:p>
        </w:tc>
        <w:tc>
          <w:tcPr>
            <w:tcW w:w="2847" w:type="dxa"/>
          </w:tcPr>
          <w:p w14:paraId="7BD369E7" w14:textId="133DD003" w:rsidR="00AE756F" w:rsidRPr="0CC7FDE6" w:rsidRDefault="00C77793" w:rsidP="00C635EB">
            <w:pPr>
              <w:ind w:left="166"/>
              <w:rPr>
                <w:rFonts w:cs="Times New Roman"/>
                <w:szCs w:val="24"/>
              </w:rPr>
            </w:pPr>
            <w:r>
              <w:rPr>
                <w:rFonts w:cs="Times New Roman"/>
                <w:szCs w:val="24"/>
              </w:rPr>
              <w:t>Course, Instructor</w:t>
            </w:r>
          </w:p>
        </w:tc>
      </w:tr>
      <w:tr w:rsidR="00AE756F" w14:paraId="73F7C138"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1BDE50C5" w14:textId="77777777" w:rsidR="00AE756F" w:rsidRDefault="00C81C47" w:rsidP="00D4441C">
            <w:pPr>
              <w:ind w:left="176" w:right="162"/>
              <w:rPr>
                <w:rFonts w:cs="Times New Roman"/>
                <w:szCs w:val="24"/>
              </w:rPr>
            </w:pPr>
            <w:r>
              <w:rPr>
                <w:rFonts w:cs="Times New Roman"/>
                <w:szCs w:val="24"/>
              </w:rPr>
              <w:t>Feedback Comments</w:t>
            </w:r>
          </w:p>
          <w:p w14:paraId="2C30ECBE" w14:textId="77777777" w:rsidR="00C81C47" w:rsidRDefault="00C81C47" w:rsidP="00D4441C">
            <w:pPr>
              <w:ind w:left="176" w:right="162"/>
              <w:rPr>
                <w:rFonts w:cs="Times New Roman"/>
                <w:szCs w:val="24"/>
              </w:rPr>
            </w:pPr>
            <w:r>
              <w:rPr>
                <w:rFonts w:cs="Times New Roman"/>
                <w:szCs w:val="24"/>
              </w:rPr>
              <w:t>(REQ 28)</w:t>
            </w:r>
          </w:p>
          <w:p w14:paraId="31FDE674" w14:textId="5560E62D" w:rsidR="00C81C47" w:rsidRPr="0CC7FDE6" w:rsidRDefault="00C81C47" w:rsidP="00D4441C">
            <w:pPr>
              <w:ind w:left="176" w:right="162"/>
              <w:rPr>
                <w:rFonts w:cs="Times New Roman"/>
                <w:szCs w:val="24"/>
              </w:rPr>
            </w:pPr>
            <w:r>
              <w:rPr>
                <w:rFonts w:cs="Times New Roman"/>
                <w:szCs w:val="24"/>
              </w:rPr>
              <w:t>4.5.4.2</w:t>
            </w:r>
          </w:p>
        </w:tc>
        <w:tc>
          <w:tcPr>
            <w:tcW w:w="7931" w:type="dxa"/>
          </w:tcPr>
          <w:p w14:paraId="747ECA94" w14:textId="4702CB3F" w:rsidR="00AE756F" w:rsidRPr="00C81C47" w:rsidRDefault="00C81C47" w:rsidP="00D4441C">
            <w:pPr>
              <w:ind w:left="166" w:right="245"/>
              <w:rPr>
                <w:rFonts w:cs="Times New Roman"/>
                <w:szCs w:val="24"/>
              </w:rPr>
            </w:pPr>
            <w:r w:rsidRPr="00C81C47">
              <w:rPr>
                <w:rFonts w:eastAsia="Times" w:cs="Times New Roman"/>
                <w:szCs w:val="24"/>
              </w:rPr>
              <w:t>The user shall have access to the comments from other students about the class or instructor.</w:t>
            </w:r>
          </w:p>
        </w:tc>
        <w:tc>
          <w:tcPr>
            <w:tcW w:w="2847" w:type="dxa"/>
          </w:tcPr>
          <w:p w14:paraId="3F2E72D2" w14:textId="460934CE" w:rsidR="00AE756F" w:rsidRPr="0CC7FDE6" w:rsidRDefault="00C81C47" w:rsidP="00C635EB">
            <w:pPr>
              <w:ind w:left="166"/>
              <w:rPr>
                <w:rFonts w:cs="Times New Roman"/>
                <w:szCs w:val="24"/>
              </w:rPr>
            </w:pPr>
            <w:r>
              <w:rPr>
                <w:rFonts w:cs="Times New Roman"/>
                <w:szCs w:val="24"/>
              </w:rPr>
              <w:t>Course, Instructor</w:t>
            </w:r>
          </w:p>
        </w:tc>
      </w:tr>
      <w:tr w:rsidR="00AE756F" w14:paraId="462C4C84"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19CB2A8D" w14:textId="77777777" w:rsidR="00AE756F" w:rsidRDefault="00270581" w:rsidP="00D4441C">
            <w:pPr>
              <w:ind w:left="176" w:right="162"/>
              <w:rPr>
                <w:rFonts w:cs="Times New Roman"/>
                <w:szCs w:val="24"/>
              </w:rPr>
            </w:pPr>
            <w:r>
              <w:rPr>
                <w:rFonts w:cs="Times New Roman"/>
                <w:szCs w:val="24"/>
              </w:rPr>
              <w:t>Feedback Type Selection</w:t>
            </w:r>
          </w:p>
          <w:p w14:paraId="2EB24B71" w14:textId="77777777" w:rsidR="00270581" w:rsidRDefault="00270581" w:rsidP="00D4441C">
            <w:pPr>
              <w:ind w:left="176" w:right="162"/>
              <w:rPr>
                <w:rFonts w:cs="Times New Roman"/>
                <w:szCs w:val="24"/>
              </w:rPr>
            </w:pPr>
            <w:r>
              <w:rPr>
                <w:rFonts w:cs="Times New Roman"/>
                <w:szCs w:val="24"/>
              </w:rPr>
              <w:t>(REQ 29)</w:t>
            </w:r>
          </w:p>
          <w:p w14:paraId="02BC86DF" w14:textId="053CB8AA" w:rsidR="00270581" w:rsidRPr="0CC7FDE6" w:rsidRDefault="00270581" w:rsidP="00D4441C">
            <w:pPr>
              <w:ind w:left="176" w:right="162"/>
              <w:rPr>
                <w:rFonts w:cs="Times New Roman"/>
                <w:szCs w:val="24"/>
              </w:rPr>
            </w:pPr>
            <w:r>
              <w:rPr>
                <w:rFonts w:cs="Times New Roman"/>
                <w:szCs w:val="24"/>
              </w:rPr>
              <w:t>4.5.5.1</w:t>
            </w:r>
          </w:p>
        </w:tc>
        <w:tc>
          <w:tcPr>
            <w:tcW w:w="7931" w:type="dxa"/>
          </w:tcPr>
          <w:p w14:paraId="158EC080" w14:textId="38ADA424" w:rsidR="00AE756F" w:rsidRPr="0CC7FDE6" w:rsidRDefault="00270581" w:rsidP="00D4441C">
            <w:pPr>
              <w:ind w:left="166" w:right="245"/>
              <w:rPr>
                <w:rFonts w:cs="Times New Roman"/>
              </w:rPr>
            </w:pPr>
            <w:r w:rsidRPr="078FCCC8">
              <w:rPr>
                <w:rFonts w:cs="Times New Roman"/>
              </w:rPr>
              <w:t xml:space="preserve">The feedback form shall provide the user </w:t>
            </w:r>
            <w:r w:rsidR="4296FAE0" w:rsidRPr="078FCCC8">
              <w:rPr>
                <w:rFonts w:cs="Times New Roman"/>
              </w:rPr>
              <w:t xml:space="preserve">with </w:t>
            </w:r>
            <w:r w:rsidRPr="078FCCC8">
              <w:rPr>
                <w:rFonts w:cs="Times New Roman"/>
              </w:rPr>
              <w:t>the option of selecting either instructor or course feedback.</w:t>
            </w:r>
          </w:p>
        </w:tc>
        <w:tc>
          <w:tcPr>
            <w:tcW w:w="2847" w:type="dxa"/>
          </w:tcPr>
          <w:p w14:paraId="207BBDC7" w14:textId="6C3A70BD" w:rsidR="00AE756F" w:rsidRPr="0CC7FDE6" w:rsidRDefault="000E4105" w:rsidP="00C635EB">
            <w:pPr>
              <w:ind w:left="166"/>
              <w:rPr>
                <w:rFonts w:cs="Times New Roman"/>
                <w:szCs w:val="24"/>
              </w:rPr>
            </w:pPr>
            <w:r>
              <w:rPr>
                <w:rFonts w:cs="Times New Roman"/>
                <w:szCs w:val="24"/>
              </w:rPr>
              <w:t>Course, Instructor</w:t>
            </w:r>
          </w:p>
        </w:tc>
      </w:tr>
      <w:tr w:rsidR="00AE756F" w14:paraId="2BC5BE06"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7AFE759F" w14:textId="1EBDCCD1" w:rsidR="00AE756F" w:rsidRDefault="000E4105" w:rsidP="00D4441C">
            <w:pPr>
              <w:ind w:left="176" w:right="162"/>
              <w:rPr>
                <w:rFonts w:cs="Times New Roman"/>
                <w:szCs w:val="24"/>
              </w:rPr>
            </w:pPr>
            <w:r>
              <w:rPr>
                <w:rFonts w:cs="Times New Roman"/>
                <w:szCs w:val="24"/>
              </w:rPr>
              <w:t xml:space="preserve">Instructor </w:t>
            </w:r>
            <w:r w:rsidR="002A2EFF">
              <w:rPr>
                <w:rFonts w:cs="Times New Roman"/>
                <w:szCs w:val="24"/>
              </w:rPr>
              <w:t>Rating</w:t>
            </w:r>
          </w:p>
          <w:p w14:paraId="205D557E" w14:textId="1EBDCCD1" w:rsidR="000E4105" w:rsidRDefault="000E4105" w:rsidP="00D4441C">
            <w:pPr>
              <w:ind w:left="176" w:right="162"/>
              <w:rPr>
                <w:rFonts w:cs="Times New Roman"/>
                <w:szCs w:val="24"/>
              </w:rPr>
            </w:pPr>
            <w:r>
              <w:rPr>
                <w:rFonts w:cs="Times New Roman"/>
                <w:szCs w:val="24"/>
              </w:rPr>
              <w:t>(REQ 30)</w:t>
            </w:r>
          </w:p>
          <w:p w14:paraId="2C8039E6" w14:textId="1EBDCCD1" w:rsidR="000E4105" w:rsidRPr="0CC7FDE6" w:rsidRDefault="000E4105" w:rsidP="00D4441C">
            <w:pPr>
              <w:ind w:left="176" w:right="162"/>
              <w:rPr>
                <w:rFonts w:cs="Times New Roman"/>
                <w:szCs w:val="24"/>
              </w:rPr>
            </w:pPr>
            <w:r>
              <w:rPr>
                <w:rFonts w:cs="Times New Roman"/>
                <w:szCs w:val="24"/>
              </w:rPr>
              <w:t>4.5.5.2</w:t>
            </w:r>
          </w:p>
        </w:tc>
        <w:tc>
          <w:tcPr>
            <w:tcW w:w="7931" w:type="dxa"/>
          </w:tcPr>
          <w:p w14:paraId="4E39ED24" w14:textId="1E6DAFBC" w:rsidR="00AE756F" w:rsidRPr="000E4105" w:rsidRDefault="000E4105" w:rsidP="00D4441C">
            <w:pPr>
              <w:ind w:left="166" w:right="245"/>
              <w:rPr>
                <w:rFonts w:cs="Times New Roman"/>
                <w:b/>
                <w:i/>
                <w:szCs w:val="24"/>
              </w:rPr>
            </w:pPr>
            <w:r w:rsidRPr="000E4105">
              <w:rPr>
                <w:rFonts w:cs="Times New Roman"/>
                <w:szCs w:val="24"/>
              </w:rPr>
              <w:t>The user shall have the ability to rate his/her instructor using a numerical scale.</w:t>
            </w:r>
          </w:p>
        </w:tc>
        <w:tc>
          <w:tcPr>
            <w:tcW w:w="2847" w:type="dxa"/>
          </w:tcPr>
          <w:p w14:paraId="1F4B6DF3" w14:textId="2E2F8DEB" w:rsidR="00AE756F" w:rsidRPr="0CC7FDE6" w:rsidRDefault="000E4105" w:rsidP="00C635EB">
            <w:pPr>
              <w:ind w:left="166"/>
              <w:rPr>
                <w:rFonts w:cs="Times New Roman"/>
                <w:szCs w:val="24"/>
              </w:rPr>
            </w:pPr>
            <w:r>
              <w:rPr>
                <w:rFonts w:cs="Times New Roman"/>
                <w:szCs w:val="24"/>
              </w:rPr>
              <w:t>Course, Instructor</w:t>
            </w:r>
          </w:p>
        </w:tc>
      </w:tr>
      <w:tr w:rsidR="00AE756F" w14:paraId="3CD7C40F"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6839741" w14:textId="08DC8EE0" w:rsidR="00AE756F" w:rsidRDefault="002A2EFF" w:rsidP="00D4441C">
            <w:pPr>
              <w:ind w:left="176" w:right="162"/>
              <w:rPr>
                <w:rFonts w:cs="Times New Roman"/>
                <w:szCs w:val="24"/>
              </w:rPr>
            </w:pPr>
            <w:r>
              <w:rPr>
                <w:rFonts w:cs="Times New Roman"/>
                <w:szCs w:val="24"/>
              </w:rPr>
              <w:t>Course Rating</w:t>
            </w:r>
          </w:p>
          <w:p w14:paraId="4D55876B" w14:textId="08DC8EE0" w:rsidR="002A2EFF" w:rsidRDefault="002A2EFF" w:rsidP="00D4441C">
            <w:pPr>
              <w:ind w:left="176" w:right="162"/>
              <w:rPr>
                <w:rFonts w:cs="Times New Roman"/>
                <w:szCs w:val="24"/>
              </w:rPr>
            </w:pPr>
            <w:r>
              <w:rPr>
                <w:rFonts w:cs="Times New Roman"/>
                <w:szCs w:val="24"/>
              </w:rPr>
              <w:lastRenderedPageBreak/>
              <w:t>(REQ 31)</w:t>
            </w:r>
          </w:p>
          <w:p w14:paraId="5C17AF3D" w14:textId="08DC8EE0" w:rsidR="002A2EFF" w:rsidRPr="0CC7FDE6" w:rsidRDefault="002A2EFF" w:rsidP="00D4441C">
            <w:pPr>
              <w:ind w:left="176" w:right="162"/>
              <w:rPr>
                <w:rFonts w:cs="Times New Roman"/>
                <w:szCs w:val="24"/>
              </w:rPr>
            </w:pPr>
            <w:r>
              <w:rPr>
                <w:rFonts w:cs="Times New Roman"/>
                <w:szCs w:val="24"/>
              </w:rPr>
              <w:t>4.5.5.3</w:t>
            </w:r>
          </w:p>
        </w:tc>
        <w:tc>
          <w:tcPr>
            <w:tcW w:w="7931" w:type="dxa"/>
          </w:tcPr>
          <w:p w14:paraId="55EB902E" w14:textId="08DC8EE0" w:rsidR="003266DA" w:rsidRPr="003266DA" w:rsidRDefault="003266DA" w:rsidP="00D4441C">
            <w:pPr>
              <w:ind w:left="166" w:right="245"/>
              <w:rPr>
                <w:rFonts w:cs="Times New Roman"/>
                <w:b/>
                <w:i/>
                <w:szCs w:val="24"/>
              </w:rPr>
            </w:pPr>
            <w:r w:rsidRPr="003266DA">
              <w:rPr>
                <w:rFonts w:cs="Times New Roman"/>
                <w:szCs w:val="24"/>
              </w:rPr>
              <w:lastRenderedPageBreak/>
              <w:t>The user shall have the ability to rate the class using a numerical scale.</w:t>
            </w:r>
          </w:p>
          <w:p w14:paraId="13AAA6CE" w14:textId="08DC8EE0" w:rsidR="00AE756F" w:rsidRPr="0CC7FDE6" w:rsidRDefault="00AE756F" w:rsidP="00D4441C">
            <w:pPr>
              <w:ind w:left="166" w:right="245"/>
              <w:rPr>
                <w:rFonts w:cs="Times New Roman"/>
                <w:szCs w:val="24"/>
              </w:rPr>
            </w:pPr>
          </w:p>
        </w:tc>
        <w:tc>
          <w:tcPr>
            <w:tcW w:w="2847" w:type="dxa"/>
          </w:tcPr>
          <w:p w14:paraId="14CDF90A" w14:textId="4C26360D" w:rsidR="00AE756F" w:rsidRPr="0CC7FDE6" w:rsidRDefault="003266DA" w:rsidP="00C635EB">
            <w:pPr>
              <w:ind w:left="166"/>
              <w:rPr>
                <w:rFonts w:cs="Times New Roman"/>
                <w:szCs w:val="24"/>
              </w:rPr>
            </w:pPr>
            <w:r>
              <w:rPr>
                <w:rFonts w:cs="Times New Roman"/>
                <w:szCs w:val="24"/>
              </w:rPr>
              <w:lastRenderedPageBreak/>
              <w:t>Course, Instructor</w:t>
            </w:r>
          </w:p>
        </w:tc>
      </w:tr>
      <w:tr w:rsidR="00AE756F" w14:paraId="6AE19E44"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30408E21" w14:textId="138CF41C" w:rsidR="00AE756F" w:rsidRDefault="0007232E" w:rsidP="00D4441C">
            <w:pPr>
              <w:ind w:left="176" w:right="162"/>
              <w:rPr>
                <w:rFonts w:cs="Times New Roman"/>
                <w:szCs w:val="24"/>
              </w:rPr>
            </w:pPr>
            <w:r>
              <w:rPr>
                <w:rFonts w:cs="Times New Roman"/>
                <w:szCs w:val="24"/>
              </w:rPr>
              <w:t>Class Comment</w:t>
            </w:r>
          </w:p>
          <w:p w14:paraId="614EA946" w14:textId="138CF41C" w:rsidR="0007232E" w:rsidRDefault="0007232E" w:rsidP="00D4441C">
            <w:pPr>
              <w:ind w:left="176" w:right="162"/>
              <w:rPr>
                <w:rFonts w:cs="Times New Roman"/>
                <w:szCs w:val="24"/>
              </w:rPr>
            </w:pPr>
            <w:r>
              <w:rPr>
                <w:rFonts w:cs="Times New Roman"/>
                <w:szCs w:val="24"/>
              </w:rPr>
              <w:t>(REQ 32)</w:t>
            </w:r>
          </w:p>
          <w:p w14:paraId="3C893B9B" w14:textId="138CF41C" w:rsidR="0007232E" w:rsidRPr="0CC7FDE6" w:rsidRDefault="0007232E" w:rsidP="00D4441C">
            <w:pPr>
              <w:ind w:left="176" w:right="162"/>
              <w:rPr>
                <w:rFonts w:cs="Times New Roman"/>
                <w:szCs w:val="24"/>
              </w:rPr>
            </w:pPr>
            <w:r>
              <w:rPr>
                <w:rFonts w:cs="Times New Roman"/>
                <w:szCs w:val="24"/>
              </w:rPr>
              <w:t>4.5.5.4</w:t>
            </w:r>
          </w:p>
        </w:tc>
        <w:tc>
          <w:tcPr>
            <w:tcW w:w="7931" w:type="dxa"/>
          </w:tcPr>
          <w:p w14:paraId="77C08013" w14:textId="28F01F12" w:rsidR="00AE756F" w:rsidRPr="0CC7FDE6" w:rsidRDefault="00207A9F" w:rsidP="00D4441C">
            <w:pPr>
              <w:ind w:left="166" w:right="245"/>
              <w:rPr>
                <w:rFonts w:cs="Times New Roman"/>
                <w:szCs w:val="24"/>
              </w:rPr>
            </w:pPr>
            <w:r w:rsidRPr="00207A9F">
              <w:rPr>
                <w:rFonts w:cs="Times New Roman"/>
                <w:szCs w:val="24"/>
              </w:rPr>
              <w:t>The user shall have the ability to leave a comment about his/her experience with the class.</w:t>
            </w:r>
          </w:p>
        </w:tc>
        <w:tc>
          <w:tcPr>
            <w:tcW w:w="2847" w:type="dxa"/>
          </w:tcPr>
          <w:p w14:paraId="2EFE3FC8" w14:textId="04DBD099" w:rsidR="00AE756F" w:rsidRPr="0CC7FDE6" w:rsidRDefault="00207A9F" w:rsidP="00C635EB">
            <w:pPr>
              <w:ind w:left="166"/>
              <w:rPr>
                <w:rFonts w:cs="Times New Roman"/>
                <w:szCs w:val="24"/>
              </w:rPr>
            </w:pPr>
            <w:r>
              <w:rPr>
                <w:rFonts w:cs="Times New Roman"/>
                <w:szCs w:val="24"/>
              </w:rPr>
              <w:t>Course, Instructor</w:t>
            </w:r>
          </w:p>
        </w:tc>
      </w:tr>
      <w:tr w:rsidR="00897DCF" w14:paraId="75792725"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02195504" w14:textId="157D2933" w:rsidR="00092686" w:rsidRDefault="00897DCF" w:rsidP="00D4441C">
            <w:pPr>
              <w:ind w:left="176" w:right="162"/>
              <w:rPr>
                <w:rFonts w:cs="Times New Roman"/>
                <w:szCs w:val="24"/>
              </w:rPr>
            </w:pPr>
            <w:r w:rsidRPr="0CC7FDE6">
              <w:rPr>
                <w:rFonts w:cs="Times New Roman"/>
                <w:szCs w:val="24"/>
              </w:rPr>
              <w:t xml:space="preserve">Anonymity </w:t>
            </w:r>
          </w:p>
          <w:p w14:paraId="795034C1" w14:textId="157D2933" w:rsidR="00897DCF" w:rsidRDefault="00897DCF" w:rsidP="00D4441C">
            <w:pPr>
              <w:ind w:left="176" w:right="162"/>
              <w:rPr>
                <w:rFonts w:cs="Times New Roman"/>
                <w:szCs w:val="24"/>
              </w:rPr>
            </w:pPr>
            <w:r w:rsidRPr="0CC7FDE6">
              <w:rPr>
                <w:rFonts w:cs="Times New Roman"/>
                <w:szCs w:val="24"/>
              </w:rPr>
              <w:t>(REQ 33)</w:t>
            </w:r>
          </w:p>
          <w:p w14:paraId="0500EC8F" w14:textId="64F08FFD" w:rsidR="00897DCF" w:rsidRDefault="00897DCF" w:rsidP="00D4441C">
            <w:pPr>
              <w:ind w:left="176" w:right="162"/>
              <w:rPr>
                <w:rFonts w:cs="Times New Roman"/>
                <w:szCs w:val="24"/>
              </w:rPr>
            </w:pPr>
            <w:r w:rsidRPr="0CC7FDE6">
              <w:rPr>
                <w:rFonts w:cs="Times New Roman"/>
                <w:szCs w:val="24"/>
              </w:rPr>
              <w:t>4.5.5.5</w:t>
            </w:r>
          </w:p>
        </w:tc>
        <w:tc>
          <w:tcPr>
            <w:tcW w:w="7931" w:type="dxa"/>
          </w:tcPr>
          <w:p w14:paraId="6A2D05F3" w14:textId="6568F081" w:rsidR="00897DCF" w:rsidRDefault="00897DCF" w:rsidP="00D4441C">
            <w:pPr>
              <w:ind w:left="166" w:right="245"/>
              <w:rPr>
                <w:rFonts w:cs="Times New Roman"/>
              </w:rPr>
            </w:pPr>
            <w:r w:rsidRPr="078FCCC8">
              <w:rPr>
                <w:rFonts w:cs="Times New Roman"/>
              </w:rPr>
              <w:t xml:space="preserve">The ability for the user to leave feedback and comments without revealing </w:t>
            </w:r>
            <w:r w:rsidR="315996C9" w:rsidRPr="078FCCC8">
              <w:rPr>
                <w:rFonts w:cs="Times New Roman"/>
              </w:rPr>
              <w:t>the</w:t>
            </w:r>
            <w:r w:rsidR="4A256380" w:rsidRPr="078FCCC8">
              <w:rPr>
                <w:rFonts w:cs="Times New Roman"/>
              </w:rPr>
              <w:t xml:space="preserve"> </w:t>
            </w:r>
            <w:r w:rsidRPr="078FCCC8">
              <w:rPr>
                <w:rFonts w:cs="Times New Roman"/>
              </w:rPr>
              <w:t>name, email, username, or other means of identifying.</w:t>
            </w:r>
          </w:p>
        </w:tc>
        <w:tc>
          <w:tcPr>
            <w:tcW w:w="2847" w:type="dxa"/>
          </w:tcPr>
          <w:p w14:paraId="09FBD3FC" w14:textId="00E079E7" w:rsidR="00897DCF" w:rsidRDefault="00897DCF" w:rsidP="00C635EB">
            <w:pPr>
              <w:ind w:left="166"/>
              <w:rPr>
                <w:rFonts w:cs="Times New Roman"/>
                <w:szCs w:val="24"/>
              </w:rPr>
            </w:pPr>
            <w:r w:rsidRPr="0CC7FDE6">
              <w:rPr>
                <w:rFonts w:cs="Times New Roman"/>
                <w:szCs w:val="24"/>
              </w:rPr>
              <w:t>User</w:t>
            </w:r>
          </w:p>
        </w:tc>
      </w:tr>
      <w:tr w:rsidR="00897DCF" w14:paraId="1B4660E0"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2F8137A6" w14:textId="157D2933" w:rsidR="00092686" w:rsidRDefault="00897DCF" w:rsidP="00D4441C">
            <w:pPr>
              <w:ind w:left="176" w:right="162"/>
              <w:rPr>
                <w:rFonts w:cs="Times New Roman"/>
                <w:szCs w:val="24"/>
              </w:rPr>
            </w:pPr>
            <w:r w:rsidRPr="0CC7FDE6">
              <w:rPr>
                <w:rFonts w:cs="Times New Roman"/>
                <w:szCs w:val="24"/>
              </w:rPr>
              <w:t>Fluid Design</w:t>
            </w:r>
          </w:p>
          <w:p w14:paraId="14CFAF18" w14:textId="157D2933" w:rsidR="00897DCF" w:rsidRDefault="00897DCF" w:rsidP="00D4441C">
            <w:pPr>
              <w:ind w:left="176" w:right="162"/>
              <w:rPr>
                <w:rFonts w:cs="Times New Roman"/>
                <w:szCs w:val="24"/>
              </w:rPr>
            </w:pPr>
            <w:r w:rsidRPr="0CC7FDE6">
              <w:rPr>
                <w:rFonts w:cs="Times New Roman"/>
                <w:szCs w:val="24"/>
              </w:rPr>
              <w:t>(REQ 34)</w:t>
            </w:r>
          </w:p>
          <w:p w14:paraId="02024655" w14:textId="4F26037D" w:rsidR="00897DCF" w:rsidRDefault="00897DCF" w:rsidP="00D4441C">
            <w:pPr>
              <w:ind w:left="176" w:right="162"/>
              <w:rPr>
                <w:rFonts w:cs="Times New Roman"/>
                <w:szCs w:val="24"/>
              </w:rPr>
            </w:pPr>
            <w:r w:rsidRPr="0CC7FDE6">
              <w:rPr>
                <w:rFonts w:cs="Times New Roman"/>
                <w:szCs w:val="24"/>
              </w:rPr>
              <w:t>4.6.1</w:t>
            </w:r>
          </w:p>
        </w:tc>
        <w:tc>
          <w:tcPr>
            <w:tcW w:w="7931" w:type="dxa"/>
          </w:tcPr>
          <w:p w14:paraId="3A589F57" w14:textId="06DB3498" w:rsidR="00897DCF" w:rsidRDefault="00897DCF" w:rsidP="00D4441C">
            <w:pPr>
              <w:ind w:left="166" w:right="245"/>
              <w:rPr>
                <w:rFonts w:cs="Times New Roman"/>
                <w:szCs w:val="24"/>
              </w:rPr>
            </w:pPr>
            <w:r w:rsidRPr="0CC7FDE6">
              <w:rPr>
                <w:rFonts w:cs="Times New Roman"/>
                <w:szCs w:val="24"/>
              </w:rPr>
              <w:t>Design standard to display all features for any screen size: Desktop, laptop, tablets, mobile phones.</w:t>
            </w:r>
          </w:p>
        </w:tc>
        <w:tc>
          <w:tcPr>
            <w:tcW w:w="2847" w:type="dxa"/>
          </w:tcPr>
          <w:p w14:paraId="60C70812" w14:textId="0F995A1E" w:rsidR="00897DCF" w:rsidRDefault="00897DCF" w:rsidP="00C635EB">
            <w:pPr>
              <w:ind w:left="166"/>
              <w:rPr>
                <w:rFonts w:cs="Times New Roman"/>
                <w:szCs w:val="24"/>
              </w:rPr>
            </w:pPr>
            <w:r w:rsidRPr="0CC7FDE6">
              <w:rPr>
                <w:rFonts w:cs="Times New Roman"/>
                <w:szCs w:val="24"/>
              </w:rPr>
              <w:t>Cluster</w:t>
            </w:r>
          </w:p>
        </w:tc>
      </w:tr>
      <w:tr w:rsidR="00897DCF" w14:paraId="59B12B2B"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1C3EBEF1" w14:textId="1A66235E" w:rsidR="00897DCF" w:rsidRDefault="00897DCF" w:rsidP="00D4441C">
            <w:pPr>
              <w:ind w:left="176" w:right="162"/>
              <w:rPr>
                <w:rFonts w:eastAsia="Times New Roman" w:cs="Times New Roman"/>
                <w:szCs w:val="24"/>
              </w:rPr>
            </w:pPr>
            <w:r w:rsidRPr="0CC7FDE6">
              <w:rPr>
                <w:rFonts w:eastAsia="Times New Roman" w:cs="Times New Roman"/>
                <w:szCs w:val="24"/>
              </w:rPr>
              <w:t xml:space="preserve">Grad Planner Tour </w:t>
            </w:r>
            <w:r w:rsidR="00292348">
              <w:rPr>
                <w:rFonts w:eastAsia="Times New Roman" w:cs="Times New Roman"/>
                <w:szCs w:val="24"/>
              </w:rPr>
              <w:t>Option</w:t>
            </w:r>
          </w:p>
          <w:p w14:paraId="29BA6583" w14:textId="157D2933" w:rsidR="00092686" w:rsidRDefault="00897DCF" w:rsidP="00D4441C">
            <w:pPr>
              <w:ind w:left="176" w:right="162"/>
              <w:rPr>
                <w:rFonts w:eastAsia="Times New Roman" w:cs="Times New Roman"/>
                <w:szCs w:val="24"/>
              </w:rPr>
            </w:pPr>
            <w:r w:rsidRPr="00D17734">
              <w:rPr>
                <w:rFonts w:eastAsia="Times New Roman" w:cs="Times New Roman"/>
                <w:szCs w:val="24"/>
              </w:rPr>
              <w:t>(REQ 35)</w:t>
            </w:r>
            <w:r>
              <w:rPr>
                <w:rFonts w:eastAsia="Times New Roman" w:cs="Times New Roman"/>
                <w:szCs w:val="24"/>
              </w:rPr>
              <w:t xml:space="preserve"> </w:t>
            </w:r>
          </w:p>
          <w:p w14:paraId="0E871567" w14:textId="4646EB37" w:rsidR="00897DCF" w:rsidRPr="00D17734" w:rsidRDefault="00897DCF" w:rsidP="00D4441C">
            <w:pPr>
              <w:ind w:left="176" w:right="162"/>
            </w:pPr>
            <w:r w:rsidRPr="0CC7FDE6">
              <w:rPr>
                <w:rFonts w:eastAsia="Times New Roman" w:cs="Times New Roman"/>
                <w:szCs w:val="24"/>
              </w:rPr>
              <w:t>4.7.3</w:t>
            </w:r>
            <w:r w:rsidRPr="00D17734">
              <w:rPr>
                <w:rFonts w:eastAsia="Times New Roman" w:cs="Times New Roman"/>
                <w:szCs w:val="24"/>
              </w:rPr>
              <w:t xml:space="preserve"> </w:t>
            </w:r>
          </w:p>
        </w:tc>
        <w:tc>
          <w:tcPr>
            <w:tcW w:w="7931" w:type="dxa"/>
          </w:tcPr>
          <w:p w14:paraId="7676DEAD" w14:textId="388AD10A" w:rsidR="00897DCF" w:rsidRPr="00D17734" w:rsidRDefault="00897DCF" w:rsidP="00D4441C">
            <w:pPr>
              <w:ind w:left="166" w:right="245"/>
            </w:pPr>
            <w:r w:rsidRPr="078FCCC8">
              <w:rPr>
                <w:rFonts w:eastAsia="Times New Roman" w:cs="Times New Roman"/>
              </w:rPr>
              <w:t>The option that will allow new users to take a tour of the software</w:t>
            </w:r>
            <w:r w:rsidR="29B551BA" w:rsidRPr="078FCCC8">
              <w:rPr>
                <w:rFonts w:eastAsia="Times New Roman" w:cs="Times New Roman"/>
              </w:rPr>
              <w:t>.</w:t>
            </w:r>
          </w:p>
        </w:tc>
        <w:tc>
          <w:tcPr>
            <w:tcW w:w="2847" w:type="dxa"/>
          </w:tcPr>
          <w:p w14:paraId="6C745C91" w14:textId="538BBB7B" w:rsidR="00897DCF" w:rsidRDefault="00897DCF" w:rsidP="00C635EB">
            <w:pPr>
              <w:spacing w:line="259" w:lineRule="auto"/>
              <w:ind w:left="166"/>
              <w:rPr>
                <w:rFonts w:cs="Times New Roman"/>
                <w:szCs w:val="24"/>
              </w:rPr>
            </w:pPr>
            <w:r w:rsidRPr="0CC7FDE6">
              <w:rPr>
                <w:rFonts w:cs="Times New Roman"/>
                <w:szCs w:val="24"/>
              </w:rPr>
              <w:t>User</w:t>
            </w:r>
          </w:p>
          <w:p w14:paraId="34F1CA1D" w14:textId="538BBB7B" w:rsidR="00092686" w:rsidRDefault="00654250" w:rsidP="00C635EB">
            <w:pPr>
              <w:spacing w:line="259" w:lineRule="auto"/>
              <w:ind w:left="166"/>
              <w:rPr>
                <w:rFonts w:cs="Times New Roman"/>
                <w:szCs w:val="24"/>
              </w:rPr>
            </w:pPr>
            <w:r>
              <w:rPr>
                <w:rFonts w:cs="Times New Roman"/>
                <w:szCs w:val="24"/>
              </w:rPr>
              <w:t>4.7.3.1</w:t>
            </w:r>
          </w:p>
          <w:p w14:paraId="68365A22" w14:textId="538BBB7B" w:rsidR="00654250" w:rsidRPr="00D17734" w:rsidRDefault="00654250" w:rsidP="00C635EB">
            <w:pPr>
              <w:spacing w:line="259" w:lineRule="auto"/>
              <w:ind w:left="166"/>
            </w:pPr>
            <w:r>
              <w:rPr>
                <w:rFonts w:cs="Times New Roman"/>
                <w:szCs w:val="24"/>
              </w:rPr>
              <w:t>4.7.3.2</w:t>
            </w:r>
          </w:p>
        </w:tc>
      </w:tr>
      <w:tr w:rsidR="00897DCF" w14:paraId="41DA2AAE"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1FE55F9C" w14:textId="538BBB7B" w:rsidR="00654250" w:rsidRDefault="00897DCF" w:rsidP="00D4441C">
            <w:pPr>
              <w:ind w:left="176" w:right="162"/>
              <w:rPr>
                <w:rFonts w:eastAsia="Times New Roman" w:cs="Times New Roman"/>
                <w:szCs w:val="24"/>
              </w:rPr>
            </w:pPr>
            <w:r w:rsidRPr="0CC7FDE6">
              <w:rPr>
                <w:rFonts w:eastAsia="Times New Roman" w:cs="Times New Roman"/>
                <w:szCs w:val="24"/>
              </w:rPr>
              <w:t xml:space="preserve">Grad Planner tour button </w:t>
            </w:r>
            <w:r w:rsidRPr="00D17734">
              <w:rPr>
                <w:rFonts w:eastAsia="Times New Roman" w:cs="Times New Roman"/>
                <w:szCs w:val="24"/>
              </w:rPr>
              <w:t>(REQ 36)</w:t>
            </w:r>
            <w:r>
              <w:rPr>
                <w:rFonts w:eastAsia="Times New Roman" w:cs="Times New Roman"/>
                <w:szCs w:val="24"/>
              </w:rPr>
              <w:t xml:space="preserve"> </w:t>
            </w:r>
          </w:p>
          <w:p w14:paraId="53202EFA" w14:textId="538BBB7B" w:rsidR="00897DCF" w:rsidRDefault="00897DCF" w:rsidP="00D4441C">
            <w:pPr>
              <w:ind w:left="176" w:right="162"/>
              <w:rPr>
                <w:rFonts w:eastAsia="Times New Roman" w:cs="Times New Roman"/>
                <w:szCs w:val="24"/>
              </w:rPr>
            </w:pPr>
            <w:r>
              <w:rPr>
                <w:rFonts w:eastAsia="Times New Roman" w:cs="Times New Roman"/>
                <w:szCs w:val="24"/>
              </w:rPr>
              <w:t>4.7.4</w:t>
            </w:r>
          </w:p>
        </w:tc>
        <w:tc>
          <w:tcPr>
            <w:tcW w:w="7931" w:type="dxa"/>
          </w:tcPr>
          <w:p w14:paraId="55A7DD18" w14:textId="3B96EEC2" w:rsidR="00897DCF" w:rsidRPr="00D17734" w:rsidRDefault="00897DCF" w:rsidP="00D4441C">
            <w:pPr>
              <w:ind w:left="166" w:right="245"/>
            </w:pPr>
            <w:r w:rsidRPr="0CC7FDE6">
              <w:rPr>
                <w:rFonts w:eastAsia="Times New Roman" w:cs="Times New Roman"/>
                <w:szCs w:val="24"/>
              </w:rPr>
              <w:t>The user will have the option to take the tour through a button in the Grad Planner in the Registration Integration settings.</w:t>
            </w:r>
          </w:p>
        </w:tc>
        <w:tc>
          <w:tcPr>
            <w:tcW w:w="2847" w:type="dxa"/>
          </w:tcPr>
          <w:p w14:paraId="1248BB60" w14:textId="5351554E" w:rsidR="00897DCF" w:rsidRDefault="00897DCF" w:rsidP="00C635EB">
            <w:pPr>
              <w:ind w:left="166"/>
              <w:rPr>
                <w:rFonts w:cs="Times New Roman"/>
                <w:szCs w:val="24"/>
              </w:rPr>
            </w:pPr>
            <w:r w:rsidRPr="0CC7FDE6">
              <w:rPr>
                <w:rFonts w:cs="Times New Roman"/>
                <w:szCs w:val="24"/>
              </w:rPr>
              <w:t xml:space="preserve">User </w:t>
            </w:r>
          </w:p>
        </w:tc>
      </w:tr>
      <w:tr w:rsidR="00654250" w14:paraId="40796B85"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42B1BC4F" w14:textId="2E7E9DCE" w:rsidR="00292348" w:rsidRDefault="00292348" w:rsidP="00D4441C">
            <w:pPr>
              <w:ind w:left="176" w:right="162"/>
              <w:rPr>
                <w:rFonts w:eastAsia="Times New Roman" w:cs="Times New Roman"/>
                <w:szCs w:val="24"/>
              </w:rPr>
            </w:pPr>
            <w:r w:rsidRPr="6BB44372">
              <w:rPr>
                <w:rFonts w:eastAsia="Times New Roman" w:cs="Times New Roman"/>
                <w:szCs w:val="24"/>
              </w:rPr>
              <w:t xml:space="preserve">Grad Planner </w:t>
            </w:r>
            <w:r>
              <w:rPr>
                <w:rFonts w:eastAsia="Times New Roman" w:cs="Times New Roman"/>
                <w:szCs w:val="24"/>
              </w:rPr>
              <w:t>Tour</w:t>
            </w:r>
          </w:p>
          <w:p w14:paraId="3DBBD82C" w14:textId="03F8E2DF" w:rsidR="00490AE0" w:rsidRDefault="00490AE0" w:rsidP="00D4441C">
            <w:pPr>
              <w:ind w:left="176" w:right="162"/>
              <w:rPr>
                <w:rFonts w:eastAsia="Times New Roman" w:cs="Times New Roman"/>
                <w:szCs w:val="24"/>
              </w:rPr>
            </w:pPr>
            <w:r>
              <w:rPr>
                <w:rFonts w:eastAsia="Times New Roman" w:cs="Times New Roman"/>
                <w:szCs w:val="24"/>
              </w:rPr>
              <w:t>(REQ 37)</w:t>
            </w:r>
          </w:p>
          <w:p w14:paraId="0707D41A" w14:textId="03F8E2DF" w:rsidR="00490AE0" w:rsidRPr="0CC7FDE6" w:rsidRDefault="00490AE0" w:rsidP="00D4441C">
            <w:pPr>
              <w:ind w:left="176" w:right="162"/>
              <w:rPr>
                <w:rFonts w:eastAsia="Times New Roman" w:cs="Times New Roman"/>
                <w:szCs w:val="24"/>
              </w:rPr>
            </w:pPr>
            <w:r>
              <w:rPr>
                <w:rFonts w:eastAsia="Times New Roman" w:cs="Times New Roman"/>
                <w:szCs w:val="24"/>
              </w:rPr>
              <w:t>4.7.5</w:t>
            </w:r>
          </w:p>
        </w:tc>
        <w:tc>
          <w:tcPr>
            <w:tcW w:w="7931" w:type="dxa"/>
          </w:tcPr>
          <w:p w14:paraId="5260A6F6" w14:textId="212CB9FF" w:rsidR="00654250" w:rsidRPr="0CC7FDE6" w:rsidRDefault="00490AE0" w:rsidP="00D4441C">
            <w:pPr>
              <w:ind w:left="166" w:right="245"/>
              <w:rPr>
                <w:rFonts w:eastAsia="Times New Roman" w:cs="Times New Roman"/>
                <w:szCs w:val="24"/>
              </w:rPr>
            </w:pPr>
            <w:r w:rsidRPr="00490AE0">
              <w:rPr>
                <w:rFonts w:eastAsia="Times New Roman" w:cs="Times New Roman"/>
                <w:szCs w:val="24"/>
              </w:rPr>
              <w:t>Once the user decided to take the tour, the system shall display in a modal way how to subscribe for classes, how to plan classes, and how to leave feedback to classes taken and professors.</w:t>
            </w:r>
          </w:p>
        </w:tc>
        <w:tc>
          <w:tcPr>
            <w:tcW w:w="2847" w:type="dxa"/>
          </w:tcPr>
          <w:p w14:paraId="5A3B2DC7" w14:textId="1E912128" w:rsidR="00654250" w:rsidRDefault="004A2669" w:rsidP="00C635EB">
            <w:pPr>
              <w:ind w:left="166"/>
              <w:rPr>
                <w:rFonts w:cs="Times New Roman"/>
                <w:szCs w:val="24"/>
              </w:rPr>
            </w:pPr>
            <w:r w:rsidRPr="6BB44372">
              <w:rPr>
                <w:rFonts w:cs="Times New Roman"/>
                <w:szCs w:val="24"/>
              </w:rPr>
              <w:t>User</w:t>
            </w:r>
          </w:p>
          <w:p w14:paraId="60F20A13" w14:textId="0D9B0A38" w:rsidR="004A2669" w:rsidRPr="0CC7FDE6" w:rsidRDefault="00AA2286" w:rsidP="00C635EB">
            <w:pPr>
              <w:ind w:left="166"/>
              <w:rPr>
                <w:rFonts w:cs="Times New Roman"/>
                <w:szCs w:val="24"/>
              </w:rPr>
            </w:pPr>
            <w:r>
              <w:rPr>
                <w:rFonts w:cs="Times New Roman"/>
                <w:szCs w:val="24"/>
              </w:rPr>
              <w:t>Tour</w:t>
            </w:r>
          </w:p>
        </w:tc>
      </w:tr>
      <w:tr w:rsidR="00897DCF" w14:paraId="2E938983"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54034CE8" w14:textId="3C7623DB" w:rsidR="000421B4" w:rsidRDefault="00897DCF" w:rsidP="00D4441C">
            <w:pPr>
              <w:ind w:left="176" w:right="162"/>
              <w:rPr>
                <w:rFonts w:eastAsia="Times New Roman" w:cs="Times New Roman"/>
                <w:szCs w:val="24"/>
              </w:rPr>
            </w:pPr>
            <w:r w:rsidRPr="0CC7FDE6">
              <w:rPr>
                <w:rFonts w:eastAsia="Times New Roman" w:cs="Times New Roman"/>
                <w:szCs w:val="24"/>
              </w:rPr>
              <w:t>UI: Sub-Second</w:t>
            </w:r>
            <w:r w:rsidRPr="00D17734">
              <w:rPr>
                <w:rFonts w:eastAsia="Times New Roman" w:cs="Times New Roman"/>
                <w:szCs w:val="24"/>
              </w:rPr>
              <w:t xml:space="preserve"> </w:t>
            </w:r>
          </w:p>
          <w:p w14:paraId="26C815EF" w14:textId="3C7623DB" w:rsidR="000421B4" w:rsidRDefault="00897DCF" w:rsidP="00D4441C">
            <w:pPr>
              <w:ind w:left="176" w:right="162"/>
              <w:rPr>
                <w:rFonts w:eastAsia="Times New Roman" w:cs="Times New Roman"/>
                <w:szCs w:val="24"/>
              </w:rPr>
            </w:pPr>
            <w:r w:rsidRPr="00D17734">
              <w:rPr>
                <w:rFonts w:eastAsia="Times New Roman" w:cs="Times New Roman"/>
                <w:szCs w:val="24"/>
              </w:rPr>
              <w:t>(REQ 38)</w:t>
            </w:r>
            <w:r>
              <w:rPr>
                <w:rFonts w:eastAsia="Times New Roman" w:cs="Times New Roman"/>
                <w:szCs w:val="24"/>
              </w:rPr>
              <w:t xml:space="preserve"> </w:t>
            </w:r>
          </w:p>
          <w:p w14:paraId="710DB2E8" w14:textId="3C7623DB" w:rsidR="00897DCF" w:rsidRDefault="00897DCF" w:rsidP="00D4441C">
            <w:pPr>
              <w:ind w:left="176" w:right="162"/>
              <w:rPr>
                <w:rFonts w:eastAsia="Times New Roman" w:cs="Times New Roman"/>
                <w:szCs w:val="24"/>
              </w:rPr>
            </w:pPr>
            <w:r>
              <w:rPr>
                <w:rFonts w:eastAsia="Times New Roman" w:cs="Times New Roman"/>
                <w:szCs w:val="24"/>
              </w:rPr>
              <w:t>4.8.1</w:t>
            </w:r>
          </w:p>
        </w:tc>
        <w:tc>
          <w:tcPr>
            <w:tcW w:w="7931" w:type="dxa"/>
          </w:tcPr>
          <w:p w14:paraId="2462EC36" w14:textId="33B863D1" w:rsidR="00897DCF" w:rsidRDefault="00897DCF" w:rsidP="00D4441C">
            <w:pPr>
              <w:ind w:left="166" w:right="245"/>
              <w:rPr>
                <w:rFonts w:eastAsia="Times New Roman" w:cs="Times New Roman"/>
              </w:rPr>
            </w:pPr>
            <w:r w:rsidRPr="078FCCC8">
              <w:rPr>
                <w:rFonts w:eastAsia="Times New Roman" w:cs="Times New Roman"/>
              </w:rPr>
              <w:t>UI - Back-end connection, time response, and time and performance</w:t>
            </w:r>
            <w:r w:rsidR="5B6F6AC3" w:rsidRPr="078FCCC8">
              <w:rPr>
                <w:rFonts w:eastAsia="Times New Roman" w:cs="Times New Roman"/>
              </w:rPr>
              <w:t>.</w:t>
            </w:r>
          </w:p>
        </w:tc>
        <w:tc>
          <w:tcPr>
            <w:tcW w:w="2847" w:type="dxa"/>
          </w:tcPr>
          <w:p w14:paraId="4AE91998" w14:textId="7B21FA7D" w:rsidR="00897DCF" w:rsidRDefault="00F344EB" w:rsidP="00C635EB">
            <w:pPr>
              <w:ind w:left="166"/>
              <w:rPr>
                <w:rFonts w:cs="Times New Roman"/>
                <w:szCs w:val="24"/>
              </w:rPr>
            </w:pPr>
            <w:r>
              <w:rPr>
                <w:rFonts w:cs="Times New Roman"/>
                <w:szCs w:val="24"/>
              </w:rPr>
              <w:t>Performance</w:t>
            </w:r>
          </w:p>
          <w:p w14:paraId="57C0AD90" w14:textId="7B21FA7D" w:rsidR="00F344EB" w:rsidRDefault="00F344EB" w:rsidP="00C635EB">
            <w:pPr>
              <w:ind w:left="166"/>
              <w:rPr>
                <w:rFonts w:cs="Times New Roman"/>
                <w:szCs w:val="24"/>
              </w:rPr>
            </w:pPr>
            <w:r>
              <w:rPr>
                <w:rFonts w:cs="Times New Roman"/>
                <w:szCs w:val="24"/>
              </w:rPr>
              <w:t>4.8.1.1, 4.8.1.2</w:t>
            </w:r>
          </w:p>
        </w:tc>
      </w:tr>
      <w:tr w:rsidR="00897DCF" w14:paraId="05FE6E4A"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5092CA6" w14:textId="35105553" w:rsidR="00897DCF" w:rsidRDefault="00897DCF" w:rsidP="00D4441C">
            <w:pPr>
              <w:ind w:left="176" w:right="162"/>
              <w:rPr>
                <w:rFonts w:eastAsia="Times New Roman" w:cs="Times New Roman"/>
                <w:szCs w:val="24"/>
              </w:rPr>
            </w:pPr>
            <w:r w:rsidRPr="0CC7FDE6">
              <w:rPr>
                <w:rFonts w:eastAsia="Times New Roman" w:cs="Times New Roman"/>
                <w:szCs w:val="24"/>
              </w:rPr>
              <w:t>The Backend: Sub-Second</w:t>
            </w:r>
          </w:p>
          <w:p w14:paraId="2DEC6402" w14:textId="35105553" w:rsidR="00AA2286" w:rsidRDefault="00897DCF" w:rsidP="00D4441C">
            <w:pPr>
              <w:ind w:left="176" w:right="162"/>
              <w:rPr>
                <w:rFonts w:eastAsia="Times New Roman" w:cs="Times New Roman"/>
                <w:szCs w:val="24"/>
              </w:rPr>
            </w:pPr>
            <w:r w:rsidRPr="00D17734">
              <w:rPr>
                <w:rFonts w:eastAsia="Times New Roman" w:cs="Times New Roman"/>
                <w:szCs w:val="24"/>
              </w:rPr>
              <w:t xml:space="preserve">(REQ 39) </w:t>
            </w:r>
          </w:p>
          <w:p w14:paraId="292FB599" w14:textId="78797FB9" w:rsidR="00897DCF" w:rsidRPr="00D17734" w:rsidRDefault="00897DCF" w:rsidP="00D4441C">
            <w:pPr>
              <w:ind w:left="176" w:right="162"/>
            </w:pPr>
            <w:r w:rsidRPr="0CC7FDE6">
              <w:rPr>
                <w:rFonts w:eastAsia="Times New Roman" w:cs="Times New Roman"/>
                <w:szCs w:val="24"/>
              </w:rPr>
              <w:t>4.8.2</w:t>
            </w:r>
            <w:r w:rsidRPr="00D17734">
              <w:rPr>
                <w:rFonts w:eastAsia="Times New Roman" w:cs="Times New Roman"/>
                <w:szCs w:val="24"/>
              </w:rPr>
              <w:t xml:space="preserve"> </w:t>
            </w:r>
          </w:p>
        </w:tc>
        <w:tc>
          <w:tcPr>
            <w:tcW w:w="7931" w:type="dxa"/>
          </w:tcPr>
          <w:p w14:paraId="385DD098" w14:textId="50F5BB99" w:rsidR="00897DCF" w:rsidRDefault="00897DCF" w:rsidP="00D4441C">
            <w:pPr>
              <w:ind w:left="166" w:right="245"/>
              <w:rPr>
                <w:rFonts w:eastAsia="Times New Roman" w:cs="Times New Roman"/>
              </w:rPr>
            </w:pPr>
            <w:r w:rsidRPr="078FCCC8">
              <w:rPr>
                <w:rFonts w:eastAsia="Times New Roman" w:cs="Times New Roman"/>
              </w:rPr>
              <w:t>UI - Back-end connection and UI Fails</w:t>
            </w:r>
            <w:r w:rsidR="476147CF" w:rsidRPr="078FCCC8">
              <w:rPr>
                <w:rFonts w:eastAsia="Times New Roman" w:cs="Times New Roman"/>
              </w:rPr>
              <w:t>.</w:t>
            </w:r>
          </w:p>
        </w:tc>
        <w:tc>
          <w:tcPr>
            <w:tcW w:w="2847" w:type="dxa"/>
          </w:tcPr>
          <w:p w14:paraId="45D4ABF7" w14:textId="3D924522" w:rsidR="00897DCF" w:rsidRDefault="00B418DF" w:rsidP="00C635EB">
            <w:pPr>
              <w:ind w:left="166"/>
              <w:rPr>
                <w:rFonts w:cs="Times New Roman"/>
                <w:szCs w:val="24"/>
              </w:rPr>
            </w:pPr>
            <w:r>
              <w:rPr>
                <w:rFonts w:cs="Times New Roman"/>
                <w:szCs w:val="24"/>
              </w:rPr>
              <w:t>Performance</w:t>
            </w:r>
          </w:p>
          <w:p w14:paraId="68D49596" w14:textId="3D924522" w:rsidR="00B418DF" w:rsidRDefault="00B418DF" w:rsidP="00C635EB">
            <w:pPr>
              <w:ind w:left="166"/>
              <w:rPr>
                <w:rFonts w:cs="Times New Roman"/>
                <w:szCs w:val="24"/>
              </w:rPr>
            </w:pPr>
            <w:r>
              <w:rPr>
                <w:rFonts w:cs="Times New Roman"/>
                <w:szCs w:val="24"/>
              </w:rPr>
              <w:t>4.8.2.1, 4.8.2.2</w:t>
            </w:r>
          </w:p>
          <w:p w14:paraId="537087EA" w14:textId="3D924522" w:rsidR="00B418DF" w:rsidRDefault="00B418DF" w:rsidP="00C635EB">
            <w:pPr>
              <w:ind w:left="166"/>
              <w:rPr>
                <w:rFonts w:cs="Times New Roman"/>
                <w:szCs w:val="24"/>
              </w:rPr>
            </w:pPr>
            <w:r>
              <w:rPr>
                <w:rFonts w:cs="Times New Roman"/>
                <w:szCs w:val="24"/>
              </w:rPr>
              <w:t>4.8.2.3, 4.8.2.4</w:t>
            </w:r>
          </w:p>
          <w:p w14:paraId="58A6420A" w14:textId="3D924522" w:rsidR="00B418DF" w:rsidRDefault="00B418DF" w:rsidP="00C635EB">
            <w:pPr>
              <w:ind w:left="166"/>
              <w:rPr>
                <w:rFonts w:cs="Times New Roman"/>
                <w:szCs w:val="24"/>
              </w:rPr>
            </w:pPr>
            <w:r>
              <w:rPr>
                <w:rFonts w:cs="Times New Roman"/>
                <w:szCs w:val="24"/>
              </w:rPr>
              <w:t>4.8.2.5, 4.8.2.6</w:t>
            </w:r>
          </w:p>
          <w:p w14:paraId="6AF4F0BE" w14:textId="3D924522" w:rsidR="00B418DF" w:rsidRDefault="00B418DF" w:rsidP="00C635EB">
            <w:pPr>
              <w:ind w:left="166"/>
              <w:rPr>
                <w:rFonts w:cs="Times New Roman"/>
                <w:szCs w:val="24"/>
              </w:rPr>
            </w:pPr>
            <w:r>
              <w:rPr>
                <w:rFonts w:cs="Times New Roman"/>
                <w:szCs w:val="24"/>
              </w:rPr>
              <w:t>4.8.2.7</w:t>
            </w:r>
          </w:p>
        </w:tc>
      </w:tr>
      <w:tr w:rsidR="00897DCF" w14:paraId="3DEDCACA"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593A9C61" w14:textId="14E45D63" w:rsidR="00897DCF" w:rsidRDefault="00897DCF" w:rsidP="00D4441C">
            <w:pPr>
              <w:ind w:left="176" w:right="162"/>
              <w:rPr>
                <w:rFonts w:eastAsia="Times New Roman" w:cs="Times New Roman"/>
                <w:szCs w:val="24"/>
              </w:rPr>
            </w:pPr>
            <w:r w:rsidRPr="0CC7FDE6">
              <w:rPr>
                <w:rFonts w:eastAsia="Times New Roman" w:cs="Times New Roman"/>
                <w:szCs w:val="24"/>
              </w:rPr>
              <w:t>The UI: Final Sub-Second</w:t>
            </w:r>
          </w:p>
          <w:p w14:paraId="2524E66A" w14:textId="14E45D63" w:rsidR="001B7DBA" w:rsidRDefault="00897DCF" w:rsidP="00D4441C">
            <w:pPr>
              <w:ind w:left="176" w:right="162"/>
              <w:rPr>
                <w:rFonts w:eastAsia="Times New Roman" w:cs="Times New Roman"/>
                <w:szCs w:val="24"/>
              </w:rPr>
            </w:pPr>
            <w:r w:rsidRPr="00D17734">
              <w:rPr>
                <w:rFonts w:eastAsia="Times New Roman" w:cs="Times New Roman"/>
                <w:szCs w:val="24"/>
              </w:rPr>
              <w:t xml:space="preserve">(REQ 40) </w:t>
            </w:r>
          </w:p>
          <w:p w14:paraId="4307D5B5" w14:textId="4581F1C5" w:rsidR="00897DCF" w:rsidRPr="00D17734" w:rsidRDefault="00897DCF" w:rsidP="00D4441C">
            <w:pPr>
              <w:ind w:left="176" w:right="162"/>
            </w:pPr>
            <w:r w:rsidRPr="0CC7FDE6">
              <w:rPr>
                <w:rFonts w:eastAsia="Times New Roman" w:cs="Times New Roman"/>
                <w:szCs w:val="24"/>
              </w:rPr>
              <w:t>4.8.3</w:t>
            </w:r>
            <w:r w:rsidRPr="00D17734">
              <w:rPr>
                <w:rFonts w:eastAsia="Times New Roman" w:cs="Times New Roman"/>
                <w:szCs w:val="24"/>
              </w:rPr>
              <w:t xml:space="preserve"> </w:t>
            </w:r>
          </w:p>
        </w:tc>
        <w:tc>
          <w:tcPr>
            <w:tcW w:w="7931" w:type="dxa"/>
          </w:tcPr>
          <w:p w14:paraId="3217C931" w14:textId="6EF28384" w:rsidR="00897DCF" w:rsidRDefault="00897DCF" w:rsidP="00D4441C">
            <w:pPr>
              <w:ind w:left="166" w:right="245"/>
              <w:rPr>
                <w:rFonts w:eastAsia="Times New Roman" w:cs="Times New Roman"/>
              </w:rPr>
            </w:pPr>
            <w:r w:rsidRPr="078FCCC8">
              <w:rPr>
                <w:rFonts w:eastAsia="Times New Roman" w:cs="Times New Roman"/>
              </w:rPr>
              <w:t>UI - Back-end connection, time response, and time and performance</w:t>
            </w:r>
            <w:r w:rsidR="2AE96D4C" w:rsidRPr="078FCCC8">
              <w:rPr>
                <w:rFonts w:eastAsia="Times New Roman" w:cs="Times New Roman"/>
              </w:rPr>
              <w:t>.</w:t>
            </w:r>
          </w:p>
        </w:tc>
        <w:tc>
          <w:tcPr>
            <w:tcW w:w="2847" w:type="dxa"/>
          </w:tcPr>
          <w:p w14:paraId="18720101" w14:textId="14E45D63" w:rsidR="00897DCF" w:rsidRDefault="001B7DBA" w:rsidP="00C635EB">
            <w:pPr>
              <w:ind w:left="166"/>
              <w:rPr>
                <w:rFonts w:cs="Times New Roman"/>
                <w:szCs w:val="24"/>
              </w:rPr>
            </w:pPr>
            <w:r>
              <w:rPr>
                <w:rFonts w:cs="Times New Roman"/>
                <w:szCs w:val="24"/>
              </w:rPr>
              <w:t>Performance</w:t>
            </w:r>
          </w:p>
          <w:p w14:paraId="753D40C4" w14:textId="14E45D63" w:rsidR="001B7DBA" w:rsidRDefault="001B7DBA" w:rsidP="00C635EB">
            <w:pPr>
              <w:ind w:left="166"/>
              <w:rPr>
                <w:rFonts w:cs="Times New Roman"/>
                <w:szCs w:val="24"/>
              </w:rPr>
            </w:pPr>
            <w:r>
              <w:rPr>
                <w:rFonts w:cs="Times New Roman"/>
                <w:szCs w:val="24"/>
              </w:rPr>
              <w:t>4.8.3.1, 4.8.3.2</w:t>
            </w:r>
          </w:p>
          <w:p w14:paraId="7FF9768C" w14:textId="14E45D63" w:rsidR="001B7DBA" w:rsidRDefault="001B7DBA" w:rsidP="00C635EB">
            <w:pPr>
              <w:ind w:left="166"/>
              <w:rPr>
                <w:rFonts w:cs="Times New Roman"/>
                <w:szCs w:val="24"/>
              </w:rPr>
            </w:pPr>
            <w:r>
              <w:rPr>
                <w:rFonts w:cs="Times New Roman"/>
                <w:szCs w:val="24"/>
              </w:rPr>
              <w:t>4.8.3.3, 4.8.3.4</w:t>
            </w:r>
          </w:p>
          <w:p w14:paraId="4DD2A46C" w14:textId="14E45D63" w:rsidR="001B7DBA" w:rsidRDefault="001B7DBA" w:rsidP="00C635EB">
            <w:pPr>
              <w:ind w:left="166"/>
              <w:rPr>
                <w:rFonts w:cs="Times New Roman"/>
                <w:szCs w:val="24"/>
              </w:rPr>
            </w:pPr>
            <w:r>
              <w:rPr>
                <w:rFonts w:cs="Times New Roman"/>
                <w:szCs w:val="24"/>
              </w:rPr>
              <w:t>4.8.3.5</w:t>
            </w:r>
          </w:p>
        </w:tc>
      </w:tr>
      <w:tr w:rsidR="00897DCF" w:rsidRPr="00D17734" w14:paraId="03FC4A43"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4C29829D" w14:textId="301954B1" w:rsidR="00F71DBD" w:rsidRDefault="00897DCF" w:rsidP="00D4441C">
            <w:pPr>
              <w:ind w:left="176" w:right="162"/>
              <w:rPr>
                <w:rFonts w:eastAsia="Times New Roman" w:cs="Times New Roman"/>
                <w:szCs w:val="24"/>
              </w:rPr>
            </w:pPr>
            <w:r w:rsidRPr="00D17734">
              <w:rPr>
                <w:rFonts w:eastAsia="Times New Roman" w:cs="Times New Roman"/>
                <w:szCs w:val="24"/>
              </w:rPr>
              <w:lastRenderedPageBreak/>
              <w:t>Required classes</w:t>
            </w:r>
          </w:p>
          <w:p w14:paraId="678445B6" w14:textId="301954B1" w:rsidR="00F71DBD" w:rsidRDefault="00897DCF" w:rsidP="00D4441C">
            <w:pPr>
              <w:ind w:left="176" w:right="162"/>
              <w:rPr>
                <w:rFonts w:eastAsia="Times New Roman" w:cs="Times New Roman"/>
                <w:szCs w:val="24"/>
              </w:rPr>
            </w:pPr>
            <w:r w:rsidRPr="00D17734">
              <w:rPr>
                <w:rFonts w:eastAsia="Times New Roman" w:cs="Times New Roman"/>
                <w:szCs w:val="24"/>
              </w:rPr>
              <w:t>(REQ 41)</w:t>
            </w:r>
            <w:r>
              <w:rPr>
                <w:rFonts w:eastAsia="Times New Roman" w:cs="Times New Roman"/>
                <w:szCs w:val="24"/>
              </w:rPr>
              <w:t xml:space="preserve"> </w:t>
            </w:r>
          </w:p>
          <w:p w14:paraId="01A91AE8" w14:textId="301954B1" w:rsidR="00897DCF" w:rsidRPr="00D17734" w:rsidRDefault="00897DCF" w:rsidP="00D4441C">
            <w:pPr>
              <w:ind w:left="176" w:right="162"/>
              <w:rPr>
                <w:rFonts w:eastAsia="Times New Roman" w:cs="Times New Roman"/>
                <w:szCs w:val="24"/>
              </w:rPr>
            </w:pPr>
            <w:r>
              <w:rPr>
                <w:rFonts w:eastAsia="Times New Roman" w:cs="Times New Roman"/>
                <w:szCs w:val="24"/>
              </w:rPr>
              <w:t>4.9.1</w:t>
            </w:r>
          </w:p>
        </w:tc>
        <w:tc>
          <w:tcPr>
            <w:tcW w:w="7931" w:type="dxa"/>
          </w:tcPr>
          <w:p w14:paraId="4F79D8E6" w14:textId="18AB86F6" w:rsidR="00897DCF" w:rsidRPr="00D17734" w:rsidRDefault="00897DCF" w:rsidP="00D4441C">
            <w:pPr>
              <w:ind w:left="166" w:right="245"/>
              <w:rPr>
                <w:rFonts w:eastAsia="Times New Roman" w:cs="Times New Roman"/>
              </w:rPr>
            </w:pPr>
            <w:r w:rsidRPr="078FCCC8">
              <w:rPr>
                <w:rFonts w:eastAsia="Times New Roman" w:cs="Times New Roman"/>
              </w:rPr>
              <w:t xml:space="preserve">The feature that </w:t>
            </w:r>
            <w:r w:rsidR="4A256380" w:rsidRPr="078FCCC8">
              <w:rPr>
                <w:rFonts w:eastAsia="Times New Roman" w:cs="Times New Roman"/>
              </w:rPr>
              <w:t>display</w:t>
            </w:r>
            <w:r w:rsidR="6BF61605" w:rsidRPr="078FCCC8">
              <w:rPr>
                <w:rFonts w:eastAsia="Times New Roman" w:cs="Times New Roman"/>
              </w:rPr>
              <w:t>s</w:t>
            </w:r>
            <w:r w:rsidRPr="078FCCC8">
              <w:rPr>
                <w:rFonts w:eastAsia="Times New Roman" w:cs="Times New Roman"/>
              </w:rPr>
              <w:t xml:space="preserve"> the required classes corresponding to the declared major</w:t>
            </w:r>
            <w:r w:rsidR="7665CB02" w:rsidRPr="078FCCC8">
              <w:rPr>
                <w:rFonts w:eastAsia="Times New Roman" w:cs="Times New Roman"/>
              </w:rPr>
              <w:t>.</w:t>
            </w:r>
          </w:p>
        </w:tc>
        <w:tc>
          <w:tcPr>
            <w:tcW w:w="2847" w:type="dxa"/>
          </w:tcPr>
          <w:p w14:paraId="6BD6A0B9" w14:textId="301954B1" w:rsidR="00897DCF" w:rsidRDefault="00897DCF" w:rsidP="00C635EB">
            <w:pPr>
              <w:ind w:left="166"/>
              <w:rPr>
                <w:rFonts w:cs="Times New Roman"/>
                <w:szCs w:val="24"/>
              </w:rPr>
            </w:pPr>
            <w:r>
              <w:rPr>
                <w:rFonts w:cs="Times New Roman"/>
                <w:szCs w:val="24"/>
              </w:rPr>
              <w:t>User</w:t>
            </w:r>
            <w:r w:rsidR="00F71DBD">
              <w:rPr>
                <w:rFonts w:cs="Times New Roman"/>
                <w:szCs w:val="24"/>
              </w:rPr>
              <w:t xml:space="preserve">, </w:t>
            </w:r>
            <w:r>
              <w:rPr>
                <w:rFonts w:cs="Times New Roman"/>
                <w:szCs w:val="24"/>
              </w:rPr>
              <w:t>Class</w:t>
            </w:r>
          </w:p>
          <w:p w14:paraId="5B3A5E59" w14:textId="301954B1" w:rsidR="00897DCF" w:rsidRDefault="00897DCF" w:rsidP="00C635EB">
            <w:pPr>
              <w:ind w:left="166"/>
              <w:rPr>
                <w:rFonts w:cs="Times New Roman"/>
                <w:szCs w:val="24"/>
              </w:rPr>
            </w:pPr>
            <w:r>
              <w:rPr>
                <w:rFonts w:cs="Times New Roman"/>
                <w:szCs w:val="24"/>
              </w:rPr>
              <w:t>API</w:t>
            </w:r>
            <w:r w:rsidR="00F71DBD">
              <w:rPr>
                <w:rFonts w:cs="Times New Roman"/>
                <w:szCs w:val="24"/>
              </w:rPr>
              <w:t xml:space="preserve">, </w:t>
            </w:r>
            <w:r>
              <w:rPr>
                <w:rFonts w:cs="Times New Roman"/>
                <w:szCs w:val="24"/>
              </w:rPr>
              <w:t>Major</w:t>
            </w:r>
          </w:p>
          <w:p w14:paraId="445C01E5" w14:textId="18ACDC6F" w:rsidR="00F71DBD" w:rsidRDefault="005015C6" w:rsidP="00C635EB">
            <w:pPr>
              <w:ind w:left="166"/>
              <w:rPr>
                <w:rFonts w:cs="Times New Roman"/>
                <w:szCs w:val="24"/>
              </w:rPr>
            </w:pPr>
            <w:r>
              <w:rPr>
                <w:rFonts w:cs="Times New Roman"/>
                <w:szCs w:val="24"/>
              </w:rPr>
              <w:t>4.9.1.1, 4.9.1.2</w:t>
            </w:r>
          </w:p>
          <w:p w14:paraId="5966A203" w14:textId="18ACDC6F" w:rsidR="005015C6" w:rsidRDefault="005015C6" w:rsidP="00C635EB">
            <w:pPr>
              <w:ind w:left="166"/>
              <w:rPr>
                <w:rFonts w:cs="Times New Roman"/>
                <w:szCs w:val="24"/>
              </w:rPr>
            </w:pPr>
            <w:r>
              <w:rPr>
                <w:rFonts w:cs="Times New Roman"/>
                <w:szCs w:val="24"/>
              </w:rPr>
              <w:t>4.9.1.3, 4.9.1.4</w:t>
            </w:r>
          </w:p>
          <w:p w14:paraId="1082C640" w14:textId="3CA17EC1" w:rsidR="00881EDC" w:rsidRPr="00D17734" w:rsidRDefault="00881EDC" w:rsidP="00C635EB">
            <w:pPr>
              <w:ind w:left="166"/>
              <w:rPr>
                <w:rFonts w:cs="Times New Roman"/>
                <w:szCs w:val="24"/>
              </w:rPr>
            </w:pPr>
            <w:r>
              <w:rPr>
                <w:rFonts w:cs="Times New Roman"/>
                <w:szCs w:val="24"/>
              </w:rPr>
              <w:t>4.9.1.5, 4.9.1.6</w:t>
            </w:r>
          </w:p>
        </w:tc>
      </w:tr>
      <w:tr w:rsidR="00897DCF" w:rsidRPr="00D17734" w14:paraId="30A4F3CA"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1780764D" w14:textId="3C7623DB" w:rsidR="000421B4" w:rsidRDefault="00897DCF" w:rsidP="00D4441C">
            <w:pPr>
              <w:ind w:left="176" w:right="162"/>
              <w:rPr>
                <w:rFonts w:eastAsia="Times New Roman" w:cs="Times New Roman"/>
                <w:szCs w:val="24"/>
              </w:rPr>
            </w:pPr>
            <w:r>
              <w:rPr>
                <w:rFonts w:eastAsia="Times New Roman" w:cs="Times New Roman"/>
                <w:szCs w:val="24"/>
              </w:rPr>
              <w:t xml:space="preserve">Class Filter </w:t>
            </w:r>
          </w:p>
          <w:p w14:paraId="59B75354" w14:textId="3C7623DB" w:rsidR="000421B4" w:rsidRDefault="00897DCF" w:rsidP="00D4441C">
            <w:pPr>
              <w:ind w:left="176" w:right="162"/>
              <w:rPr>
                <w:rFonts w:eastAsia="Times New Roman" w:cs="Times New Roman"/>
                <w:szCs w:val="24"/>
              </w:rPr>
            </w:pPr>
            <w:r w:rsidRPr="00D17734">
              <w:rPr>
                <w:rFonts w:eastAsia="Times New Roman" w:cs="Times New Roman"/>
                <w:szCs w:val="24"/>
              </w:rPr>
              <w:t>(REQ 42</w:t>
            </w:r>
            <w:r w:rsidR="000421B4">
              <w:rPr>
                <w:rFonts w:eastAsia="Times New Roman" w:cs="Times New Roman"/>
                <w:szCs w:val="24"/>
              </w:rPr>
              <w:t>)</w:t>
            </w:r>
            <w:r>
              <w:rPr>
                <w:rFonts w:eastAsia="Times New Roman" w:cs="Times New Roman"/>
                <w:szCs w:val="24"/>
              </w:rPr>
              <w:t xml:space="preserve"> </w:t>
            </w:r>
          </w:p>
          <w:p w14:paraId="4F565C6F" w14:textId="3C7623DB" w:rsidR="00897DCF" w:rsidRPr="00D17734" w:rsidRDefault="00897DCF" w:rsidP="00D4441C">
            <w:pPr>
              <w:ind w:left="176" w:right="162"/>
              <w:rPr>
                <w:rFonts w:eastAsia="Times New Roman" w:cs="Times New Roman"/>
                <w:szCs w:val="24"/>
              </w:rPr>
            </w:pPr>
            <w:r>
              <w:rPr>
                <w:rFonts w:eastAsia="Times New Roman" w:cs="Times New Roman"/>
                <w:szCs w:val="24"/>
              </w:rPr>
              <w:t>4.9.2</w:t>
            </w:r>
          </w:p>
        </w:tc>
        <w:tc>
          <w:tcPr>
            <w:tcW w:w="7931" w:type="dxa"/>
          </w:tcPr>
          <w:p w14:paraId="3F24E577" w14:textId="40E631AA" w:rsidR="00897DCF" w:rsidRPr="00D17734" w:rsidRDefault="00897DCF" w:rsidP="00D4441C">
            <w:pPr>
              <w:ind w:left="166" w:right="245"/>
              <w:rPr>
                <w:rFonts w:eastAsia="Times New Roman" w:cs="Times New Roman"/>
              </w:rPr>
            </w:pPr>
            <w:r w:rsidRPr="078FCCC8">
              <w:rPr>
                <w:rFonts w:eastAsia="Times New Roman" w:cs="Times New Roman"/>
              </w:rPr>
              <w:t xml:space="preserve">The feature that allows the user to filter available classes by online </w:t>
            </w:r>
            <w:r w:rsidR="00967E36" w:rsidRPr="078FCCC8">
              <w:rPr>
                <w:rFonts w:eastAsia="Times New Roman" w:cs="Times New Roman"/>
              </w:rPr>
              <w:t xml:space="preserve">vs on-campus </w:t>
            </w:r>
            <w:r w:rsidRPr="078FCCC8">
              <w:rPr>
                <w:rFonts w:eastAsia="Times New Roman" w:cs="Times New Roman"/>
              </w:rPr>
              <w:t>classes</w:t>
            </w:r>
            <w:r w:rsidR="4F901424" w:rsidRPr="078FCCC8">
              <w:rPr>
                <w:rFonts w:eastAsia="Times New Roman" w:cs="Times New Roman"/>
              </w:rPr>
              <w:t>.</w:t>
            </w:r>
          </w:p>
        </w:tc>
        <w:tc>
          <w:tcPr>
            <w:tcW w:w="2847" w:type="dxa"/>
          </w:tcPr>
          <w:p w14:paraId="2691BB2F" w14:textId="3C7623DB" w:rsidR="00897DCF" w:rsidRDefault="00897DCF" w:rsidP="00C635EB">
            <w:pPr>
              <w:ind w:left="166"/>
              <w:rPr>
                <w:rFonts w:cs="Times New Roman"/>
                <w:szCs w:val="24"/>
              </w:rPr>
            </w:pPr>
            <w:r>
              <w:rPr>
                <w:rFonts w:cs="Times New Roman"/>
                <w:szCs w:val="24"/>
              </w:rPr>
              <w:t>User</w:t>
            </w:r>
            <w:r w:rsidR="000421B4">
              <w:rPr>
                <w:rFonts w:cs="Times New Roman"/>
                <w:szCs w:val="24"/>
              </w:rPr>
              <w:t xml:space="preserve">, </w:t>
            </w:r>
            <w:r>
              <w:rPr>
                <w:rFonts w:cs="Times New Roman"/>
                <w:szCs w:val="24"/>
              </w:rPr>
              <w:t>Class</w:t>
            </w:r>
          </w:p>
          <w:p w14:paraId="4EF2D0EC" w14:textId="3C7623DB" w:rsidR="00897DCF" w:rsidRDefault="00897DCF" w:rsidP="00C635EB">
            <w:pPr>
              <w:ind w:left="166"/>
              <w:rPr>
                <w:rFonts w:cs="Times New Roman"/>
                <w:szCs w:val="24"/>
              </w:rPr>
            </w:pPr>
            <w:r>
              <w:rPr>
                <w:rFonts w:cs="Times New Roman"/>
                <w:szCs w:val="24"/>
              </w:rPr>
              <w:t>Schedule</w:t>
            </w:r>
            <w:r w:rsidR="000421B4">
              <w:rPr>
                <w:rFonts w:cs="Times New Roman"/>
                <w:szCs w:val="24"/>
              </w:rPr>
              <w:t>,</w:t>
            </w:r>
            <w:r w:rsidR="00967E36">
              <w:rPr>
                <w:rFonts w:cs="Times New Roman"/>
                <w:szCs w:val="24"/>
              </w:rPr>
              <w:t xml:space="preserve"> </w:t>
            </w:r>
            <w:r>
              <w:rPr>
                <w:rFonts w:cs="Times New Roman"/>
                <w:szCs w:val="24"/>
              </w:rPr>
              <w:t>API</w:t>
            </w:r>
          </w:p>
          <w:p w14:paraId="47A1D410" w14:textId="3C7623DB" w:rsidR="00967E36" w:rsidRDefault="00967E36" w:rsidP="00C635EB">
            <w:pPr>
              <w:ind w:left="166"/>
              <w:rPr>
                <w:rFonts w:cs="Times New Roman"/>
                <w:szCs w:val="24"/>
              </w:rPr>
            </w:pPr>
            <w:r>
              <w:rPr>
                <w:rFonts w:cs="Times New Roman"/>
                <w:szCs w:val="24"/>
              </w:rPr>
              <w:t>4.9.2.1, 4.9.2.2</w:t>
            </w:r>
          </w:p>
          <w:p w14:paraId="3C7DC90D" w14:textId="3C7623DB" w:rsidR="00967E36" w:rsidRDefault="00967E36" w:rsidP="00C635EB">
            <w:pPr>
              <w:ind w:left="166"/>
              <w:rPr>
                <w:rFonts w:cs="Times New Roman"/>
                <w:szCs w:val="24"/>
              </w:rPr>
            </w:pPr>
            <w:r>
              <w:rPr>
                <w:rFonts w:cs="Times New Roman"/>
                <w:szCs w:val="24"/>
              </w:rPr>
              <w:t>4.9.2.3, 4.9.2.4</w:t>
            </w:r>
          </w:p>
          <w:p w14:paraId="0583E997" w14:textId="2CDB829D" w:rsidR="00967E36" w:rsidRPr="00D17734" w:rsidRDefault="00967E36" w:rsidP="00C635EB">
            <w:pPr>
              <w:ind w:left="166"/>
              <w:rPr>
                <w:rFonts w:cs="Times New Roman"/>
                <w:szCs w:val="24"/>
              </w:rPr>
            </w:pPr>
            <w:r>
              <w:rPr>
                <w:rFonts w:cs="Times New Roman"/>
                <w:szCs w:val="24"/>
              </w:rPr>
              <w:t>4.9.2.5, 4.9.2.6</w:t>
            </w:r>
          </w:p>
        </w:tc>
      </w:tr>
      <w:tr w:rsidR="00967E36" w:rsidRPr="00D17734" w14:paraId="492D2AC3"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1BAA5D83" w14:textId="77777777" w:rsidR="00967E36" w:rsidRDefault="00967E36" w:rsidP="00D4441C">
            <w:pPr>
              <w:ind w:left="176" w:right="162"/>
              <w:rPr>
                <w:rFonts w:eastAsia="Times New Roman" w:cs="Times New Roman"/>
                <w:szCs w:val="24"/>
              </w:rPr>
            </w:pPr>
            <w:r>
              <w:rPr>
                <w:rFonts w:eastAsia="Times New Roman" w:cs="Times New Roman"/>
                <w:szCs w:val="24"/>
              </w:rPr>
              <w:t xml:space="preserve">Class Filter </w:t>
            </w:r>
          </w:p>
          <w:p w14:paraId="71D21AC4" w14:textId="1D8E2770" w:rsidR="00967E36" w:rsidRDefault="00967E36" w:rsidP="00D4441C">
            <w:pPr>
              <w:ind w:left="176" w:right="162"/>
              <w:rPr>
                <w:rFonts w:eastAsia="Times New Roman" w:cs="Times New Roman"/>
                <w:szCs w:val="24"/>
              </w:rPr>
            </w:pPr>
            <w:r w:rsidRPr="00D17734">
              <w:rPr>
                <w:rFonts w:eastAsia="Times New Roman" w:cs="Times New Roman"/>
                <w:szCs w:val="24"/>
              </w:rPr>
              <w:t>(REQ 4</w:t>
            </w:r>
            <w:r>
              <w:rPr>
                <w:rFonts w:eastAsia="Times New Roman" w:cs="Times New Roman"/>
                <w:szCs w:val="24"/>
              </w:rPr>
              <w:t xml:space="preserve">3) </w:t>
            </w:r>
          </w:p>
          <w:p w14:paraId="33F76C2A" w14:textId="5F5175D5" w:rsidR="00967E36" w:rsidRDefault="00967E36" w:rsidP="00D4441C">
            <w:pPr>
              <w:ind w:left="176" w:right="162"/>
              <w:rPr>
                <w:rFonts w:eastAsia="Times New Roman" w:cs="Times New Roman"/>
                <w:szCs w:val="24"/>
              </w:rPr>
            </w:pPr>
            <w:r>
              <w:rPr>
                <w:rFonts w:eastAsia="Times New Roman" w:cs="Times New Roman"/>
                <w:szCs w:val="24"/>
              </w:rPr>
              <w:t>4.9.3</w:t>
            </w:r>
          </w:p>
        </w:tc>
        <w:tc>
          <w:tcPr>
            <w:tcW w:w="7931" w:type="dxa"/>
          </w:tcPr>
          <w:p w14:paraId="35FD5496" w14:textId="4745BA0B" w:rsidR="00967E36" w:rsidRDefault="00967E36" w:rsidP="00D4441C">
            <w:pPr>
              <w:ind w:left="166" w:right="245"/>
              <w:rPr>
                <w:rFonts w:eastAsia="Times New Roman" w:cs="Times New Roman"/>
              </w:rPr>
            </w:pPr>
            <w:r w:rsidRPr="078FCCC8">
              <w:rPr>
                <w:rFonts w:eastAsia="Times New Roman" w:cs="Times New Roman"/>
              </w:rPr>
              <w:t>The feature that allows the user to filter available classes by daytimes classes</w:t>
            </w:r>
            <w:r w:rsidR="2F27F860" w:rsidRPr="078FCCC8">
              <w:rPr>
                <w:rFonts w:eastAsia="Times New Roman" w:cs="Times New Roman"/>
              </w:rPr>
              <w:t>.</w:t>
            </w:r>
          </w:p>
        </w:tc>
        <w:tc>
          <w:tcPr>
            <w:tcW w:w="2847" w:type="dxa"/>
          </w:tcPr>
          <w:p w14:paraId="60896743" w14:textId="77777777" w:rsidR="00967E36" w:rsidRDefault="00967E36" w:rsidP="00C635EB">
            <w:pPr>
              <w:ind w:left="166"/>
              <w:rPr>
                <w:rFonts w:cs="Times New Roman"/>
                <w:szCs w:val="24"/>
              </w:rPr>
            </w:pPr>
            <w:r>
              <w:rPr>
                <w:rFonts w:cs="Times New Roman"/>
                <w:szCs w:val="24"/>
              </w:rPr>
              <w:t>User, Class</w:t>
            </w:r>
          </w:p>
          <w:p w14:paraId="124B6FDA" w14:textId="77777777" w:rsidR="00967E36" w:rsidRDefault="00967E36" w:rsidP="00C635EB">
            <w:pPr>
              <w:ind w:left="166"/>
              <w:rPr>
                <w:rFonts w:cs="Times New Roman"/>
                <w:szCs w:val="24"/>
              </w:rPr>
            </w:pPr>
            <w:r>
              <w:rPr>
                <w:rFonts w:cs="Times New Roman"/>
                <w:szCs w:val="24"/>
              </w:rPr>
              <w:t>Schedule, API</w:t>
            </w:r>
          </w:p>
          <w:p w14:paraId="730EB0FE" w14:textId="2002D7C2" w:rsidR="00967E36" w:rsidRDefault="00967E36" w:rsidP="00C635EB">
            <w:pPr>
              <w:ind w:left="166"/>
              <w:rPr>
                <w:rFonts w:cs="Times New Roman"/>
                <w:szCs w:val="24"/>
              </w:rPr>
            </w:pPr>
            <w:r>
              <w:rPr>
                <w:rFonts w:cs="Times New Roman"/>
                <w:szCs w:val="24"/>
              </w:rPr>
              <w:t>4.9.3.1, 4.9.3.2</w:t>
            </w:r>
          </w:p>
          <w:p w14:paraId="15A90653" w14:textId="7FD0C071" w:rsidR="00967E36" w:rsidRDefault="00967E36" w:rsidP="00C635EB">
            <w:pPr>
              <w:ind w:left="166"/>
              <w:rPr>
                <w:rFonts w:cs="Times New Roman"/>
                <w:szCs w:val="24"/>
              </w:rPr>
            </w:pPr>
            <w:r>
              <w:rPr>
                <w:rFonts w:cs="Times New Roman"/>
                <w:szCs w:val="24"/>
              </w:rPr>
              <w:t>4.9.3.3, 4.9.3.4</w:t>
            </w:r>
          </w:p>
          <w:p w14:paraId="52A2C35A" w14:textId="26BCEE78" w:rsidR="00967E36" w:rsidRDefault="00967E36" w:rsidP="00C635EB">
            <w:pPr>
              <w:ind w:left="166"/>
              <w:rPr>
                <w:rFonts w:cs="Times New Roman"/>
                <w:szCs w:val="24"/>
              </w:rPr>
            </w:pPr>
            <w:r>
              <w:rPr>
                <w:rFonts w:cs="Times New Roman"/>
                <w:szCs w:val="24"/>
              </w:rPr>
              <w:t>4.9.3.5, 4.9.3.6</w:t>
            </w:r>
          </w:p>
        </w:tc>
      </w:tr>
      <w:tr w:rsidR="00967E36" w:rsidRPr="00D17734" w14:paraId="4EF968A1"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4135AE74" w14:textId="77777777" w:rsidR="00967E36" w:rsidRDefault="00967E36" w:rsidP="00D4441C">
            <w:pPr>
              <w:ind w:left="176" w:right="162"/>
              <w:rPr>
                <w:rFonts w:eastAsia="Times New Roman" w:cs="Times New Roman"/>
                <w:szCs w:val="24"/>
              </w:rPr>
            </w:pPr>
            <w:r>
              <w:rPr>
                <w:rFonts w:eastAsia="Times New Roman" w:cs="Times New Roman"/>
                <w:szCs w:val="24"/>
              </w:rPr>
              <w:t xml:space="preserve">Class Filter </w:t>
            </w:r>
          </w:p>
          <w:p w14:paraId="437260AC" w14:textId="21EF1A59" w:rsidR="00967E36" w:rsidRDefault="00967E36" w:rsidP="00D4441C">
            <w:pPr>
              <w:ind w:left="176" w:right="162"/>
              <w:rPr>
                <w:rFonts w:eastAsia="Times New Roman" w:cs="Times New Roman"/>
                <w:szCs w:val="24"/>
              </w:rPr>
            </w:pPr>
            <w:r w:rsidRPr="00D17734">
              <w:rPr>
                <w:rFonts w:eastAsia="Times New Roman" w:cs="Times New Roman"/>
                <w:szCs w:val="24"/>
              </w:rPr>
              <w:t>(REQ 4</w:t>
            </w:r>
            <w:r>
              <w:rPr>
                <w:rFonts w:eastAsia="Times New Roman" w:cs="Times New Roman"/>
                <w:szCs w:val="24"/>
              </w:rPr>
              <w:t xml:space="preserve">4) </w:t>
            </w:r>
          </w:p>
          <w:p w14:paraId="5F6817B0" w14:textId="69B53862" w:rsidR="00967E36" w:rsidRDefault="00967E36" w:rsidP="00D4441C">
            <w:pPr>
              <w:ind w:left="176" w:right="162"/>
              <w:rPr>
                <w:rFonts w:eastAsia="Times New Roman" w:cs="Times New Roman"/>
                <w:szCs w:val="24"/>
              </w:rPr>
            </w:pPr>
            <w:r>
              <w:rPr>
                <w:rFonts w:eastAsia="Times New Roman" w:cs="Times New Roman"/>
                <w:szCs w:val="24"/>
              </w:rPr>
              <w:t>4.9.4</w:t>
            </w:r>
          </w:p>
        </w:tc>
        <w:tc>
          <w:tcPr>
            <w:tcW w:w="7931" w:type="dxa"/>
          </w:tcPr>
          <w:p w14:paraId="3761AA5B" w14:textId="118F635F" w:rsidR="00967E36" w:rsidRDefault="00967E36" w:rsidP="00D4441C">
            <w:pPr>
              <w:ind w:left="166" w:right="245"/>
              <w:rPr>
                <w:rFonts w:eastAsia="Times New Roman" w:cs="Times New Roman"/>
              </w:rPr>
            </w:pPr>
            <w:r w:rsidRPr="078FCCC8">
              <w:rPr>
                <w:rFonts w:eastAsia="Times New Roman" w:cs="Times New Roman"/>
              </w:rPr>
              <w:t xml:space="preserve">The feature that allows the user to filter available classes by </w:t>
            </w:r>
            <w:r w:rsidR="00496A88" w:rsidRPr="078FCCC8">
              <w:rPr>
                <w:rFonts w:eastAsia="Times New Roman" w:cs="Times New Roman"/>
              </w:rPr>
              <w:t>nighttime</w:t>
            </w:r>
            <w:r w:rsidRPr="078FCCC8">
              <w:rPr>
                <w:rFonts w:eastAsia="Times New Roman" w:cs="Times New Roman"/>
              </w:rPr>
              <w:t xml:space="preserve"> classes</w:t>
            </w:r>
            <w:r w:rsidR="1666BD66" w:rsidRPr="078FCCC8">
              <w:rPr>
                <w:rFonts w:eastAsia="Times New Roman" w:cs="Times New Roman"/>
              </w:rPr>
              <w:t>.</w:t>
            </w:r>
          </w:p>
        </w:tc>
        <w:tc>
          <w:tcPr>
            <w:tcW w:w="2847" w:type="dxa"/>
          </w:tcPr>
          <w:p w14:paraId="39576EFD" w14:textId="77777777" w:rsidR="00967E36" w:rsidRDefault="00967E36" w:rsidP="00C635EB">
            <w:pPr>
              <w:ind w:left="166"/>
              <w:rPr>
                <w:rFonts w:cs="Times New Roman"/>
                <w:szCs w:val="24"/>
              </w:rPr>
            </w:pPr>
            <w:r>
              <w:rPr>
                <w:rFonts w:cs="Times New Roman"/>
                <w:szCs w:val="24"/>
              </w:rPr>
              <w:t>User, Class</w:t>
            </w:r>
          </w:p>
          <w:p w14:paraId="6A49B613" w14:textId="77777777" w:rsidR="00967E36" w:rsidRDefault="00967E36" w:rsidP="00C635EB">
            <w:pPr>
              <w:ind w:left="166"/>
              <w:rPr>
                <w:rFonts w:cs="Times New Roman"/>
                <w:szCs w:val="24"/>
              </w:rPr>
            </w:pPr>
            <w:r>
              <w:rPr>
                <w:rFonts w:cs="Times New Roman"/>
                <w:szCs w:val="24"/>
              </w:rPr>
              <w:t>Schedule, API</w:t>
            </w:r>
          </w:p>
          <w:p w14:paraId="28DAF2C3" w14:textId="65136F65" w:rsidR="00967E36" w:rsidRDefault="00967E36" w:rsidP="00C635EB">
            <w:pPr>
              <w:ind w:left="166"/>
              <w:rPr>
                <w:rFonts w:cs="Times New Roman"/>
                <w:szCs w:val="24"/>
              </w:rPr>
            </w:pPr>
            <w:r>
              <w:rPr>
                <w:rFonts w:cs="Times New Roman"/>
                <w:szCs w:val="24"/>
              </w:rPr>
              <w:t>4.9.4.1, 4.9.4.2</w:t>
            </w:r>
          </w:p>
          <w:p w14:paraId="729FDFFB" w14:textId="4D8BF00D" w:rsidR="00967E36" w:rsidRDefault="00967E36" w:rsidP="00C635EB">
            <w:pPr>
              <w:ind w:left="166"/>
              <w:rPr>
                <w:rFonts w:cs="Times New Roman"/>
                <w:szCs w:val="24"/>
              </w:rPr>
            </w:pPr>
            <w:r>
              <w:rPr>
                <w:rFonts w:cs="Times New Roman"/>
                <w:szCs w:val="24"/>
              </w:rPr>
              <w:t>4.9.4.3, 4.9.4.4</w:t>
            </w:r>
          </w:p>
          <w:p w14:paraId="38D142B8" w14:textId="5EBB1018" w:rsidR="00967E36" w:rsidRDefault="00967E36" w:rsidP="00C635EB">
            <w:pPr>
              <w:ind w:left="166"/>
              <w:rPr>
                <w:rFonts w:cs="Times New Roman"/>
                <w:szCs w:val="24"/>
              </w:rPr>
            </w:pPr>
            <w:r>
              <w:rPr>
                <w:rFonts w:cs="Times New Roman"/>
                <w:szCs w:val="24"/>
              </w:rPr>
              <w:t>4.9.4.5, 4.9.4.6</w:t>
            </w:r>
          </w:p>
        </w:tc>
      </w:tr>
      <w:tr w:rsidR="000421B4" w:rsidRPr="00D17734" w14:paraId="7CA3103E"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09A65222" w14:textId="3C7623DB" w:rsidR="00496A88" w:rsidRDefault="000421B4" w:rsidP="00D4441C">
            <w:pPr>
              <w:ind w:left="176" w:right="162"/>
              <w:rPr>
                <w:rFonts w:eastAsia="Times New Roman" w:cs="Times New Roman"/>
                <w:szCs w:val="24"/>
              </w:rPr>
            </w:pPr>
            <w:r>
              <w:rPr>
                <w:rFonts w:eastAsia="Times New Roman" w:cs="Times New Roman"/>
                <w:szCs w:val="24"/>
              </w:rPr>
              <w:t xml:space="preserve">Automatic Registration restriction </w:t>
            </w:r>
          </w:p>
          <w:p w14:paraId="20925B71" w14:textId="3C7623DB" w:rsidR="00496A88" w:rsidRDefault="000421B4" w:rsidP="00D4441C">
            <w:pPr>
              <w:ind w:left="176" w:right="162"/>
              <w:rPr>
                <w:rFonts w:eastAsia="Times New Roman" w:cs="Times New Roman"/>
                <w:szCs w:val="24"/>
              </w:rPr>
            </w:pPr>
            <w:r w:rsidRPr="00D17734">
              <w:rPr>
                <w:rFonts w:eastAsia="Times New Roman" w:cs="Times New Roman"/>
                <w:szCs w:val="24"/>
              </w:rPr>
              <w:t>(REQ 45)</w:t>
            </w:r>
            <w:r>
              <w:rPr>
                <w:rFonts w:eastAsia="Times New Roman" w:cs="Times New Roman"/>
                <w:szCs w:val="24"/>
              </w:rPr>
              <w:t xml:space="preserve"> </w:t>
            </w:r>
          </w:p>
          <w:p w14:paraId="70B7DE6D" w14:textId="3C7623DB" w:rsidR="000421B4" w:rsidRPr="00D17734" w:rsidRDefault="000421B4" w:rsidP="00D4441C">
            <w:pPr>
              <w:ind w:left="176" w:right="162"/>
              <w:rPr>
                <w:rFonts w:eastAsia="Times New Roman" w:cs="Times New Roman"/>
                <w:szCs w:val="24"/>
              </w:rPr>
            </w:pPr>
            <w:r>
              <w:rPr>
                <w:rFonts w:eastAsia="Times New Roman" w:cs="Times New Roman"/>
                <w:szCs w:val="24"/>
              </w:rPr>
              <w:t>4.10.1</w:t>
            </w:r>
          </w:p>
        </w:tc>
        <w:tc>
          <w:tcPr>
            <w:tcW w:w="7931" w:type="dxa"/>
          </w:tcPr>
          <w:p w14:paraId="58DD00D2" w14:textId="779A1F35" w:rsidR="000421B4" w:rsidRPr="00D17734" w:rsidRDefault="000421B4" w:rsidP="00D4441C">
            <w:pPr>
              <w:ind w:left="166" w:right="245"/>
              <w:rPr>
                <w:rFonts w:eastAsia="Times New Roman" w:cs="Times New Roman"/>
              </w:rPr>
            </w:pPr>
            <w:r w:rsidRPr="078FCCC8">
              <w:rPr>
                <w:rFonts w:eastAsia="Times New Roman" w:cs="Times New Roman"/>
              </w:rPr>
              <w:t>The feature that will block automatic registration if there is any hold</w:t>
            </w:r>
            <w:r w:rsidR="51769A36" w:rsidRPr="078FCCC8">
              <w:rPr>
                <w:rFonts w:eastAsia="Times New Roman" w:cs="Times New Roman"/>
              </w:rPr>
              <w:t>.</w:t>
            </w:r>
          </w:p>
        </w:tc>
        <w:tc>
          <w:tcPr>
            <w:tcW w:w="2847" w:type="dxa"/>
          </w:tcPr>
          <w:p w14:paraId="4C3610B6" w14:textId="78AB8F86" w:rsidR="000421B4" w:rsidRDefault="000421B4" w:rsidP="00C635EB">
            <w:pPr>
              <w:ind w:left="166"/>
              <w:rPr>
                <w:rFonts w:cs="Times New Roman"/>
                <w:szCs w:val="24"/>
              </w:rPr>
            </w:pPr>
            <w:r>
              <w:rPr>
                <w:rFonts w:cs="Times New Roman"/>
                <w:szCs w:val="24"/>
              </w:rPr>
              <w:t>Registration</w:t>
            </w:r>
            <w:r w:rsidR="00CA2BFD">
              <w:rPr>
                <w:rFonts w:cs="Times New Roman"/>
                <w:szCs w:val="24"/>
              </w:rPr>
              <w:t xml:space="preserve">, </w:t>
            </w:r>
            <w:r>
              <w:rPr>
                <w:rFonts w:cs="Times New Roman"/>
                <w:szCs w:val="24"/>
              </w:rPr>
              <w:t>Holds</w:t>
            </w:r>
          </w:p>
          <w:p w14:paraId="317550A1" w14:textId="78AB8F86" w:rsidR="00CA2BFD" w:rsidRPr="00D17734" w:rsidRDefault="00CA2BFD" w:rsidP="00C635EB">
            <w:pPr>
              <w:ind w:left="166"/>
              <w:rPr>
                <w:rFonts w:cs="Times New Roman"/>
                <w:szCs w:val="24"/>
              </w:rPr>
            </w:pPr>
            <w:r>
              <w:rPr>
                <w:rFonts w:cs="Times New Roman"/>
                <w:szCs w:val="24"/>
              </w:rPr>
              <w:t>4.10.1.1, 4.10.1.2</w:t>
            </w:r>
          </w:p>
        </w:tc>
      </w:tr>
      <w:tr w:rsidR="000421B4" w:rsidRPr="00D17734" w14:paraId="73BC9220"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6E697253" w14:textId="78AB8F86" w:rsidR="00CA2BFD" w:rsidRDefault="000421B4" w:rsidP="00D4441C">
            <w:pPr>
              <w:ind w:left="176" w:right="162"/>
              <w:rPr>
                <w:rFonts w:eastAsia="Times New Roman" w:cs="Times New Roman"/>
                <w:szCs w:val="24"/>
              </w:rPr>
            </w:pPr>
            <w:r>
              <w:rPr>
                <w:rFonts w:eastAsia="Times New Roman" w:cs="Times New Roman"/>
                <w:szCs w:val="24"/>
              </w:rPr>
              <w:t xml:space="preserve">Automatic Registration check </w:t>
            </w:r>
          </w:p>
          <w:p w14:paraId="4E660F6A" w14:textId="78AB8F86" w:rsidR="00CA2BFD" w:rsidRPr="0022770A" w:rsidRDefault="000421B4" w:rsidP="00D4441C">
            <w:pPr>
              <w:ind w:left="176" w:right="162"/>
              <w:rPr>
                <w:rFonts w:eastAsia="Times New Roman" w:cs="Times New Roman"/>
                <w:szCs w:val="24"/>
              </w:rPr>
            </w:pPr>
            <w:r w:rsidRPr="00D17734">
              <w:rPr>
                <w:rFonts w:eastAsia="Times New Roman" w:cs="Times New Roman"/>
                <w:szCs w:val="24"/>
              </w:rPr>
              <w:t>(</w:t>
            </w:r>
            <w:r w:rsidRPr="0022770A">
              <w:rPr>
                <w:rFonts w:eastAsia="Times New Roman" w:cs="Times New Roman"/>
                <w:szCs w:val="24"/>
              </w:rPr>
              <w:t xml:space="preserve">REQ 46) </w:t>
            </w:r>
          </w:p>
          <w:p w14:paraId="49006951" w14:textId="78AB8F86" w:rsidR="000421B4" w:rsidRPr="00D17734" w:rsidRDefault="000421B4" w:rsidP="00D4441C">
            <w:pPr>
              <w:ind w:left="176" w:right="162"/>
              <w:rPr>
                <w:rFonts w:eastAsia="Times New Roman" w:cs="Times New Roman"/>
                <w:szCs w:val="24"/>
              </w:rPr>
            </w:pPr>
            <w:r w:rsidRPr="0022770A">
              <w:rPr>
                <w:rFonts w:eastAsia="Times New Roman" w:cs="Times New Roman"/>
                <w:szCs w:val="24"/>
              </w:rPr>
              <w:t>4.10.2</w:t>
            </w:r>
          </w:p>
        </w:tc>
        <w:tc>
          <w:tcPr>
            <w:tcW w:w="7931" w:type="dxa"/>
          </w:tcPr>
          <w:p w14:paraId="2FD52A95" w14:textId="62C21C94" w:rsidR="000421B4" w:rsidRPr="00D17734" w:rsidRDefault="000421B4" w:rsidP="00D4441C">
            <w:pPr>
              <w:ind w:left="166" w:right="245"/>
              <w:rPr>
                <w:rFonts w:eastAsia="Times New Roman" w:cs="Times New Roman"/>
              </w:rPr>
            </w:pPr>
            <w:r w:rsidRPr="078FCCC8">
              <w:rPr>
                <w:rFonts w:eastAsia="Times New Roman" w:cs="Times New Roman"/>
              </w:rPr>
              <w:t>The feature that will check if the user has enabled the automatic registration feature</w:t>
            </w:r>
            <w:r w:rsidR="26C1819B" w:rsidRPr="078FCCC8">
              <w:rPr>
                <w:rFonts w:eastAsia="Times New Roman" w:cs="Times New Roman"/>
              </w:rPr>
              <w:t>.</w:t>
            </w:r>
          </w:p>
        </w:tc>
        <w:tc>
          <w:tcPr>
            <w:tcW w:w="2847" w:type="dxa"/>
          </w:tcPr>
          <w:p w14:paraId="0B27A034" w14:textId="77777777" w:rsidR="000421B4" w:rsidRDefault="000421B4" w:rsidP="00C635EB">
            <w:pPr>
              <w:ind w:left="166"/>
              <w:rPr>
                <w:rFonts w:cs="Times New Roman"/>
                <w:szCs w:val="24"/>
              </w:rPr>
            </w:pPr>
            <w:r>
              <w:rPr>
                <w:rFonts w:cs="Times New Roman"/>
                <w:szCs w:val="24"/>
              </w:rPr>
              <w:t>API</w:t>
            </w:r>
          </w:p>
          <w:p w14:paraId="0A39A124" w14:textId="77777777" w:rsidR="000421B4" w:rsidRDefault="000421B4" w:rsidP="00C635EB">
            <w:pPr>
              <w:ind w:left="166"/>
              <w:rPr>
                <w:rFonts w:cs="Times New Roman"/>
                <w:szCs w:val="24"/>
              </w:rPr>
            </w:pPr>
            <w:r>
              <w:rPr>
                <w:rFonts w:cs="Times New Roman"/>
                <w:szCs w:val="24"/>
              </w:rPr>
              <w:t>Class</w:t>
            </w:r>
          </w:p>
          <w:p w14:paraId="1FCF6E06" w14:textId="554C98A2" w:rsidR="000421B4" w:rsidRPr="00D17734" w:rsidRDefault="000421B4" w:rsidP="00C635EB">
            <w:pPr>
              <w:ind w:left="166"/>
              <w:rPr>
                <w:rFonts w:cs="Times New Roman"/>
                <w:szCs w:val="24"/>
              </w:rPr>
            </w:pPr>
            <w:r>
              <w:rPr>
                <w:rFonts w:cs="Times New Roman"/>
                <w:szCs w:val="24"/>
              </w:rPr>
              <w:t>Registration</w:t>
            </w:r>
          </w:p>
        </w:tc>
      </w:tr>
      <w:tr w:rsidR="000421B4" w:rsidRPr="00D17734" w14:paraId="3A285B8E"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5014A199" w14:textId="78AB8F86" w:rsidR="00CA2BFD" w:rsidRDefault="000421B4" w:rsidP="00D4441C">
            <w:pPr>
              <w:ind w:left="176" w:right="162"/>
              <w:rPr>
                <w:rFonts w:eastAsia="Times New Roman" w:cs="Times New Roman"/>
                <w:szCs w:val="24"/>
              </w:rPr>
            </w:pPr>
            <w:r>
              <w:rPr>
                <w:rFonts w:eastAsia="Times New Roman" w:cs="Times New Roman"/>
                <w:szCs w:val="24"/>
              </w:rPr>
              <w:t>Automatic Registration: class status</w:t>
            </w:r>
          </w:p>
          <w:p w14:paraId="0364B600" w14:textId="78AB8F86" w:rsidR="00CA2BFD" w:rsidRDefault="000421B4" w:rsidP="00D4441C">
            <w:pPr>
              <w:ind w:left="176" w:right="162"/>
              <w:rPr>
                <w:rFonts w:eastAsia="Times New Roman" w:cs="Times New Roman"/>
                <w:szCs w:val="24"/>
              </w:rPr>
            </w:pPr>
            <w:r>
              <w:rPr>
                <w:rFonts w:eastAsia="Times New Roman" w:cs="Times New Roman"/>
                <w:szCs w:val="24"/>
              </w:rPr>
              <w:t xml:space="preserve"> </w:t>
            </w:r>
            <w:r w:rsidRPr="00D17734">
              <w:rPr>
                <w:rFonts w:eastAsia="Times New Roman" w:cs="Times New Roman"/>
                <w:szCs w:val="24"/>
              </w:rPr>
              <w:t>(REQ 47)</w:t>
            </w:r>
            <w:r>
              <w:rPr>
                <w:rFonts w:eastAsia="Times New Roman" w:cs="Times New Roman"/>
                <w:szCs w:val="24"/>
              </w:rPr>
              <w:t xml:space="preserve"> </w:t>
            </w:r>
          </w:p>
          <w:p w14:paraId="4D145BEC" w14:textId="78AB8F86" w:rsidR="000421B4" w:rsidRPr="00D17734" w:rsidRDefault="000421B4" w:rsidP="00D4441C">
            <w:pPr>
              <w:ind w:left="176" w:right="162"/>
              <w:rPr>
                <w:rFonts w:eastAsia="Times New Roman" w:cs="Times New Roman"/>
                <w:szCs w:val="24"/>
              </w:rPr>
            </w:pPr>
            <w:r>
              <w:rPr>
                <w:rFonts w:eastAsia="Times New Roman" w:cs="Times New Roman"/>
                <w:szCs w:val="24"/>
              </w:rPr>
              <w:lastRenderedPageBreak/>
              <w:t>4.10.3</w:t>
            </w:r>
          </w:p>
        </w:tc>
        <w:tc>
          <w:tcPr>
            <w:tcW w:w="7931" w:type="dxa"/>
          </w:tcPr>
          <w:p w14:paraId="211743A7" w14:textId="757255A8" w:rsidR="000421B4" w:rsidRPr="00D17734" w:rsidRDefault="000421B4" w:rsidP="00D4441C">
            <w:pPr>
              <w:ind w:left="166" w:right="245"/>
              <w:rPr>
                <w:rFonts w:eastAsia="Times New Roman" w:cs="Times New Roman"/>
              </w:rPr>
            </w:pPr>
            <w:r w:rsidRPr="078FCCC8">
              <w:rPr>
                <w:rFonts w:eastAsia="Times New Roman" w:cs="Times New Roman"/>
              </w:rPr>
              <w:lastRenderedPageBreak/>
              <w:t>The feature that will check if a class is available or closed before an automatic registration</w:t>
            </w:r>
            <w:r w:rsidR="69666A0B" w:rsidRPr="078FCCC8">
              <w:rPr>
                <w:rFonts w:eastAsia="Times New Roman" w:cs="Times New Roman"/>
              </w:rPr>
              <w:t>.</w:t>
            </w:r>
          </w:p>
        </w:tc>
        <w:tc>
          <w:tcPr>
            <w:tcW w:w="2847" w:type="dxa"/>
          </w:tcPr>
          <w:p w14:paraId="76885AEF" w14:textId="77777777" w:rsidR="000421B4" w:rsidRDefault="000421B4" w:rsidP="00C635EB">
            <w:pPr>
              <w:ind w:left="166"/>
              <w:rPr>
                <w:rFonts w:cs="Times New Roman"/>
                <w:szCs w:val="24"/>
              </w:rPr>
            </w:pPr>
            <w:r>
              <w:rPr>
                <w:rFonts w:cs="Times New Roman"/>
                <w:szCs w:val="24"/>
              </w:rPr>
              <w:t>API</w:t>
            </w:r>
          </w:p>
          <w:p w14:paraId="148B2C1F" w14:textId="1DAC4592" w:rsidR="000421B4" w:rsidRPr="00D17734" w:rsidRDefault="000421B4" w:rsidP="00C635EB">
            <w:pPr>
              <w:ind w:left="166"/>
              <w:rPr>
                <w:rFonts w:cs="Times New Roman"/>
                <w:szCs w:val="24"/>
              </w:rPr>
            </w:pPr>
            <w:r>
              <w:rPr>
                <w:rFonts w:cs="Times New Roman"/>
                <w:szCs w:val="24"/>
              </w:rPr>
              <w:t>Class</w:t>
            </w:r>
          </w:p>
        </w:tc>
      </w:tr>
      <w:tr w:rsidR="000421B4" w:rsidRPr="00D17734" w14:paraId="6377EBE9"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218DD22C" w14:textId="78AB8F86" w:rsidR="00CA2BFD" w:rsidRDefault="000421B4" w:rsidP="00D4441C">
            <w:pPr>
              <w:ind w:left="176" w:right="162"/>
              <w:rPr>
                <w:rFonts w:eastAsia="Times New Roman" w:cs="Times New Roman"/>
                <w:szCs w:val="24"/>
              </w:rPr>
            </w:pPr>
            <w:r>
              <w:rPr>
                <w:rFonts w:eastAsia="Times New Roman" w:cs="Times New Roman"/>
                <w:szCs w:val="24"/>
              </w:rPr>
              <w:t xml:space="preserve">Automatic Registration </w:t>
            </w:r>
            <w:r w:rsidRPr="00D17734">
              <w:rPr>
                <w:rFonts w:eastAsia="Times New Roman" w:cs="Times New Roman"/>
                <w:szCs w:val="24"/>
              </w:rPr>
              <w:t>(REQ 48)</w:t>
            </w:r>
            <w:r>
              <w:rPr>
                <w:rFonts w:eastAsia="Times New Roman" w:cs="Times New Roman"/>
                <w:szCs w:val="24"/>
              </w:rPr>
              <w:t xml:space="preserve"> </w:t>
            </w:r>
          </w:p>
          <w:p w14:paraId="5EA61693" w14:textId="78AB8F86" w:rsidR="000421B4" w:rsidRPr="00D17734" w:rsidRDefault="000421B4" w:rsidP="00D4441C">
            <w:pPr>
              <w:ind w:left="176" w:right="162"/>
              <w:rPr>
                <w:rFonts w:eastAsia="Times New Roman" w:cs="Times New Roman"/>
                <w:szCs w:val="24"/>
              </w:rPr>
            </w:pPr>
            <w:r>
              <w:rPr>
                <w:rFonts w:eastAsia="Times New Roman" w:cs="Times New Roman"/>
                <w:szCs w:val="24"/>
              </w:rPr>
              <w:t>4.10.4</w:t>
            </w:r>
          </w:p>
        </w:tc>
        <w:tc>
          <w:tcPr>
            <w:tcW w:w="7931" w:type="dxa"/>
          </w:tcPr>
          <w:p w14:paraId="24BCFC77" w14:textId="333F74C9" w:rsidR="000421B4" w:rsidRPr="00D17734" w:rsidRDefault="000421B4" w:rsidP="00D4441C">
            <w:pPr>
              <w:ind w:left="166" w:right="245"/>
              <w:rPr>
                <w:rFonts w:eastAsia="Times New Roman" w:cs="Times New Roman"/>
              </w:rPr>
            </w:pPr>
            <w:r w:rsidRPr="078FCCC8">
              <w:rPr>
                <w:rFonts w:eastAsia="Times New Roman" w:cs="Times New Roman"/>
              </w:rPr>
              <w:t>The ability the user shall have to enable or disable automatic registration</w:t>
            </w:r>
            <w:r w:rsidR="00D92ED5" w:rsidRPr="078FCCC8">
              <w:rPr>
                <w:rFonts w:eastAsia="Times New Roman" w:cs="Times New Roman"/>
              </w:rPr>
              <w:t>.</w:t>
            </w:r>
          </w:p>
        </w:tc>
        <w:tc>
          <w:tcPr>
            <w:tcW w:w="2847" w:type="dxa"/>
          </w:tcPr>
          <w:p w14:paraId="74F5A523" w14:textId="77777777" w:rsidR="000421B4" w:rsidRDefault="000421B4" w:rsidP="00C635EB">
            <w:pPr>
              <w:ind w:left="166"/>
              <w:rPr>
                <w:rFonts w:cs="Times New Roman"/>
                <w:szCs w:val="24"/>
              </w:rPr>
            </w:pPr>
            <w:r>
              <w:rPr>
                <w:rFonts w:cs="Times New Roman"/>
                <w:szCs w:val="24"/>
              </w:rPr>
              <w:t>Registration</w:t>
            </w:r>
          </w:p>
          <w:p w14:paraId="012E2CC3" w14:textId="5FC734C0" w:rsidR="000421B4" w:rsidRPr="00D17734" w:rsidRDefault="000421B4" w:rsidP="00C635EB">
            <w:pPr>
              <w:ind w:left="166"/>
              <w:rPr>
                <w:rFonts w:cs="Times New Roman"/>
                <w:szCs w:val="24"/>
              </w:rPr>
            </w:pPr>
            <w:r>
              <w:rPr>
                <w:rFonts w:cs="Times New Roman"/>
                <w:szCs w:val="24"/>
              </w:rPr>
              <w:t>User</w:t>
            </w:r>
          </w:p>
        </w:tc>
      </w:tr>
      <w:tr w:rsidR="000421B4" w14:paraId="04BE1955"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0CA313A2" w14:textId="78AB8F86" w:rsidR="00CA2BFD" w:rsidRDefault="000421B4" w:rsidP="00D4441C">
            <w:pPr>
              <w:ind w:left="176" w:right="162"/>
              <w:rPr>
                <w:rFonts w:eastAsia="Times New Roman" w:cs="Times New Roman"/>
                <w:szCs w:val="24"/>
              </w:rPr>
            </w:pPr>
            <w:r w:rsidRPr="0CC7FDE6">
              <w:rPr>
                <w:rFonts w:eastAsia="Times New Roman" w:cs="Times New Roman"/>
                <w:szCs w:val="24"/>
              </w:rPr>
              <w:t>Request class</w:t>
            </w:r>
            <w:r w:rsidRPr="00D17734">
              <w:rPr>
                <w:rFonts w:eastAsia="Times New Roman" w:cs="Times New Roman"/>
                <w:szCs w:val="24"/>
              </w:rPr>
              <w:t xml:space="preserve"> </w:t>
            </w:r>
          </w:p>
          <w:p w14:paraId="71DD8EE2" w14:textId="78AB8F86" w:rsidR="00CA2BFD" w:rsidRDefault="000421B4" w:rsidP="00D4441C">
            <w:pPr>
              <w:ind w:left="176" w:right="162"/>
              <w:rPr>
                <w:rFonts w:eastAsia="Times New Roman" w:cs="Times New Roman"/>
                <w:szCs w:val="24"/>
              </w:rPr>
            </w:pPr>
            <w:r w:rsidRPr="00D17734">
              <w:rPr>
                <w:rFonts w:eastAsia="Times New Roman" w:cs="Times New Roman"/>
                <w:szCs w:val="24"/>
              </w:rPr>
              <w:t>(REQ 49)</w:t>
            </w:r>
            <w:r>
              <w:rPr>
                <w:rFonts w:eastAsia="Times New Roman" w:cs="Times New Roman"/>
                <w:szCs w:val="24"/>
              </w:rPr>
              <w:t xml:space="preserve"> </w:t>
            </w:r>
          </w:p>
          <w:p w14:paraId="51C2B175" w14:textId="78AB8F86" w:rsidR="000421B4" w:rsidRDefault="000421B4" w:rsidP="00D4441C">
            <w:pPr>
              <w:ind w:left="176" w:right="162"/>
              <w:rPr>
                <w:rFonts w:eastAsia="Times New Roman" w:cs="Times New Roman"/>
                <w:szCs w:val="24"/>
              </w:rPr>
            </w:pPr>
            <w:r>
              <w:rPr>
                <w:rFonts w:eastAsia="Times New Roman" w:cs="Times New Roman"/>
                <w:szCs w:val="24"/>
              </w:rPr>
              <w:t>4.11.1</w:t>
            </w:r>
          </w:p>
        </w:tc>
        <w:tc>
          <w:tcPr>
            <w:tcW w:w="7931" w:type="dxa"/>
          </w:tcPr>
          <w:p w14:paraId="565A85B3" w14:textId="6497BBB3" w:rsidR="000421B4" w:rsidRDefault="000421B4" w:rsidP="00D4441C">
            <w:pPr>
              <w:ind w:left="166" w:right="245"/>
              <w:rPr>
                <w:rFonts w:cs="Times New Roman"/>
              </w:rPr>
            </w:pPr>
            <w:r w:rsidRPr="078FCCC8">
              <w:rPr>
                <w:rFonts w:cs="Times New Roman"/>
              </w:rPr>
              <w:t xml:space="preserve">Request </w:t>
            </w:r>
            <w:r w:rsidR="22766724" w:rsidRPr="078FCCC8">
              <w:rPr>
                <w:rFonts w:cs="Times New Roman"/>
              </w:rPr>
              <w:t>from</w:t>
            </w:r>
            <w:r w:rsidR="20860F4F" w:rsidRPr="078FCCC8">
              <w:rPr>
                <w:rFonts w:cs="Times New Roman"/>
              </w:rPr>
              <w:t xml:space="preserve"> </w:t>
            </w:r>
            <w:r w:rsidRPr="078FCCC8">
              <w:rPr>
                <w:rFonts w:cs="Times New Roman"/>
              </w:rPr>
              <w:t>Backend the info from the class selected.</w:t>
            </w:r>
          </w:p>
        </w:tc>
        <w:tc>
          <w:tcPr>
            <w:tcW w:w="2847" w:type="dxa"/>
          </w:tcPr>
          <w:p w14:paraId="76C87621" w14:textId="0DDDF8D9" w:rsidR="000421B4" w:rsidRDefault="000421B4" w:rsidP="00C635EB">
            <w:pPr>
              <w:spacing w:line="259" w:lineRule="auto"/>
              <w:ind w:left="166"/>
              <w:rPr>
                <w:rFonts w:cs="Times New Roman"/>
                <w:szCs w:val="24"/>
              </w:rPr>
            </w:pPr>
            <w:r w:rsidRPr="0CC7FDE6">
              <w:rPr>
                <w:rFonts w:cs="Times New Roman"/>
                <w:szCs w:val="24"/>
              </w:rPr>
              <w:t>Class</w:t>
            </w:r>
          </w:p>
        </w:tc>
      </w:tr>
      <w:tr w:rsidR="000421B4" w14:paraId="7D8DE007"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5B1FC32F" w14:textId="78AB8F86" w:rsidR="00CA2BFD" w:rsidRDefault="000421B4" w:rsidP="00D4441C">
            <w:pPr>
              <w:ind w:left="176" w:right="162"/>
              <w:rPr>
                <w:rFonts w:cs="Times New Roman"/>
                <w:szCs w:val="24"/>
              </w:rPr>
            </w:pPr>
            <w:r w:rsidRPr="00D17734">
              <w:rPr>
                <w:rFonts w:cs="Times New Roman"/>
                <w:szCs w:val="24"/>
              </w:rPr>
              <w:t xml:space="preserve">Get class </w:t>
            </w:r>
          </w:p>
          <w:p w14:paraId="60797991" w14:textId="78AB8F86" w:rsidR="00CA2BFD" w:rsidRDefault="000421B4" w:rsidP="00D4441C">
            <w:pPr>
              <w:ind w:left="176" w:right="162"/>
              <w:rPr>
                <w:rFonts w:cs="Times New Roman"/>
                <w:szCs w:val="24"/>
              </w:rPr>
            </w:pPr>
            <w:r w:rsidRPr="00D17734">
              <w:rPr>
                <w:rFonts w:cs="Times New Roman"/>
                <w:szCs w:val="24"/>
              </w:rPr>
              <w:t>(REQ 50)</w:t>
            </w:r>
            <w:r>
              <w:rPr>
                <w:rFonts w:cs="Times New Roman"/>
                <w:szCs w:val="24"/>
              </w:rPr>
              <w:t xml:space="preserve"> </w:t>
            </w:r>
          </w:p>
          <w:p w14:paraId="6A801075" w14:textId="78AB8F86" w:rsidR="000421B4" w:rsidRDefault="000421B4" w:rsidP="00D4441C">
            <w:pPr>
              <w:ind w:left="176" w:right="162"/>
              <w:rPr>
                <w:rFonts w:cs="Times New Roman"/>
                <w:szCs w:val="24"/>
              </w:rPr>
            </w:pPr>
            <w:r>
              <w:rPr>
                <w:rFonts w:eastAsia="Times New Roman" w:cs="Times New Roman"/>
                <w:szCs w:val="24"/>
              </w:rPr>
              <w:t>4.11.2</w:t>
            </w:r>
          </w:p>
        </w:tc>
        <w:tc>
          <w:tcPr>
            <w:tcW w:w="7931" w:type="dxa"/>
          </w:tcPr>
          <w:p w14:paraId="09DD283B" w14:textId="56B0823F" w:rsidR="000421B4" w:rsidRDefault="000421B4" w:rsidP="00D4441C">
            <w:pPr>
              <w:ind w:left="166" w:right="245"/>
              <w:rPr>
                <w:rFonts w:cs="Times New Roman"/>
                <w:szCs w:val="24"/>
              </w:rPr>
            </w:pPr>
            <w:r w:rsidRPr="0CC7FDE6">
              <w:rPr>
                <w:rFonts w:cs="Times New Roman"/>
                <w:szCs w:val="24"/>
              </w:rPr>
              <w:t>Get the data from Backend to the UI (Code, name, description, seats available, instructors, day/time).</w:t>
            </w:r>
          </w:p>
        </w:tc>
        <w:tc>
          <w:tcPr>
            <w:tcW w:w="2847" w:type="dxa"/>
          </w:tcPr>
          <w:p w14:paraId="04E16F5F" w14:textId="7CED8AE7" w:rsidR="000421B4" w:rsidRDefault="000421B4" w:rsidP="00C635EB">
            <w:pPr>
              <w:spacing w:line="259" w:lineRule="auto"/>
              <w:ind w:left="166"/>
              <w:rPr>
                <w:rFonts w:cs="Times New Roman"/>
                <w:szCs w:val="24"/>
              </w:rPr>
            </w:pPr>
            <w:r w:rsidRPr="0CC7FDE6">
              <w:rPr>
                <w:rFonts w:cs="Times New Roman"/>
                <w:szCs w:val="24"/>
              </w:rPr>
              <w:t>Instructor</w:t>
            </w:r>
          </w:p>
          <w:p w14:paraId="2F77E448" w14:textId="7CED8AE7" w:rsidR="00C17312" w:rsidRDefault="00C17312" w:rsidP="00C635EB">
            <w:pPr>
              <w:spacing w:line="259" w:lineRule="auto"/>
              <w:ind w:left="166"/>
              <w:rPr>
                <w:rFonts w:cs="Times New Roman"/>
                <w:szCs w:val="24"/>
              </w:rPr>
            </w:pPr>
            <w:r>
              <w:rPr>
                <w:rFonts w:cs="Times New Roman"/>
                <w:szCs w:val="24"/>
              </w:rPr>
              <w:t>4.11.2.1, 4.11.2.2</w:t>
            </w:r>
          </w:p>
          <w:p w14:paraId="5369EC6F" w14:textId="7CED8AE7" w:rsidR="00C17312" w:rsidRDefault="00C17312" w:rsidP="00C635EB">
            <w:pPr>
              <w:spacing w:line="259" w:lineRule="auto"/>
              <w:ind w:left="166"/>
              <w:rPr>
                <w:rFonts w:cs="Times New Roman"/>
                <w:szCs w:val="24"/>
              </w:rPr>
            </w:pPr>
            <w:r>
              <w:rPr>
                <w:rFonts w:cs="Times New Roman"/>
                <w:szCs w:val="24"/>
              </w:rPr>
              <w:t>4.11.2.3, 4.11.2.4</w:t>
            </w:r>
          </w:p>
          <w:p w14:paraId="3BCE9D48" w14:textId="7CED8AE7" w:rsidR="00C17312" w:rsidRDefault="00C17312" w:rsidP="00C635EB">
            <w:pPr>
              <w:spacing w:line="259" w:lineRule="auto"/>
              <w:ind w:left="166"/>
              <w:rPr>
                <w:rFonts w:cs="Times New Roman"/>
                <w:szCs w:val="24"/>
              </w:rPr>
            </w:pPr>
            <w:r>
              <w:rPr>
                <w:rFonts w:cs="Times New Roman"/>
                <w:szCs w:val="24"/>
              </w:rPr>
              <w:t>4.11.2.5, 4.11.2.6</w:t>
            </w:r>
          </w:p>
        </w:tc>
      </w:tr>
      <w:tr w:rsidR="000421B4" w14:paraId="27C34BD4"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507C7AAC" w14:textId="78AB8F86" w:rsidR="00CA2BFD" w:rsidRDefault="000421B4" w:rsidP="00D4441C">
            <w:pPr>
              <w:ind w:left="176" w:right="162"/>
              <w:rPr>
                <w:rFonts w:cs="Times New Roman"/>
                <w:szCs w:val="24"/>
              </w:rPr>
            </w:pPr>
            <w:r w:rsidRPr="0CC7FDE6">
              <w:rPr>
                <w:rFonts w:cs="Times New Roman"/>
                <w:szCs w:val="24"/>
              </w:rPr>
              <w:t>Display class</w:t>
            </w:r>
            <w:r w:rsidRPr="00D17734">
              <w:rPr>
                <w:rFonts w:cs="Times New Roman"/>
                <w:szCs w:val="24"/>
              </w:rPr>
              <w:t xml:space="preserve"> </w:t>
            </w:r>
          </w:p>
          <w:p w14:paraId="5267238C" w14:textId="78AB8F86" w:rsidR="00CA2BFD" w:rsidRDefault="000421B4" w:rsidP="00D4441C">
            <w:pPr>
              <w:ind w:left="176" w:right="162"/>
              <w:rPr>
                <w:rFonts w:cs="Times New Roman"/>
                <w:szCs w:val="24"/>
              </w:rPr>
            </w:pPr>
            <w:r w:rsidRPr="00D17734">
              <w:rPr>
                <w:rFonts w:cs="Times New Roman"/>
                <w:szCs w:val="24"/>
              </w:rPr>
              <w:t>(REQ 51)</w:t>
            </w:r>
            <w:r>
              <w:rPr>
                <w:rFonts w:cs="Times New Roman"/>
                <w:szCs w:val="24"/>
              </w:rPr>
              <w:t xml:space="preserve"> </w:t>
            </w:r>
          </w:p>
          <w:p w14:paraId="1ABE855D" w14:textId="78AB8F86" w:rsidR="000421B4" w:rsidRDefault="000421B4" w:rsidP="00D4441C">
            <w:pPr>
              <w:ind w:left="176" w:right="162"/>
              <w:rPr>
                <w:rFonts w:cs="Times New Roman"/>
                <w:szCs w:val="24"/>
              </w:rPr>
            </w:pPr>
            <w:r>
              <w:rPr>
                <w:rFonts w:eastAsia="Times New Roman" w:cs="Times New Roman"/>
                <w:szCs w:val="24"/>
              </w:rPr>
              <w:t>4.11.3</w:t>
            </w:r>
          </w:p>
        </w:tc>
        <w:tc>
          <w:tcPr>
            <w:tcW w:w="7931" w:type="dxa"/>
          </w:tcPr>
          <w:p w14:paraId="12E97FC6" w14:textId="6A570A32" w:rsidR="000421B4" w:rsidRDefault="000421B4" w:rsidP="00D4441C">
            <w:pPr>
              <w:ind w:left="166" w:right="245"/>
              <w:rPr>
                <w:rFonts w:cs="Times New Roman"/>
                <w:szCs w:val="24"/>
              </w:rPr>
            </w:pPr>
            <w:r w:rsidRPr="0CC7FDE6">
              <w:rPr>
                <w:rFonts w:cs="Times New Roman"/>
                <w:szCs w:val="24"/>
              </w:rPr>
              <w:t>Display the data when registering (Code, name, description, seats available, instructors, day/time).</w:t>
            </w:r>
          </w:p>
        </w:tc>
        <w:tc>
          <w:tcPr>
            <w:tcW w:w="2847" w:type="dxa"/>
          </w:tcPr>
          <w:p w14:paraId="2313AB94" w14:textId="1F198DCD" w:rsidR="000421B4" w:rsidRDefault="000421B4" w:rsidP="00C635EB">
            <w:pPr>
              <w:spacing w:line="259" w:lineRule="auto"/>
              <w:ind w:left="166"/>
              <w:rPr>
                <w:rFonts w:cs="Times New Roman"/>
                <w:szCs w:val="24"/>
              </w:rPr>
            </w:pPr>
            <w:proofErr w:type="spellStart"/>
            <w:r w:rsidRPr="0CC7FDE6">
              <w:rPr>
                <w:rFonts w:cs="Times New Roman"/>
                <w:szCs w:val="24"/>
              </w:rPr>
              <w:t>GradPlan</w:t>
            </w:r>
            <w:proofErr w:type="spellEnd"/>
            <w:r w:rsidRPr="0CC7FDE6">
              <w:rPr>
                <w:rFonts w:cs="Times New Roman"/>
                <w:szCs w:val="24"/>
              </w:rPr>
              <w:t>, Track, User</w:t>
            </w:r>
          </w:p>
          <w:p w14:paraId="04A893A2" w14:textId="1F198DCD" w:rsidR="00B72A6B" w:rsidRDefault="00B72A6B" w:rsidP="00C635EB">
            <w:pPr>
              <w:spacing w:line="259" w:lineRule="auto"/>
              <w:ind w:left="166"/>
              <w:rPr>
                <w:rFonts w:cs="Times New Roman"/>
                <w:szCs w:val="24"/>
              </w:rPr>
            </w:pPr>
            <w:r>
              <w:rPr>
                <w:rFonts w:cs="Times New Roman"/>
                <w:szCs w:val="24"/>
              </w:rPr>
              <w:t>4.11.3.1, 4.11.3.2</w:t>
            </w:r>
          </w:p>
          <w:p w14:paraId="52346D17" w14:textId="1F198DCD" w:rsidR="00B72A6B" w:rsidRDefault="00B72A6B" w:rsidP="00C635EB">
            <w:pPr>
              <w:spacing w:line="259" w:lineRule="auto"/>
              <w:ind w:left="166"/>
              <w:rPr>
                <w:rFonts w:cs="Times New Roman"/>
                <w:szCs w:val="24"/>
              </w:rPr>
            </w:pPr>
            <w:r>
              <w:rPr>
                <w:rFonts w:cs="Times New Roman"/>
                <w:szCs w:val="24"/>
              </w:rPr>
              <w:t>4.11.3.3, 4.11.3.4</w:t>
            </w:r>
          </w:p>
          <w:p w14:paraId="031897A2" w14:textId="1F198DCD" w:rsidR="00B72A6B" w:rsidRDefault="00B72A6B" w:rsidP="00C635EB">
            <w:pPr>
              <w:spacing w:line="259" w:lineRule="auto"/>
              <w:ind w:left="166"/>
              <w:rPr>
                <w:rFonts w:cs="Times New Roman"/>
                <w:szCs w:val="24"/>
              </w:rPr>
            </w:pPr>
            <w:r>
              <w:rPr>
                <w:rFonts w:cs="Times New Roman"/>
                <w:szCs w:val="24"/>
              </w:rPr>
              <w:t>4.11.3.5, 4.11.3.6</w:t>
            </w:r>
          </w:p>
        </w:tc>
      </w:tr>
      <w:tr w:rsidR="000421B4" w14:paraId="0E4062FF"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006A5AB4" w14:textId="1F198DCD" w:rsidR="00B72A6B" w:rsidRDefault="000421B4" w:rsidP="00D4441C">
            <w:pPr>
              <w:ind w:left="176" w:right="162"/>
              <w:rPr>
                <w:rFonts w:cs="Times New Roman"/>
                <w:szCs w:val="24"/>
              </w:rPr>
            </w:pPr>
            <w:r w:rsidRPr="00D17734">
              <w:rPr>
                <w:rFonts w:cs="Times New Roman"/>
                <w:szCs w:val="24"/>
              </w:rPr>
              <w:t xml:space="preserve">Link </w:t>
            </w:r>
          </w:p>
          <w:p w14:paraId="5B542DD6" w14:textId="1F198DCD" w:rsidR="00B72A6B" w:rsidRDefault="000421B4" w:rsidP="00D4441C">
            <w:pPr>
              <w:ind w:left="176" w:right="162"/>
              <w:rPr>
                <w:rFonts w:cs="Times New Roman"/>
                <w:szCs w:val="24"/>
              </w:rPr>
            </w:pPr>
            <w:r w:rsidRPr="00D17734">
              <w:rPr>
                <w:rFonts w:cs="Times New Roman"/>
                <w:szCs w:val="24"/>
              </w:rPr>
              <w:t>(REQ 52)</w:t>
            </w:r>
            <w:r>
              <w:rPr>
                <w:rFonts w:cs="Times New Roman"/>
                <w:szCs w:val="24"/>
              </w:rPr>
              <w:t xml:space="preserve"> </w:t>
            </w:r>
          </w:p>
          <w:p w14:paraId="17436929" w14:textId="1F198DCD" w:rsidR="000421B4" w:rsidRDefault="000421B4" w:rsidP="00D4441C">
            <w:pPr>
              <w:ind w:left="176" w:right="162"/>
              <w:rPr>
                <w:rFonts w:cs="Times New Roman"/>
                <w:szCs w:val="24"/>
              </w:rPr>
            </w:pPr>
            <w:r>
              <w:rPr>
                <w:rFonts w:eastAsia="Times New Roman" w:cs="Times New Roman"/>
                <w:szCs w:val="24"/>
              </w:rPr>
              <w:t>4.11.4</w:t>
            </w:r>
          </w:p>
        </w:tc>
        <w:tc>
          <w:tcPr>
            <w:tcW w:w="7931" w:type="dxa"/>
          </w:tcPr>
          <w:p w14:paraId="0D57090B" w14:textId="6E79FDB3" w:rsidR="000421B4" w:rsidRDefault="000421B4" w:rsidP="00D4441C">
            <w:pPr>
              <w:ind w:left="166" w:right="245"/>
              <w:rPr>
                <w:rFonts w:cs="Times New Roman"/>
                <w:szCs w:val="24"/>
              </w:rPr>
            </w:pPr>
            <w:r w:rsidRPr="0CC7FDE6">
              <w:rPr>
                <w:rFonts w:cs="Times New Roman"/>
                <w:szCs w:val="24"/>
              </w:rPr>
              <w:t>Link to class information in the UI.</w:t>
            </w:r>
          </w:p>
        </w:tc>
        <w:tc>
          <w:tcPr>
            <w:tcW w:w="2847" w:type="dxa"/>
          </w:tcPr>
          <w:p w14:paraId="51336E0F" w14:textId="32D27F87" w:rsidR="000421B4" w:rsidRDefault="005F7FB8" w:rsidP="00C635EB">
            <w:pPr>
              <w:spacing w:line="259" w:lineRule="auto"/>
              <w:ind w:left="166"/>
              <w:rPr>
                <w:rFonts w:cs="Times New Roman"/>
                <w:szCs w:val="24"/>
              </w:rPr>
            </w:pPr>
            <w:r>
              <w:rPr>
                <w:rFonts w:cs="Times New Roman"/>
                <w:szCs w:val="24"/>
              </w:rPr>
              <w:t>API</w:t>
            </w:r>
          </w:p>
        </w:tc>
      </w:tr>
      <w:tr w:rsidR="000421B4" w14:paraId="6D8F3F3B"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CE7A408" w14:textId="1F198DCD" w:rsidR="00B72A6B" w:rsidRDefault="000421B4" w:rsidP="00D4441C">
            <w:pPr>
              <w:ind w:left="176" w:right="162"/>
              <w:rPr>
                <w:rFonts w:eastAsia="Times New Roman" w:cs="Times New Roman"/>
                <w:szCs w:val="24"/>
              </w:rPr>
            </w:pPr>
            <w:r w:rsidRPr="0CC7FDE6">
              <w:rPr>
                <w:rFonts w:eastAsia="Times New Roman" w:cs="Times New Roman"/>
                <w:szCs w:val="24"/>
              </w:rPr>
              <w:t xml:space="preserve">Efficient Design </w:t>
            </w:r>
          </w:p>
          <w:p w14:paraId="37FC85AE" w14:textId="1F198DCD" w:rsidR="000421B4" w:rsidRDefault="000421B4" w:rsidP="00D4441C">
            <w:pPr>
              <w:ind w:left="176" w:right="162"/>
              <w:rPr>
                <w:rFonts w:eastAsia="Times New Roman" w:cs="Times New Roman"/>
                <w:szCs w:val="24"/>
              </w:rPr>
            </w:pPr>
            <w:r w:rsidRPr="0CC7FDE6">
              <w:rPr>
                <w:rFonts w:eastAsia="Times New Roman" w:cs="Times New Roman"/>
                <w:szCs w:val="24"/>
              </w:rPr>
              <w:t>(REQ 53)</w:t>
            </w:r>
          </w:p>
          <w:p w14:paraId="6951E668" w14:textId="1F198DCD" w:rsidR="00B72A6B" w:rsidRDefault="00B72A6B" w:rsidP="00D4441C">
            <w:pPr>
              <w:ind w:left="176" w:right="162"/>
              <w:rPr>
                <w:rFonts w:eastAsia="Times New Roman" w:cs="Times New Roman"/>
                <w:szCs w:val="24"/>
              </w:rPr>
            </w:pPr>
            <w:r>
              <w:rPr>
                <w:rFonts w:eastAsia="Times New Roman" w:cs="Times New Roman"/>
                <w:szCs w:val="24"/>
              </w:rPr>
              <w:t>5.1.1</w:t>
            </w:r>
          </w:p>
        </w:tc>
        <w:tc>
          <w:tcPr>
            <w:tcW w:w="7931" w:type="dxa"/>
          </w:tcPr>
          <w:p w14:paraId="2E869AF7" w14:textId="3C3752A1" w:rsidR="000421B4" w:rsidRDefault="000421B4" w:rsidP="00D4441C">
            <w:pPr>
              <w:ind w:left="166" w:right="245"/>
              <w:rPr>
                <w:rFonts w:eastAsia="Times New Roman" w:cs="Times New Roman"/>
                <w:szCs w:val="24"/>
              </w:rPr>
            </w:pPr>
            <w:r w:rsidRPr="0CC7FDE6">
              <w:rPr>
                <w:rFonts w:eastAsia="Times New Roman" w:cs="Times New Roman"/>
                <w:szCs w:val="24"/>
              </w:rPr>
              <w:t>Design standard that queries and responses from the Registration API shall be handled and displayed to the user in an appealing format in under 1 second.</w:t>
            </w:r>
          </w:p>
        </w:tc>
        <w:tc>
          <w:tcPr>
            <w:tcW w:w="2847" w:type="dxa"/>
          </w:tcPr>
          <w:p w14:paraId="3CB9DA16" w14:textId="437A4CD4" w:rsidR="000421B4" w:rsidRDefault="000421B4" w:rsidP="00C635EB">
            <w:pPr>
              <w:ind w:left="166"/>
              <w:rPr>
                <w:rFonts w:eastAsia="Times New Roman" w:cs="Times New Roman"/>
                <w:szCs w:val="24"/>
              </w:rPr>
            </w:pPr>
            <w:r w:rsidRPr="0CC7FDE6">
              <w:rPr>
                <w:rFonts w:eastAsia="Times New Roman" w:cs="Times New Roman"/>
                <w:szCs w:val="24"/>
              </w:rPr>
              <w:t>Instructor, Catalog, Year, Major, Minor, Degree, Course, User, Registration API</w:t>
            </w:r>
          </w:p>
        </w:tc>
      </w:tr>
      <w:tr w:rsidR="000421B4" w14:paraId="17E8C3D2"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6AE0FC90" w14:textId="1F198DCD" w:rsidR="005F7FB8" w:rsidRDefault="000421B4" w:rsidP="00D4441C">
            <w:pPr>
              <w:ind w:left="176" w:right="162"/>
              <w:rPr>
                <w:rFonts w:cs="Times New Roman"/>
                <w:szCs w:val="24"/>
              </w:rPr>
            </w:pPr>
            <w:r w:rsidRPr="0CC7FDE6">
              <w:rPr>
                <w:rFonts w:cs="Times New Roman"/>
                <w:szCs w:val="24"/>
              </w:rPr>
              <w:t xml:space="preserve">Browser Capability </w:t>
            </w:r>
          </w:p>
          <w:p w14:paraId="1D9744F4" w14:textId="1F198DCD" w:rsidR="000421B4" w:rsidRDefault="000421B4" w:rsidP="00D4441C">
            <w:pPr>
              <w:ind w:left="176" w:right="162"/>
              <w:rPr>
                <w:rFonts w:cs="Times New Roman"/>
                <w:szCs w:val="24"/>
              </w:rPr>
            </w:pPr>
            <w:r w:rsidRPr="0CC7FDE6">
              <w:rPr>
                <w:rFonts w:cs="Times New Roman"/>
                <w:szCs w:val="24"/>
              </w:rPr>
              <w:t>(REQ 54)</w:t>
            </w:r>
          </w:p>
          <w:p w14:paraId="7F54AC41" w14:textId="1F198DCD" w:rsidR="005F7FB8" w:rsidRDefault="005F7FB8" w:rsidP="00D4441C">
            <w:pPr>
              <w:ind w:left="176" w:right="162"/>
              <w:rPr>
                <w:rFonts w:cs="Times New Roman"/>
                <w:szCs w:val="24"/>
              </w:rPr>
            </w:pPr>
            <w:r>
              <w:rPr>
                <w:rFonts w:cs="Times New Roman"/>
                <w:szCs w:val="24"/>
              </w:rPr>
              <w:t>5.1.2</w:t>
            </w:r>
          </w:p>
        </w:tc>
        <w:tc>
          <w:tcPr>
            <w:tcW w:w="7931" w:type="dxa"/>
          </w:tcPr>
          <w:p w14:paraId="76667843" w14:textId="1E9A76A6" w:rsidR="000421B4" w:rsidRDefault="000421B4" w:rsidP="00D4441C">
            <w:pPr>
              <w:ind w:left="166" w:right="245"/>
              <w:rPr>
                <w:rFonts w:cs="Times New Roman"/>
              </w:rPr>
            </w:pPr>
            <w:r w:rsidRPr="078FCCC8">
              <w:rPr>
                <w:rFonts w:cs="Times New Roman"/>
              </w:rPr>
              <w:t>Design standard in which the system is designed for and can be used on all browsers</w:t>
            </w:r>
            <w:r w:rsidR="227A9418" w:rsidRPr="078FCCC8">
              <w:rPr>
                <w:rFonts w:cs="Times New Roman"/>
              </w:rPr>
              <w:t>.</w:t>
            </w:r>
          </w:p>
        </w:tc>
        <w:tc>
          <w:tcPr>
            <w:tcW w:w="2847" w:type="dxa"/>
          </w:tcPr>
          <w:p w14:paraId="654E2F5E" w14:textId="7332647A" w:rsidR="000421B4" w:rsidRDefault="000421B4" w:rsidP="00C635EB">
            <w:pPr>
              <w:spacing w:line="259" w:lineRule="auto"/>
              <w:ind w:left="166"/>
              <w:rPr>
                <w:rFonts w:cs="Times New Roman"/>
                <w:szCs w:val="24"/>
              </w:rPr>
            </w:pPr>
          </w:p>
        </w:tc>
      </w:tr>
      <w:tr w:rsidR="000421B4" w14:paraId="46E9DCCE"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762856E9" w14:textId="775A117E" w:rsidR="00ED3759" w:rsidRDefault="00ED3759" w:rsidP="00D4441C">
            <w:pPr>
              <w:ind w:left="176" w:right="162"/>
              <w:rPr>
                <w:rFonts w:eastAsia="Times New Roman" w:cs="Times New Roman"/>
                <w:szCs w:val="24"/>
              </w:rPr>
            </w:pPr>
            <w:r>
              <w:rPr>
                <w:rFonts w:eastAsia="Times New Roman" w:cs="Times New Roman"/>
                <w:szCs w:val="24"/>
              </w:rPr>
              <w:t>C</w:t>
            </w:r>
            <w:r w:rsidR="000421B4" w:rsidRPr="0CC7FDE6">
              <w:rPr>
                <w:rFonts w:eastAsia="Times New Roman" w:cs="Times New Roman"/>
                <w:szCs w:val="24"/>
              </w:rPr>
              <w:t>a</w:t>
            </w:r>
            <w:r>
              <w:rPr>
                <w:rFonts w:eastAsia="Times New Roman" w:cs="Times New Roman"/>
                <w:szCs w:val="24"/>
              </w:rPr>
              <w:t>p</w:t>
            </w:r>
            <w:r w:rsidR="000421B4" w:rsidRPr="0CC7FDE6">
              <w:rPr>
                <w:rFonts w:eastAsia="Times New Roman" w:cs="Times New Roman"/>
                <w:szCs w:val="24"/>
              </w:rPr>
              <w:t>ability</w:t>
            </w:r>
          </w:p>
          <w:p w14:paraId="1067632D" w14:textId="03001543" w:rsidR="000421B4" w:rsidRDefault="000421B4" w:rsidP="00D4441C">
            <w:pPr>
              <w:ind w:left="176" w:right="162"/>
              <w:rPr>
                <w:rFonts w:eastAsia="Times New Roman" w:cs="Times New Roman"/>
                <w:szCs w:val="24"/>
              </w:rPr>
            </w:pPr>
            <w:r w:rsidRPr="0CC7FDE6">
              <w:rPr>
                <w:rFonts w:eastAsia="Times New Roman" w:cs="Times New Roman"/>
                <w:szCs w:val="24"/>
              </w:rPr>
              <w:t>(REQ 55)</w:t>
            </w:r>
          </w:p>
          <w:p w14:paraId="5BC9A4BA" w14:textId="234EA6D7" w:rsidR="000421B4" w:rsidRDefault="00ED3759" w:rsidP="00D4441C">
            <w:pPr>
              <w:ind w:left="176" w:right="162"/>
              <w:rPr>
                <w:rFonts w:cs="Times New Roman"/>
                <w:szCs w:val="24"/>
              </w:rPr>
            </w:pPr>
            <w:r>
              <w:rPr>
                <w:rFonts w:cs="Times New Roman"/>
                <w:szCs w:val="24"/>
              </w:rPr>
              <w:t>5.1.3</w:t>
            </w:r>
          </w:p>
        </w:tc>
        <w:tc>
          <w:tcPr>
            <w:tcW w:w="7931" w:type="dxa"/>
          </w:tcPr>
          <w:p w14:paraId="376A7133" w14:textId="72B408E4" w:rsidR="000421B4" w:rsidRDefault="000421B4" w:rsidP="00D4441C">
            <w:pPr>
              <w:ind w:left="166" w:right="245"/>
              <w:rPr>
                <w:rFonts w:eastAsia="Times New Roman" w:cs="Times New Roman"/>
              </w:rPr>
            </w:pPr>
            <w:r w:rsidRPr="078FCCC8">
              <w:rPr>
                <w:rFonts w:eastAsia="Times New Roman" w:cs="Times New Roman"/>
              </w:rPr>
              <w:t>Design standard in which the system must be capable of handling the student body of BYU-Idah</w:t>
            </w:r>
            <w:r w:rsidR="00B66014" w:rsidRPr="078FCCC8">
              <w:rPr>
                <w:rFonts w:eastAsia="Times New Roman" w:cs="Times New Roman"/>
              </w:rPr>
              <w:t>o</w:t>
            </w:r>
            <w:r w:rsidR="72872DCD" w:rsidRPr="078FCCC8">
              <w:rPr>
                <w:rFonts w:eastAsia="Times New Roman" w:cs="Times New Roman"/>
              </w:rPr>
              <w:t>.</w:t>
            </w:r>
          </w:p>
        </w:tc>
        <w:tc>
          <w:tcPr>
            <w:tcW w:w="2847" w:type="dxa"/>
          </w:tcPr>
          <w:p w14:paraId="59BBC614" w14:textId="3B34D6E9" w:rsidR="000421B4" w:rsidRDefault="000421B4" w:rsidP="00C635EB">
            <w:pPr>
              <w:spacing w:line="259" w:lineRule="auto"/>
              <w:ind w:left="166"/>
              <w:rPr>
                <w:rFonts w:cs="Times New Roman"/>
                <w:szCs w:val="24"/>
              </w:rPr>
            </w:pPr>
          </w:p>
        </w:tc>
      </w:tr>
      <w:tr w:rsidR="00ED3759" w14:paraId="594407D7"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1FA5E444" w14:textId="77777777" w:rsidR="00B66014" w:rsidRDefault="00ED3759" w:rsidP="00D4441C">
            <w:pPr>
              <w:ind w:left="176" w:right="162"/>
              <w:rPr>
                <w:rFonts w:eastAsia="Times New Roman" w:cs="Times New Roman"/>
                <w:szCs w:val="24"/>
              </w:rPr>
            </w:pPr>
            <w:r w:rsidRPr="0CC7FDE6">
              <w:rPr>
                <w:rFonts w:eastAsia="Times New Roman" w:cs="Times New Roman"/>
                <w:szCs w:val="24"/>
              </w:rPr>
              <w:t>Scalability</w:t>
            </w:r>
          </w:p>
          <w:p w14:paraId="51F62501" w14:textId="7CDC0482" w:rsidR="00ED3759" w:rsidRDefault="00ED3759" w:rsidP="00D4441C">
            <w:pPr>
              <w:ind w:left="176" w:right="162"/>
              <w:rPr>
                <w:rFonts w:eastAsia="Times New Roman" w:cs="Times New Roman"/>
                <w:szCs w:val="24"/>
              </w:rPr>
            </w:pPr>
            <w:r w:rsidRPr="0CC7FDE6">
              <w:rPr>
                <w:rFonts w:eastAsia="Times New Roman" w:cs="Times New Roman"/>
                <w:szCs w:val="24"/>
              </w:rPr>
              <w:t>(REQ 5</w:t>
            </w:r>
            <w:r w:rsidR="00B66014">
              <w:rPr>
                <w:rFonts w:eastAsia="Times New Roman" w:cs="Times New Roman"/>
                <w:szCs w:val="24"/>
              </w:rPr>
              <w:t>6</w:t>
            </w:r>
            <w:r w:rsidRPr="0CC7FDE6">
              <w:rPr>
                <w:rFonts w:eastAsia="Times New Roman" w:cs="Times New Roman"/>
                <w:szCs w:val="24"/>
              </w:rPr>
              <w:t>)</w:t>
            </w:r>
          </w:p>
          <w:p w14:paraId="0B29684E" w14:textId="2B71ECD0" w:rsidR="00ED3759" w:rsidRPr="0CC7FDE6" w:rsidRDefault="00ED3759" w:rsidP="00D4441C">
            <w:pPr>
              <w:ind w:left="176" w:right="162"/>
              <w:rPr>
                <w:rFonts w:eastAsia="Times New Roman" w:cs="Times New Roman"/>
                <w:szCs w:val="24"/>
              </w:rPr>
            </w:pPr>
            <w:r>
              <w:rPr>
                <w:rFonts w:cs="Times New Roman"/>
                <w:szCs w:val="24"/>
              </w:rPr>
              <w:t>5.1.</w:t>
            </w:r>
            <w:r w:rsidR="00B66014">
              <w:rPr>
                <w:rFonts w:cs="Times New Roman"/>
                <w:szCs w:val="24"/>
              </w:rPr>
              <w:t>4</w:t>
            </w:r>
          </w:p>
        </w:tc>
        <w:tc>
          <w:tcPr>
            <w:tcW w:w="7931" w:type="dxa"/>
          </w:tcPr>
          <w:p w14:paraId="4E932B5D" w14:textId="60D797B2" w:rsidR="00ED3759" w:rsidRPr="0CC7FDE6" w:rsidRDefault="00B66014" w:rsidP="00D4441C">
            <w:pPr>
              <w:ind w:left="166" w:right="245"/>
              <w:rPr>
                <w:rFonts w:eastAsia="Times New Roman" w:cs="Times New Roman"/>
                <w:color w:val="FF0000"/>
                <w:szCs w:val="24"/>
              </w:rPr>
            </w:pPr>
            <w:r w:rsidRPr="002F781A">
              <w:rPr>
                <w:rFonts w:eastAsia="Times New Roman" w:cs="Times New Roman"/>
                <w:szCs w:val="24"/>
              </w:rPr>
              <w:t>The system must be able to scale to handle an increase in the student body at BYU-Idaho.</w:t>
            </w:r>
          </w:p>
        </w:tc>
        <w:tc>
          <w:tcPr>
            <w:tcW w:w="2847" w:type="dxa"/>
          </w:tcPr>
          <w:p w14:paraId="7EF35D02" w14:textId="77777777" w:rsidR="00ED3759" w:rsidRDefault="00ED3759" w:rsidP="00C635EB">
            <w:pPr>
              <w:spacing w:line="259" w:lineRule="auto"/>
              <w:ind w:left="166"/>
              <w:rPr>
                <w:rFonts w:cs="Times New Roman"/>
                <w:szCs w:val="24"/>
              </w:rPr>
            </w:pPr>
          </w:p>
        </w:tc>
      </w:tr>
      <w:tr w:rsidR="00ED3759" w14:paraId="248C495D"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7AC6619E" w14:textId="77777777" w:rsidR="00B66014" w:rsidRDefault="00ED3759" w:rsidP="00D4441C">
            <w:pPr>
              <w:ind w:left="176" w:right="162"/>
              <w:rPr>
                <w:rFonts w:eastAsia="Times New Roman" w:cs="Times New Roman"/>
                <w:szCs w:val="24"/>
              </w:rPr>
            </w:pPr>
            <w:r w:rsidRPr="0CC7FDE6">
              <w:rPr>
                <w:rFonts w:eastAsia="Times New Roman" w:cs="Times New Roman"/>
                <w:szCs w:val="24"/>
              </w:rPr>
              <w:lastRenderedPageBreak/>
              <w:t xml:space="preserve">Reliability </w:t>
            </w:r>
          </w:p>
          <w:p w14:paraId="5A2A0591" w14:textId="0D546C2B" w:rsidR="00ED3759" w:rsidRDefault="00ED3759" w:rsidP="00D4441C">
            <w:pPr>
              <w:ind w:left="176" w:right="162"/>
              <w:rPr>
                <w:rFonts w:eastAsia="Times New Roman" w:cs="Times New Roman"/>
                <w:szCs w:val="24"/>
              </w:rPr>
            </w:pPr>
            <w:r w:rsidRPr="0CC7FDE6">
              <w:rPr>
                <w:rFonts w:eastAsia="Times New Roman" w:cs="Times New Roman"/>
                <w:szCs w:val="24"/>
              </w:rPr>
              <w:t>(REQ 57)</w:t>
            </w:r>
          </w:p>
          <w:p w14:paraId="7ED82FDE" w14:textId="192484EA" w:rsidR="00ED3759" w:rsidRPr="0CC7FDE6" w:rsidRDefault="00ED3759" w:rsidP="00D4441C">
            <w:pPr>
              <w:ind w:left="176" w:right="162"/>
              <w:rPr>
                <w:rFonts w:eastAsia="Times New Roman" w:cs="Times New Roman"/>
                <w:szCs w:val="24"/>
              </w:rPr>
            </w:pPr>
            <w:r>
              <w:rPr>
                <w:rFonts w:cs="Times New Roman"/>
                <w:szCs w:val="24"/>
              </w:rPr>
              <w:t>5.1.3</w:t>
            </w:r>
          </w:p>
        </w:tc>
        <w:tc>
          <w:tcPr>
            <w:tcW w:w="7931" w:type="dxa"/>
          </w:tcPr>
          <w:p w14:paraId="46B14E09" w14:textId="18F6FBAA" w:rsidR="00ED3759" w:rsidRPr="0CC7FDE6" w:rsidRDefault="00B66014" w:rsidP="00D4441C">
            <w:pPr>
              <w:ind w:left="166" w:right="245"/>
              <w:rPr>
                <w:rFonts w:eastAsia="Times New Roman" w:cs="Times New Roman"/>
                <w:szCs w:val="24"/>
              </w:rPr>
            </w:pPr>
            <w:r w:rsidRPr="00B66014">
              <w:rPr>
                <w:rFonts w:eastAsia="Times New Roman" w:cs="Times New Roman"/>
                <w:szCs w:val="24"/>
              </w:rPr>
              <w:t>The system must perform as expected across the platform.</w:t>
            </w:r>
          </w:p>
        </w:tc>
        <w:tc>
          <w:tcPr>
            <w:tcW w:w="2847" w:type="dxa"/>
          </w:tcPr>
          <w:p w14:paraId="1B0B88D0" w14:textId="77777777" w:rsidR="00ED3759" w:rsidRDefault="00ED3759" w:rsidP="00C635EB">
            <w:pPr>
              <w:spacing w:line="259" w:lineRule="auto"/>
              <w:ind w:left="166"/>
              <w:rPr>
                <w:rFonts w:cs="Times New Roman"/>
                <w:szCs w:val="24"/>
              </w:rPr>
            </w:pPr>
          </w:p>
        </w:tc>
      </w:tr>
      <w:tr w:rsidR="00ED3759" w14:paraId="400CEF38"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22A6E791" w14:textId="77777777" w:rsidR="00FE6B10" w:rsidRDefault="00ED3759" w:rsidP="00D4441C">
            <w:pPr>
              <w:ind w:left="176" w:right="162"/>
              <w:rPr>
                <w:rFonts w:eastAsia="Times New Roman" w:cs="Times New Roman"/>
                <w:szCs w:val="24"/>
              </w:rPr>
            </w:pPr>
            <w:r w:rsidRPr="0CC7FDE6">
              <w:rPr>
                <w:rFonts w:eastAsia="Times New Roman" w:cs="Times New Roman"/>
                <w:szCs w:val="24"/>
              </w:rPr>
              <w:t xml:space="preserve">Set Cookies </w:t>
            </w:r>
          </w:p>
          <w:p w14:paraId="095D2F0B" w14:textId="0D85C51C" w:rsidR="00ED3759" w:rsidRDefault="00ED3759" w:rsidP="00D4441C">
            <w:pPr>
              <w:ind w:left="176" w:right="162"/>
              <w:rPr>
                <w:rFonts w:eastAsia="Times New Roman" w:cs="Times New Roman"/>
                <w:szCs w:val="24"/>
              </w:rPr>
            </w:pPr>
            <w:r w:rsidRPr="0CC7FDE6">
              <w:rPr>
                <w:rFonts w:eastAsia="Times New Roman" w:cs="Times New Roman"/>
                <w:szCs w:val="24"/>
              </w:rPr>
              <w:t>(REQ 58)</w:t>
            </w:r>
          </w:p>
          <w:p w14:paraId="2D9B0C1A" w14:textId="0D85C51C" w:rsidR="000B2E8F" w:rsidRDefault="000B2E8F" w:rsidP="00D4441C">
            <w:pPr>
              <w:ind w:left="176" w:right="162"/>
              <w:rPr>
                <w:rFonts w:eastAsia="Times New Roman" w:cs="Times New Roman"/>
                <w:szCs w:val="24"/>
              </w:rPr>
            </w:pPr>
            <w:r>
              <w:rPr>
                <w:rFonts w:eastAsia="Times New Roman" w:cs="Times New Roman"/>
                <w:szCs w:val="24"/>
              </w:rPr>
              <w:t>5.2.1</w:t>
            </w:r>
          </w:p>
          <w:p w14:paraId="67F02DC6" w14:textId="4A8734AE" w:rsidR="00ED3759" w:rsidRDefault="00ED3759" w:rsidP="00D4441C">
            <w:pPr>
              <w:ind w:left="176" w:right="162"/>
              <w:rPr>
                <w:rFonts w:cs="Times New Roman"/>
                <w:szCs w:val="24"/>
              </w:rPr>
            </w:pPr>
          </w:p>
        </w:tc>
        <w:tc>
          <w:tcPr>
            <w:tcW w:w="7931" w:type="dxa"/>
          </w:tcPr>
          <w:p w14:paraId="3A4CAC4E" w14:textId="5F1BBC5A" w:rsidR="00ED3759" w:rsidRDefault="00ED3759" w:rsidP="00D4441C">
            <w:pPr>
              <w:ind w:left="166" w:right="245"/>
              <w:rPr>
                <w:rFonts w:eastAsia="Times New Roman" w:cs="Times New Roman"/>
                <w:color w:val="FF0000"/>
                <w:szCs w:val="24"/>
              </w:rPr>
            </w:pPr>
            <w:r w:rsidRPr="0CC7FDE6">
              <w:rPr>
                <w:rFonts w:eastAsia="Times New Roman" w:cs="Times New Roman"/>
                <w:szCs w:val="24"/>
              </w:rPr>
              <w:t>Creates and reads cookies. The cookie ID will then be used as part of the HTTPS request so that users can securely access the registration system to add/drop classes.</w:t>
            </w:r>
          </w:p>
        </w:tc>
        <w:tc>
          <w:tcPr>
            <w:tcW w:w="2847" w:type="dxa"/>
          </w:tcPr>
          <w:p w14:paraId="3ABC2F55" w14:textId="09A05081" w:rsidR="00ED3759" w:rsidRDefault="00ED3759" w:rsidP="00C635EB">
            <w:pPr>
              <w:spacing w:line="259" w:lineRule="auto"/>
              <w:ind w:left="166"/>
              <w:rPr>
                <w:rFonts w:cs="Times New Roman"/>
                <w:szCs w:val="24"/>
              </w:rPr>
            </w:pPr>
          </w:p>
        </w:tc>
      </w:tr>
      <w:tr w:rsidR="00602CB1" w14:paraId="65F6B0FE"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69102AB4" w14:textId="583A4C47" w:rsidR="00602CB1" w:rsidRDefault="009126F6" w:rsidP="00D4441C">
            <w:pPr>
              <w:ind w:left="176" w:right="162"/>
              <w:rPr>
                <w:rFonts w:eastAsia="Times New Roman" w:cs="Times New Roman"/>
                <w:szCs w:val="24"/>
              </w:rPr>
            </w:pPr>
            <w:r>
              <w:rPr>
                <w:rFonts w:eastAsia="Times New Roman" w:cs="Times New Roman"/>
                <w:szCs w:val="24"/>
              </w:rPr>
              <w:t>Send Cookies</w:t>
            </w:r>
          </w:p>
          <w:p w14:paraId="6C8D26F1" w14:textId="583A4C47" w:rsidR="009126F6" w:rsidRDefault="009126F6" w:rsidP="00D4441C">
            <w:pPr>
              <w:ind w:left="176" w:right="162"/>
              <w:rPr>
                <w:rFonts w:eastAsia="Times New Roman" w:cs="Times New Roman"/>
                <w:szCs w:val="24"/>
              </w:rPr>
            </w:pPr>
            <w:r>
              <w:rPr>
                <w:rFonts w:eastAsia="Times New Roman" w:cs="Times New Roman"/>
                <w:szCs w:val="24"/>
              </w:rPr>
              <w:t>(REQ 59)</w:t>
            </w:r>
          </w:p>
          <w:p w14:paraId="67E44C4A" w14:textId="345C8FBB" w:rsidR="009126F6" w:rsidRPr="0CC7FDE6" w:rsidRDefault="000B2E8F" w:rsidP="00D4441C">
            <w:pPr>
              <w:ind w:left="176" w:right="162"/>
              <w:rPr>
                <w:rFonts w:eastAsia="Times New Roman" w:cs="Times New Roman"/>
                <w:szCs w:val="24"/>
              </w:rPr>
            </w:pPr>
            <w:r>
              <w:rPr>
                <w:rFonts w:eastAsia="Times New Roman" w:cs="Times New Roman"/>
                <w:szCs w:val="24"/>
              </w:rPr>
              <w:t>5.2.2</w:t>
            </w:r>
          </w:p>
        </w:tc>
        <w:tc>
          <w:tcPr>
            <w:tcW w:w="7931" w:type="dxa"/>
          </w:tcPr>
          <w:p w14:paraId="3C4F969E" w14:textId="342A3D4B" w:rsidR="00602CB1" w:rsidRPr="0CC7FDE6" w:rsidRDefault="000B2E8F" w:rsidP="00D4441C">
            <w:pPr>
              <w:ind w:left="166" w:right="245"/>
              <w:rPr>
                <w:rFonts w:eastAsia="Times New Roman" w:cs="Times New Roman"/>
                <w:szCs w:val="24"/>
              </w:rPr>
            </w:pPr>
            <w:r w:rsidRPr="000B2E8F">
              <w:rPr>
                <w:rFonts w:eastAsia="Times New Roman" w:cs="Times New Roman"/>
                <w:szCs w:val="24"/>
              </w:rPr>
              <w:t>A cookie ID will then be used as part of the HTTPS request so that users can securely access the registration system to add/drop classes.</w:t>
            </w:r>
          </w:p>
        </w:tc>
        <w:tc>
          <w:tcPr>
            <w:tcW w:w="2847" w:type="dxa"/>
          </w:tcPr>
          <w:p w14:paraId="5451ECCF" w14:textId="77777777" w:rsidR="00602CB1" w:rsidRDefault="00602CB1" w:rsidP="00C635EB">
            <w:pPr>
              <w:spacing w:line="259" w:lineRule="auto"/>
              <w:ind w:left="166"/>
              <w:rPr>
                <w:rFonts w:cs="Times New Roman"/>
                <w:szCs w:val="24"/>
              </w:rPr>
            </w:pPr>
          </w:p>
        </w:tc>
      </w:tr>
      <w:tr w:rsidR="00ED3759" w14:paraId="18C5CB3E"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5DAF2E9A" w14:textId="0D85C51C" w:rsidR="00FE6B10" w:rsidRDefault="00ED3759" w:rsidP="00D4441C">
            <w:pPr>
              <w:ind w:left="176" w:right="162"/>
              <w:rPr>
                <w:rFonts w:eastAsia="Times New Roman" w:cs="Times New Roman"/>
                <w:szCs w:val="24"/>
              </w:rPr>
            </w:pPr>
            <w:r w:rsidRPr="0CC7FDE6">
              <w:rPr>
                <w:rFonts w:eastAsia="Times New Roman" w:cs="Times New Roman"/>
                <w:szCs w:val="24"/>
              </w:rPr>
              <w:t xml:space="preserve">HTTPS Standard </w:t>
            </w:r>
          </w:p>
          <w:p w14:paraId="5ABEAFD4" w14:textId="0D85C51C" w:rsidR="00ED3759" w:rsidRDefault="00ED3759" w:rsidP="00D4441C">
            <w:pPr>
              <w:ind w:left="176" w:right="162"/>
              <w:rPr>
                <w:rFonts w:eastAsia="Times New Roman" w:cs="Times New Roman"/>
                <w:szCs w:val="24"/>
              </w:rPr>
            </w:pPr>
            <w:r w:rsidRPr="0CC7FDE6">
              <w:rPr>
                <w:rFonts w:eastAsia="Times New Roman" w:cs="Times New Roman"/>
                <w:szCs w:val="24"/>
              </w:rPr>
              <w:t>(REQ 60)</w:t>
            </w:r>
          </w:p>
          <w:p w14:paraId="6E4EA7B8" w14:textId="53B4743A" w:rsidR="000B2E8F" w:rsidRDefault="00666A69" w:rsidP="00D4441C">
            <w:pPr>
              <w:ind w:left="176" w:right="162"/>
              <w:rPr>
                <w:rFonts w:eastAsia="Times New Roman" w:cs="Times New Roman"/>
                <w:szCs w:val="24"/>
              </w:rPr>
            </w:pPr>
            <w:r>
              <w:rPr>
                <w:rFonts w:eastAsia="Times New Roman" w:cs="Times New Roman"/>
                <w:szCs w:val="24"/>
              </w:rPr>
              <w:t>5.2.3</w:t>
            </w:r>
          </w:p>
        </w:tc>
        <w:tc>
          <w:tcPr>
            <w:tcW w:w="7931" w:type="dxa"/>
          </w:tcPr>
          <w:p w14:paraId="6CA46532" w14:textId="2F4BC5D8" w:rsidR="00ED3759" w:rsidRDefault="00ED3759" w:rsidP="00D4441C">
            <w:pPr>
              <w:ind w:left="166" w:right="245"/>
              <w:rPr>
                <w:rFonts w:eastAsia="Times New Roman" w:cs="Times New Roman"/>
                <w:szCs w:val="24"/>
              </w:rPr>
            </w:pPr>
            <w:r w:rsidRPr="0CC7FDE6">
              <w:rPr>
                <w:rFonts w:eastAsia="Times New Roman" w:cs="Times New Roman"/>
                <w:szCs w:val="24"/>
              </w:rPr>
              <w:t>Design standard that HTTPS will be supported and used, not HTTP.</w:t>
            </w:r>
          </w:p>
        </w:tc>
        <w:tc>
          <w:tcPr>
            <w:tcW w:w="2847" w:type="dxa"/>
          </w:tcPr>
          <w:p w14:paraId="7A4A24D8" w14:textId="205052F9" w:rsidR="00ED3759" w:rsidRDefault="00ED3759" w:rsidP="00C635EB">
            <w:pPr>
              <w:spacing w:line="259" w:lineRule="auto"/>
              <w:ind w:left="166"/>
              <w:rPr>
                <w:rFonts w:cs="Times New Roman"/>
                <w:szCs w:val="24"/>
              </w:rPr>
            </w:pPr>
          </w:p>
        </w:tc>
      </w:tr>
      <w:tr w:rsidR="00ED3759" w14:paraId="2AEB1659"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01742CDE" w14:textId="4199E09E" w:rsidR="00FE6B10" w:rsidRDefault="00ED3759" w:rsidP="00D4441C">
            <w:pPr>
              <w:ind w:left="176" w:right="162"/>
              <w:rPr>
                <w:rFonts w:eastAsia="Times New Roman" w:cs="Times New Roman"/>
                <w:szCs w:val="24"/>
              </w:rPr>
            </w:pPr>
            <w:r w:rsidRPr="0CC7FDE6">
              <w:rPr>
                <w:rFonts w:eastAsia="Times New Roman" w:cs="Times New Roman"/>
                <w:szCs w:val="24"/>
              </w:rPr>
              <w:t xml:space="preserve">Encrypt </w:t>
            </w:r>
            <w:r w:rsidR="00D132B8">
              <w:rPr>
                <w:rFonts w:eastAsia="Times New Roman" w:cs="Times New Roman"/>
                <w:szCs w:val="24"/>
              </w:rPr>
              <w:t>User Database Data</w:t>
            </w:r>
            <w:r w:rsidRPr="0CC7FDE6">
              <w:rPr>
                <w:rFonts w:eastAsia="Times New Roman" w:cs="Times New Roman"/>
                <w:szCs w:val="24"/>
              </w:rPr>
              <w:t xml:space="preserve"> </w:t>
            </w:r>
          </w:p>
          <w:p w14:paraId="55DDB2C9" w14:textId="6DD6F0BF" w:rsidR="00ED3759" w:rsidRDefault="00ED3759" w:rsidP="00D4441C">
            <w:pPr>
              <w:ind w:left="176" w:right="162"/>
              <w:rPr>
                <w:rFonts w:eastAsia="Times New Roman" w:cs="Times New Roman"/>
                <w:szCs w:val="24"/>
              </w:rPr>
            </w:pPr>
            <w:r w:rsidRPr="0CC7FDE6">
              <w:rPr>
                <w:rFonts w:eastAsia="Times New Roman" w:cs="Times New Roman"/>
                <w:szCs w:val="24"/>
              </w:rPr>
              <w:t>(REQ 61)</w:t>
            </w:r>
          </w:p>
          <w:p w14:paraId="456E33AB" w14:textId="723FE4D1" w:rsidR="001875E8" w:rsidRDefault="00966870" w:rsidP="00D4441C">
            <w:pPr>
              <w:ind w:left="176" w:right="162"/>
              <w:rPr>
                <w:rFonts w:eastAsia="Times New Roman" w:cs="Times New Roman"/>
                <w:szCs w:val="24"/>
              </w:rPr>
            </w:pPr>
            <w:r>
              <w:rPr>
                <w:rFonts w:eastAsia="Times New Roman" w:cs="Times New Roman"/>
                <w:szCs w:val="24"/>
              </w:rPr>
              <w:t>5.2.4</w:t>
            </w:r>
          </w:p>
        </w:tc>
        <w:tc>
          <w:tcPr>
            <w:tcW w:w="7931" w:type="dxa"/>
          </w:tcPr>
          <w:p w14:paraId="65BB14E2" w14:textId="35DE03B6" w:rsidR="00ED3759" w:rsidRDefault="001875E8" w:rsidP="00D4441C">
            <w:pPr>
              <w:ind w:left="166" w:right="245"/>
              <w:rPr>
                <w:rFonts w:eastAsia="Times New Roman" w:cs="Times New Roman"/>
                <w:szCs w:val="24"/>
              </w:rPr>
            </w:pPr>
            <w:r w:rsidRPr="001875E8">
              <w:rPr>
                <w:rFonts w:eastAsia="Times New Roman" w:cs="Times New Roman"/>
                <w:szCs w:val="24"/>
              </w:rPr>
              <w:t>Ensure that all user data is encrypted in the database.</w:t>
            </w:r>
          </w:p>
        </w:tc>
        <w:tc>
          <w:tcPr>
            <w:tcW w:w="2847" w:type="dxa"/>
          </w:tcPr>
          <w:p w14:paraId="5A888E3E" w14:textId="523BE793" w:rsidR="00ED3759" w:rsidRDefault="00966870" w:rsidP="00C635EB">
            <w:pPr>
              <w:ind w:left="166"/>
              <w:rPr>
                <w:rFonts w:eastAsia="Times New Roman" w:cs="Times New Roman"/>
                <w:szCs w:val="24"/>
              </w:rPr>
            </w:pPr>
            <w:r>
              <w:rPr>
                <w:rFonts w:eastAsia="Times New Roman" w:cs="Times New Roman"/>
                <w:szCs w:val="24"/>
              </w:rPr>
              <w:t>Database</w:t>
            </w:r>
          </w:p>
        </w:tc>
      </w:tr>
      <w:tr w:rsidR="00ED3759" w14:paraId="2C82FFF0"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4A059DD0" w14:textId="2A6CB0DE" w:rsidR="00966870" w:rsidRDefault="00204FA1" w:rsidP="00D4441C">
            <w:pPr>
              <w:ind w:left="176" w:right="162"/>
              <w:rPr>
                <w:rFonts w:eastAsia="Times New Roman" w:cs="Times New Roman"/>
                <w:szCs w:val="24"/>
              </w:rPr>
            </w:pPr>
            <w:r>
              <w:rPr>
                <w:rFonts w:eastAsia="Times New Roman" w:cs="Times New Roman"/>
                <w:szCs w:val="24"/>
              </w:rPr>
              <w:t>Encrypt API Send</w:t>
            </w:r>
            <w:r w:rsidR="00ED3759" w:rsidRPr="0CC7FDE6">
              <w:rPr>
                <w:rFonts w:eastAsia="Times New Roman" w:cs="Times New Roman"/>
                <w:szCs w:val="24"/>
              </w:rPr>
              <w:t xml:space="preserve"> </w:t>
            </w:r>
          </w:p>
          <w:p w14:paraId="600ACFEE" w14:textId="77777777" w:rsidR="00ED3759" w:rsidRDefault="00ED3759" w:rsidP="00D4441C">
            <w:pPr>
              <w:ind w:left="176" w:right="162"/>
              <w:rPr>
                <w:rFonts w:eastAsia="Times New Roman" w:cs="Times New Roman"/>
                <w:szCs w:val="24"/>
              </w:rPr>
            </w:pPr>
            <w:r w:rsidRPr="0CC7FDE6">
              <w:rPr>
                <w:rFonts w:eastAsia="Times New Roman" w:cs="Times New Roman"/>
                <w:szCs w:val="24"/>
              </w:rPr>
              <w:t>(REQ 6</w:t>
            </w:r>
            <w:r w:rsidR="00966870">
              <w:rPr>
                <w:rFonts w:eastAsia="Times New Roman" w:cs="Times New Roman"/>
                <w:szCs w:val="24"/>
              </w:rPr>
              <w:t>2</w:t>
            </w:r>
            <w:r w:rsidRPr="0CC7FDE6">
              <w:rPr>
                <w:rFonts w:eastAsia="Times New Roman" w:cs="Times New Roman"/>
                <w:szCs w:val="24"/>
              </w:rPr>
              <w:t>)</w:t>
            </w:r>
          </w:p>
          <w:p w14:paraId="7F559581" w14:textId="6E7AB03A" w:rsidR="00966870" w:rsidRDefault="00966870" w:rsidP="00D4441C">
            <w:pPr>
              <w:ind w:left="176" w:right="162"/>
              <w:rPr>
                <w:rFonts w:eastAsia="Times New Roman" w:cs="Times New Roman"/>
                <w:szCs w:val="24"/>
              </w:rPr>
            </w:pPr>
            <w:r>
              <w:rPr>
                <w:rFonts w:eastAsia="Times New Roman" w:cs="Times New Roman"/>
                <w:szCs w:val="24"/>
              </w:rPr>
              <w:t>5.2.5</w:t>
            </w:r>
          </w:p>
        </w:tc>
        <w:tc>
          <w:tcPr>
            <w:tcW w:w="7931" w:type="dxa"/>
          </w:tcPr>
          <w:p w14:paraId="7A8D8870" w14:textId="2211316A" w:rsidR="00ED3759" w:rsidRDefault="005D3C48" w:rsidP="00D4441C">
            <w:pPr>
              <w:ind w:left="166" w:right="245"/>
              <w:rPr>
                <w:rFonts w:eastAsia="Times New Roman" w:cs="Times New Roman"/>
                <w:szCs w:val="24"/>
              </w:rPr>
            </w:pPr>
            <w:r w:rsidRPr="005D3C48">
              <w:rPr>
                <w:rFonts w:eastAsia="Times New Roman" w:cs="Times New Roman"/>
                <w:szCs w:val="24"/>
              </w:rPr>
              <w:t>Secure user data when making calls to the API.</w:t>
            </w:r>
          </w:p>
        </w:tc>
        <w:tc>
          <w:tcPr>
            <w:tcW w:w="2847" w:type="dxa"/>
          </w:tcPr>
          <w:p w14:paraId="06706506" w14:textId="18340CAF" w:rsidR="00ED3759" w:rsidRDefault="00ED3759" w:rsidP="00C635EB">
            <w:pPr>
              <w:ind w:left="166"/>
              <w:rPr>
                <w:rFonts w:eastAsia="Times New Roman" w:cs="Times New Roman"/>
                <w:szCs w:val="24"/>
              </w:rPr>
            </w:pPr>
            <w:r w:rsidRPr="0CC7FDE6">
              <w:rPr>
                <w:rFonts w:eastAsia="Times New Roman" w:cs="Times New Roman"/>
                <w:szCs w:val="24"/>
              </w:rPr>
              <w:t>User, Registration API</w:t>
            </w:r>
            <w:r w:rsidR="00961057">
              <w:rPr>
                <w:rFonts w:eastAsia="Times New Roman" w:cs="Times New Roman"/>
                <w:szCs w:val="24"/>
              </w:rPr>
              <w:t>, Encryption</w:t>
            </w:r>
          </w:p>
        </w:tc>
      </w:tr>
      <w:tr w:rsidR="00ED3759" w14:paraId="2A092CD5"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2D05B3BE" w14:textId="77777777" w:rsidR="00961057" w:rsidRDefault="00961057" w:rsidP="00D4441C">
            <w:pPr>
              <w:ind w:left="176" w:right="162"/>
              <w:rPr>
                <w:rFonts w:eastAsia="Times New Roman" w:cs="Times New Roman"/>
                <w:szCs w:val="24"/>
              </w:rPr>
            </w:pPr>
            <w:r>
              <w:rPr>
                <w:rFonts w:eastAsia="Times New Roman" w:cs="Times New Roman"/>
                <w:szCs w:val="24"/>
              </w:rPr>
              <w:t>Decrypt API Receipts</w:t>
            </w:r>
          </w:p>
          <w:p w14:paraId="306FC7C4" w14:textId="77777777" w:rsidR="00ED3759" w:rsidRDefault="00ED3759" w:rsidP="00D4441C">
            <w:pPr>
              <w:ind w:left="176" w:right="162"/>
              <w:rPr>
                <w:rFonts w:eastAsia="Times New Roman" w:cs="Times New Roman"/>
                <w:szCs w:val="24"/>
              </w:rPr>
            </w:pPr>
            <w:r w:rsidRPr="0CC7FDE6">
              <w:rPr>
                <w:rFonts w:eastAsia="Times New Roman" w:cs="Times New Roman"/>
                <w:szCs w:val="24"/>
              </w:rPr>
              <w:t>(REQ 63)</w:t>
            </w:r>
          </w:p>
          <w:p w14:paraId="62410FF6" w14:textId="5A0246A2" w:rsidR="00961057" w:rsidRDefault="00961057" w:rsidP="00D4441C">
            <w:pPr>
              <w:ind w:left="176" w:right="162"/>
              <w:rPr>
                <w:rFonts w:eastAsia="Times New Roman" w:cs="Times New Roman"/>
                <w:szCs w:val="24"/>
              </w:rPr>
            </w:pPr>
            <w:r>
              <w:rPr>
                <w:rFonts w:eastAsia="Times New Roman" w:cs="Times New Roman"/>
                <w:szCs w:val="24"/>
              </w:rPr>
              <w:t>5.2.6</w:t>
            </w:r>
          </w:p>
        </w:tc>
        <w:tc>
          <w:tcPr>
            <w:tcW w:w="7931" w:type="dxa"/>
          </w:tcPr>
          <w:p w14:paraId="52B8C3C6" w14:textId="39AF37C4" w:rsidR="00ED3759" w:rsidRDefault="00961057" w:rsidP="00D4441C">
            <w:pPr>
              <w:ind w:left="166" w:right="245"/>
              <w:rPr>
                <w:rFonts w:eastAsia="Times New Roman" w:cs="Times New Roman"/>
                <w:szCs w:val="24"/>
              </w:rPr>
            </w:pPr>
            <w:r w:rsidRPr="00961057">
              <w:rPr>
                <w:rFonts w:eastAsia="Times New Roman" w:cs="Times New Roman"/>
                <w:szCs w:val="24"/>
              </w:rPr>
              <w:t>Secure user data when receiving data from the API.</w:t>
            </w:r>
          </w:p>
        </w:tc>
        <w:tc>
          <w:tcPr>
            <w:tcW w:w="2847" w:type="dxa"/>
          </w:tcPr>
          <w:p w14:paraId="4163664C" w14:textId="44CFE4F6" w:rsidR="00ED3759" w:rsidRDefault="00ED3759" w:rsidP="00C635EB">
            <w:pPr>
              <w:ind w:left="166"/>
              <w:rPr>
                <w:rFonts w:eastAsia="Times New Roman" w:cs="Times New Roman"/>
                <w:szCs w:val="24"/>
              </w:rPr>
            </w:pPr>
            <w:r w:rsidRPr="0CC7FDE6">
              <w:rPr>
                <w:rFonts w:eastAsia="Times New Roman" w:cs="Times New Roman"/>
                <w:szCs w:val="24"/>
              </w:rPr>
              <w:t xml:space="preserve">User, Registration API, </w:t>
            </w:r>
            <w:r w:rsidR="00074618">
              <w:rPr>
                <w:rFonts w:eastAsia="Times New Roman" w:cs="Times New Roman"/>
                <w:szCs w:val="24"/>
              </w:rPr>
              <w:t>Decryption</w:t>
            </w:r>
          </w:p>
        </w:tc>
      </w:tr>
      <w:tr w:rsidR="00ED3759" w14:paraId="2C86CE17"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52EEC3F1" w14:textId="6CF9DCCB" w:rsidR="00074618" w:rsidRDefault="00ED3759" w:rsidP="00D4441C">
            <w:pPr>
              <w:ind w:left="176" w:right="162"/>
              <w:rPr>
                <w:rFonts w:eastAsia="Times New Roman" w:cs="Times New Roman"/>
                <w:szCs w:val="24"/>
              </w:rPr>
            </w:pPr>
            <w:r w:rsidRPr="0CC7FDE6">
              <w:rPr>
                <w:rFonts w:eastAsia="Times New Roman" w:cs="Times New Roman"/>
                <w:szCs w:val="24"/>
              </w:rPr>
              <w:t xml:space="preserve">Filter </w:t>
            </w:r>
          </w:p>
          <w:p w14:paraId="22D22EEC" w14:textId="6CF9DCCB" w:rsidR="00ED3759" w:rsidRDefault="00ED3759" w:rsidP="00D4441C">
            <w:pPr>
              <w:ind w:left="176" w:right="162"/>
              <w:rPr>
                <w:rFonts w:eastAsia="Times New Roman" w:cs="Times New Roman"/>
                <w:szCs w:val="24"/>
              </w:rPr>
            </w:pPr>
            <w:r w:rsidRPr="0CC7FDE6">
              <w:rPr>
                <w:rFonts w:eastAsia="Times New Roman" w:cs="Times New Roman"/>
                <w:szCs w:val="24"/>
              </w:rPr>
              <w:t>(Req 64)</w:t>
            </w:r>
          </w:p>
          <w:p w14:paraId="6EEC8DDD" w14:textId="6CF9DCCB" w:rsidR="00074618" w:rsidRDefault="00074618" w:rsidP="00D4441C">
            <w:pPr>
              <w:ind w:left="176" w:right="162"/>
              <w:rPr>
                <w:rFonts w:eastAsia="Times New Roman" w:cs="Times New Roman"/>
                <w:szCs w:val="24"/>
              </w:rPr>
            </w:pPr>
            <w:r>
              <w:rPr>
                <w:rFonts w:eastAsia="Times New Roman" w:cs="Times New Roman"/>
                <w:szCs w:val="24"/>
              </w:rPr>
              <w:t>5.2.7</w:t>
            </w:r>
          </w:p>
        </w:tc>
        <w:tc>
          <w:tcPr>
            <w:tcW w:w="7931" w:type="dxa"/>
          </w:tcPr>
          <w:p w14:paraId="38DD40AA" w14:textId="0631B380" w:rsidR="00ED3759" w:rsidRDefault="00ED3759" w:rsidP="00D4441C">
            <w:pPr>
              <w:ind w:left="166" w:right="245"/>
              <w:rPr>
                <w:rFonts w:eastAsia="Times New Roman" w:cs="Times New Roman"/>
                <w:szCs w:val="24"/>
              </w:rPr>
            </w:pPr>
            <w:r w:rsidRPr="2A78AE32">
              <w:rPr>
                <w:rFonts w:eastAsia="Times New Roman" w:cs="Times New Roman"/>
                <w:szCs w:val="24"/>
              </w:rPr>
              <w:t xml:space="preserve">Filter the data by user input. </w:t>
            </w:r>
          </w:p>
        </w:tc>
        <w:tc>
          <w:tcPr>
            <w:tcW w:w="2847" w:type="dxa"/>
          </w:tcPr>
          <w:p w14:paraId="4D6091DF" w14:textId="51FF512B" w:rsidR="00ED3759" w:rsidRDefault="00ED3759" w:rsidP="00C635EB">
            <w:pPr>
              <w:ind w:left="166"/>
              <w:rPr>
                <w:rFonts w:eastAsia="Times New Roman" w:cs="Times New Roman"/>
                <w:szCs w:val="24"/>
              </w:rPr>
            </w:pPr>
            <w:r w:rsidRPr="0CC7FDE6">
              <w:rPr>
                <w:rFonts w:eastAsia="Times New Roman" w:cs="Times New Roman"/>
                <w:szCs w:val="24"/>
              </w:rPr>
              <w:t>User Input</w:t>
            </w:r>
          </w:p>
        </w:tc>
      </w:tr>
      <w:tr w:rsidR="00ED3759" w14:paraId="2CD0DFF6"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4D9D31C2" w14:textId="6CF9DCCB" w:rsidR="00074618" w:rsidRDefault="00ED3759" w:rsidP="00D4441C">
            <w:pPr>
              <w:ind w:left="176" w:right="162"/>
              <w:rPr>
                <w:rFonts w:eastAsia="Times New Roman" w:cs="Times New Roman"/>
                <w:szCs w:val="24"/>
              </w:rPr>
            </w:pPr>
            <w:r w:rsidRPr="0CC7FDE6">
              <w:rPr>
                <w:rFonts w:eastAsia="Times New Roman" w:cs="Times New Roman"/>
                <w:szCs w:val="24"/>
              </w:rPr>
              <w:t xml:space="preserve">Class Status </w:t>
            </w:r>
          </w:p>
          <w:p w14:paraId="630C3252" w14:textId="6CF9DCCB" w:rsidR="00ED3759" w:rsidRDefault="00ED3759" w:rsidP="00D4441C">
            <w:pPr>
              <w:ind w:left="176" w:right="162"/>
              <w:rPr>
                <w:rFonts w:eastAsia="Times New Roman" w:cs="Times New Roman"/>
                <w:szCs w:val="24"/>
              </w:rPr>
            </w:pPr>
            <w:r w:rsidRPr="0CC7FDE6">
              <w:rPr>
                <w:rFonts w:eastAsia="Times New Roman" w:cs="Times New Roman"/>
                <w:szCs w:val="24"/>
              </w:rPr>
              <w:t>(R</w:t>
            </w:r>
            <w:r w:rsidR="00074618">
              <w:rPr>
                <w:rFonts w:eastAsia="Times New Roman" w:cs="Times New Roman"/>
                <w:szCs w:val="24"/>
              </w:rPr>
              <w:t>EQ</w:t>
            </w:r>
            <w:r w:rsidRPr="0CC7FDE6">
              <w:rPr>
                <w:rFonts w:eastAsia="Times New Roman" w:cs="Times New Roman"/>
                <w:szCs w:val="24"/>
              </w:rPr>
              <w:t xml:space="preserve"> 65)</w:t>
            </w:r>
          </w:p>
          <w:p w14:paraId="180D6E5F" w14:textId="348E9264" w:rsidR="00074618" w:rsidRDefault="007B49A8" w:rsidP="00D4441C">
            <w:pPr>
              <w:ind w:left="176" w:right="162"/>
              <w:rPr>
                <w:rFonts w:eastAsia="Times New Roman" w:cs="Times New Roman"/>
                <w:szCs w:val="24"/>
              </w:rPr>
            </w:pPr>
            <w:r>
              <w:rPr>
                <w:rFonts w:eastAsia="Times New Roman" w:cs="Times New Roman"/>
                <w:szCs w:val="24"/>
              </w:rPr>
              <w:t>5.4.1</w:t>
            </w:r>
          </w:p>
        </w:tc>
        <w:tc>
          <w:tcPr>
            <w:tcW w:w="7931" w:type="dxa"/>
          </w:tcPr>
          <w:p w14:paraId="7103F423" w14:textId="074227FE" w:rsidR="00ED3759" w:rsidRDefault="00ED3759" w:rsidP="00D4441C">
            <w:pPr>
              <w:ind w:left="166" w:right="245"/>
              <w:rPr>
                <w:rFonts w:eastAsia="Times New Roman" w:cs="Times New Roman"/>
                <w:szCs w:val="24"/>
              </w:rPr>
            </w:pPr>
            <w:r w:rsidRPr="0CC7FDE6">
              <w:rPr>
                <w:rFonts w:eastAsia="Times New Roman" w:cs="Times New Roman"/>
                <w:szCs w:val="24"/>
              </w:rPr>
              <w:t>Indicate the class status (Open/Closed/Reopened/Waitlist).</w:t>
            </w:r>
          </w:p>
        </w:tc>
        <w:tc>
          <w:tcPr>
            <w:tcW w:w="2847" w:type="dxa"/>
          </w:tcPr>
          <w:p w14:paraId="639F170D" w14:textId="6B5A46E8" w:rsidR="00ED3759" w:rsidRDefault="00ED3759" w:rsidP="00C635EB">
            <w:pPr>
              <w:ind w:left="166"/>
              <w:rPr>
                <w:rFonts w:eastAsia="Times New Roman" w:cs="Times New Roman"/>
                <w:szCs w:val="24"/>
              </w:rPr>
            </w:pPr>
            <w:r w:rsidRPr="0CC7FDE6">
              <w:rPr>
                <w:rFonts w:eastAsia="Times New Roman" w:cs="Times New Roman"/>
                <w:szCs w:val="24"/>
              </w:rPr>
              <w:t>Class, Instructor, Course</w:t>
            </w:r>
          </w:p>
        </w:tc>
      </w:tr>
      <w:tr w:rsidR="00ED3759" w14:paraId="2EC0D81E"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7A409A43" w14:textId="6E748D19" w:rsidR="00ED3759" w:rsidRDefault="00ED3759" w:rsidP="00D4441C">
            <w:pPr>
              <w:ind w:left="176" w:right="162"/>
              <w:rPr>
                <w:rFonts w:eastAsia="Times New Roman" w:cs="Times New Roman"/>
                <w:szCs w:val="24"/>
              </w:rPr>
            </w:pPr>
            <w:r w:rsidRPr="0CC7FDE6">
              <w:rPr>
                <w:rFonts w:eastAsia="Times New Roman" w:cs="Times New Roman"/>
                <w:szCs w:val="24"/>
              </w:rPr>
              <w:t>Class Registration Status (R</w:t>
            </w:r>
            <w:r w:rsidR="00074618">
              <w:rPr>
                <w:rFonts w:eastAsia="Times New Roman" w:cs="Times New Roman"/>
                <w:szCs w:val="24"/>
              </w:rPr>
              <w:t>EQ</w:t>
            </w:r>
            <w:r w:rsidRPr="0CC7FDE6">
              <w:rPr>
                <w:rFonts w:eastAsia="Times New Roman" w:cs="Times New Roman"/>
                <w:szCs w:val="24"/>
              </w:rPr>
              <w:t xml:space="preserve"> 66) </w:t>
            </w:r>
          </w:p>
          <w:p w14:paraId="1083C6D3" w14:textId="24CD2684" w:rsidR="00ED3759" w:rsidRDefault="007B49A8" w:rsidP="00D4441C">
            <w:pPr>
              <w:ind w:left="176" w:right="162"/>
              <w:rPr>
                <w:rFonts w:eastAsia="Times New Roman" w:cs="Times New Roman"/>
                <w:szCs w:val="24"/>
              </w:rPr>
            </w:pPr>
            <w:r>
              <w:rPr>
                <w:rFonts w:eastAsia="Times New Roman" w:cs="Times New Roman"/>
                <w:szCs w:val="24"/>
              </w:rPr>
              <w:t>5.4.2</w:t>
            </w:r>
          </w:p>
          <w:p w14:paraId="43F9A040" w14:textId="6E34BB6B" w:rsidR="00ED3759" w:rsidRDefault="00ED3759" w:rsidP="00D4441C">
            <w:pPr>
              <w:ind w:left="176" w:right="162"/>
              <w:rPr>
                <w:rFonts w:eastAsia="Times New Roman" w:cs="Times New Roman"/>
                <w:szCs w:val="24"/>
              </w:rPr>
            </w:pPr>
          </w:p>
        </w:tc>
        <w:tc>
          <w:tcPr>
            <w:tcW w:w="7931" w:type="dxa"/>
          </w:tcPr>
          <w:p w14:paraId="06C5A556" w14:textId="12AF7E73" w:rsidR="00ED3759" w:rsidRDefault="00ED3759" w:rsidP="00D4441C">
            <w:pPr>
              <w:ind w:left="166" w:right="245"/>
              <w:rPr>
                <w:rFonts w:eastAsia="Times New Roman" w:cs="Times New Roman"/>
                <w:szCs w:val="24"/>
              </w:rPr>
            </w:pPr>
            <w:r w:rsidRPr="0CC7FDE6">
              <w:rPr>
                <w:rFonts w:eastAsia="Times New Roman" w:cs="Times New Roman"/>
                <w:szCs w:val="24"/>
              </w:rPr>
              <w:t>Indicate if a class is taken, currently taking, or planned to take, showing the class code and name in assorted colors.</w:t>
            </w:r>
          </w:p>
        </w:tc>
        <w:tc>
          <w:tcPr>
            <w:tcW w:w="2847" w:type="dxa"/>
          </w:tcPr>
          <w:p w14:paraId="1B0241F9" w14:textId="28DC951F" w:rsidR="00ED3759" w:rsidRDefault="00ED3759" w:rsidP="00C635EB">
            <w:pPr>
              <w:ind w:left="166"/>
              <w:rPr>
                <w:rFonts w:eastAsia="Times New Roman" w:cs="Times New Roman"/>
                <w:szCs w:val="24"/>
              </w:rPr>
            </w:pPr>
            <w:r w:rsidRPr="0CC7FDE6">
              <w:rPr>
                <w:rFonts w:eastAsia="Times New Roman" w:cs="Times New Roman"/>
                <w:szCs w:val="24"/>
              </w:rPr>
              <w:t>Class, Course, Registration API</w:t>
            </w:r>
          </w:p>
        </w:tc>
      </w:tr>
      <w:tr w:rsidR="00ED3759" w14:paraId="72E84220"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3D5EDC55" w14:textId="5D158187" w:rsidR="00074618" w:rsidRDefault="00ED3759" w:rsidP="00D4441C">
            <w:pPr>
              <w:ind w:left="176" w:right="162"/>
              <w:rPr>
                <w:rFonts w:eastAsia="Times New Roman" w:cs="Times New Roman"/>
                <w:szCs w:val="24"/>
              </w:rPr>
            </w:pPr>
            <w:r w:rsidRPr="0CC7FDE6">
              <w:rPr>
                <w:rFonts w:eastAsia="Times New Roman" w:cs="Times New Roman"/>
                <w:szCs w:val="24"/>
              </w:rPr>
              <w:lastRenderedPageBreak/>
              <w:t xml:space="preserve">User Restriction </w:t>
            </w:r>
          </w:p>
          <w:p w14:paraId="017FB6C2" w14:textId="4A75F37F" w:rsidR="00ED3759" w:rsidRDefault="00ED3759" w:rsidP="00D4441C">
            <w:pPr>
              <w:ind w:left="176" w:right="162"/>
              <w:rPr>
                <w:rFonts w:eastAsia="Times New Roman" w:cs="Times New Roman"/>
                <w:szCs w:val="24"/>
              </w:rPr>
            </w:pPr>
            <w:r w:rsidRPr="0CC7FDE6">
              <w:rPr>
                <w:rFonts w:eastAsia="Times New Roman" w:cs="Times New Roman"/>
                <w:szCs w:val="24"/>
              </w:rPr>
              <w:t>(REQ 67)</w:t>
            </w:r>
          </w:p>
          <w:p w14:paraId="66657E9D" w14:textId="6CF9DCCB" w:rsidR="007B49A8" w:rsidRDefault="007B49A8" w:rsidP="00D4441C">
            <w:pPr>
              <w:ind w:left="176" w:right="162"/>
              <w:rPr>
                <w:rFonts w:eastAsia="Times New Roman" w:cs="Times New Roman"/>
                <w:szCs w:val="24"/>
              </w:rPr>
            </w:pPr>
            <w:r>
              <w:rPr>
                <w:rFonts w:eastAsia="Times New Roman" w:cs="Times New Roman"/>
                <w:szCs w:val="24"/>
              </w:rPr>
              <w:t>5.4.3</w:t>
            </w:r>
          </w:p>
        </w:tc>
        <w:tc>
          <w:tcPr>
            <w:tcW w:w="7931" w:type="dxa"/>
          </w:tcPr>
          <w:p w14:paraId="39B9CF40" w14:textId="7DDF1BD6" w:rsidR="00ED3759" w:rsidRDefault="00ED3759" w:rsidP="00D4441C">
            <w:pPr>
              <w:ind w:left="166" w:right="245"/>
              <w:rPr>
                <w:rFonts w:eastAsia="Times New Roman" w:cs="Times New Roman"/>
                <w:szCs w:val="24"/>
              </w:rPr>
            </w:pPr>
            <w:r w:rsidRPr="0CC7FDE6">
              <w:rPr>
                <w:rFonts w:eastAsia="Times New Roman" w:cs="Times New Roman"/>
                <w:szCs w:val="24"/>
              </w:rPr>
              <w:t>The system shall restrict the user registering for when desires or wants are not feasible.</w:t>
            </w:r>
          </w:p>
        </w:tc>
        <w:tc>
          <w:tcPr>
            <w:tcW w:w="2847" w:type="dxa"/>
          </w:tcPr>
          <w:p w14:paraId="1A4D4EAB" w14:textId="3CDC5157" w:rsidR="00ED3759" w:rsidRDefault="00ED3759" w:rsidP="00C635EB">
            <w:pPr>
              <w:ind w:left="166"/>
              <w:rPr>
                <w:rFonts w:eastAsia="Times New Roman" w:cs="Times New Roman"/>
                <w:szCs w:val="24"/>
              </w:rPr>
            </w:pPr>
            <w:r w:rsidRPr="0CC7FDE6">
              <w:rPr>
                <w:rFonts w:eastAsia="Times New Roman" w:cs="Times New Roman"/>
                <w:szCs w:val="24"/>
              </w:rPr>
              <w:t>Registration API</w:t>
            </w:r>
          </w:p>
          <w:p w14:paraId="5954F2E1" w14:textId="0A2A33F9" w:rsidR="007B49A8" w:rsidRDefault="00187CAD" w:rsidP="00C635EB">
            <w:pPr>
              <w:ind w:left="166"/>
              <w:rPr>
                <w:rFonts w:eastAsia="Times New Roman" w:cs="Times New Roman"/>
                <w:szCs w:val="24"/>
              </w:rPr>
            </w:pPr>
            <w:r>
              <w:rPr>
                <w:rFonts w:eastAsia="Times New Roman" w:cs="Times New Roman"/>
                <w:szCs w:val="24"/>
              </w:rPr>
              <w:t>5.4.3.1, 5.4.3.2</w:t>
            </w:r>
          </w:p>
          <w:p w14:paraId="375CC692" w14:textId="58E588DC" w:rsidR="00187CAD" w:rsidRDefault="00187CAD" w:rsidP="00C635EB">
            <w:pPr>
              <w:ind w:left="166"/>
              <w:rPr>
                <w:rFonts w:eastAsia="Times New Roman" w:cs="Times New Roman"/>
                <w:szCs w:val="24"/>
              </w:rPr>
            </w:pPr>
            <w:r>
              <w:rPr>
                <w:rFonts w:eastAsia="Times New Roman" w:cs="Times New Roman"/>
                <w:szCs w:val="24"/>
              </w:rPr>
              <w:t>5.4.3.3, 5.4.3.4</w:t>
            </w:r>
          </w:p>
          <w:p w14:paraId="7B8276CB" w14:textId="2F3DEDFC" w:rsidR="00187CAD" w:rsidRDefault="00187CAD" w:rsidP="00C635EB">
            <w:pPr>
              <w:ind w:left="166"/>
              <w:rPr>
                <w:rFonts w:eastAsia="Times New Roman" w:cs="Times New Roman"/>
                <w:szCs w:val="24"/>
              </w:rPr>
            </w:pPr>
            <w:r>
              <w:rPr>
                <w:rFonts w:eastAsia="Times New Roman" w:cs="Times New Roman"/>
                <w:szCs w:val="24"/>
              </w:rPr>
              <w:t>5.4.3.5, 5.4.3.6</w:t>
            </w:r>
          </w:p>
        </w:tc>
      </w:tr>
      <w:tr w:rsidR="00ED3759" w14:paraId="52E8E5C2" w14:textId="77777777" w:rsidTr="004A384A">
        <w:trPr>
          <w:cnfStyle w:val="000000010000" w:firstRow="0" w:lastRow="0" w:firstColumn="0" w:lastColumn="0" w:oddVBand="0" w:evenVBand="0" w:oddHBand="0" w:evenHBand="1" w:firstRowFirstColumn="0" w:firstRowLastColumn="0" w:lastRowFirstColumn="0" w:lastRowLastColumn="0"/>
        </w:trPr>
        <w:tc>
          <w:tcPr>
            <w:tcW w:w="2689" w:type="dxa"/>
          </w:tcPr>
          <w:p w14:paraId="09BA3A73" w14:textId="1E7A1DD4" w:rsidR="00187CAD" w:rsidRDefault="00ED3759" w:rsidP="00D4441C">
            <w:pPr>
              <w:ind w:left="176" w:right="162"/>
              <w:rPr>
                <w:rFonts w:eastAsia="Times New Roman" w:cs="Times New Roman"/>
                <w:szCs w:val="24"/>
              </w:rPr>
            </w:pPr>
            <w:r w:rsidRPr="0CC7FDE6">
              <w:rPr>
                <w:rFonts w:eastAsia="Times New Roman" w:cs="Times New Roman"/>
                <w:szCs w:val="24"/>
              </w:rPr>
              <w:t xml:space="preserve">Error Message </w:t>
            </w:r>
          </w:p>
          <w:p w14:paraId="4B9C963E" w14:textId="6D6834B8" w:rsidR="00ED3759" w:rsidRDefault="00ED3759" w:rsidP="00D4441C">
            <w:pPr>
              <w:ind w:left="176" w:right="162"/>
              <w:rPr>
                <w:rFonts w:eastAsia="Times New Roman" w:cs="Times New Roman"/>
                <w:szCs w:val="24"/>
              </w:rPr>
            </w:pPr>
            <w:r w:rsidRPr="0CC7FDE6">
              <w:rPr>
                <w:rFonts w:eastAsia="Times New Roman" w:cs="Times New Roman"/>
                <w:szCs w:val="24"/>
              </w:rPr>
              <w:t>(REQ 68)</w:t>
            </w:r>
          </w:p>
          <w:p w14:paraId="6213FCEF" w14:textId="2887C963" w:rsidR="00187CAD" w:rsidRDefault="0088017E" w:rsidP="00D4441C">
            <w:pPr>
              <w:ind w:left="176" w:right="162"/>
              <w:rPr>
                <w:rFonts w:eastAsia="Times New Roman" w:cs="Times New Roman"/>
                <w:szCs w:val="24"/>
              </w:rPr>
            </w:pPr>
            <w:r>
              <w:rPr>
                <w:rFonts w:eastAsia="Times New Roman" w:cs="Times New Roman"/>
                <w:szCs w:val="24"/>
              </w:rPr>
              <w:t>5.4.4</w:t>
            </w:r>
          </w:p>
        </w:tc>
        <w:tc>
          <w:tcPr>
            <w:tcW w:w="7931" w:type="dxa"/>
          </w:tcPr>
          <w:p w14:paraId="34EF676F" w14:textId="35781E16" w:rsidR="00ED3759" w:rsidRDefault="00ED3759" w:rsidP="00D4441C">
            <w:pPr>
              <w:ind w:left="166" w:right="245"/>
              <w:rPr>
                <w:rFonts w:eastAsia="Times New Roman" w:cs="Times New Roman"/>
                <w:szCs w:val="24"/>
              </w:rPr>
            </w:pPr>
            <w:r w:rsidRPr="0CC7FDE6">
              <w:rPr>
                <w:rFonts w:eastAsia="Times New Roman" w:cs="Times New Roman"/>
                <w:szCs w:val="24"/>
              </w:rPr>
              <w:t>The system shall show a message to the user if there has been an error such as registering for too many credits.</w:t>
            </w:r>
          </w:p>
        </w:tc>
        <w:tc>
          <w:tcPr>
            <w:tcW w:w="2847" w:type="dxa"/>
          </w:tcPr>
          <w:p w14:paraId="17618997" w14:textId="77777777" w:rsidR="00ED3759" w:rsidRDefault="00ED3759" w:rsidP="00C635EB">
            <w:pPr>
              <w:ind w:left="166"/>
              <w:rPr>
                <w:rFonts w:eastAsia="Times New Roman" w:cs="Times New Roman"/>
                <w:szCs w:val="24"/>
              </w:rPr>
            </w:pPr>
            <w:r w:rsidRPr="0CC7FDE6">
              <w:rPr>
                <w:rFonts w:eastAsia="Times New Roman" w:cs="Times New Roman"/>
                <w:szCs w:val="24"/>
              </w:rPr>
              <w:t>Registration API</w:t>
            </w:r>
          </w:p>
          <w:p w14:paraId="0BB5B2CC" w14:textId="3E362AEB" w:rsidR="0088017E" w:rsidRDefault="0088017E" w:rsidP="00C635EB">
            <w:pPr>
              <w:ind w:left="166"/>
              <w:rPr>
                <w:rFonts w:eastAsia="Times New Roman" w:cs="Times New Roman"/>
                <w:szCs w:val="24"/>
              </w:rPr>
            </w:pPr>
            <w:r>
              <w:rPr>
                <w:rFonts w:eastAsia="Times New Roman" w:cs="Times New Roman"/>
                <w:szCs w:val="24"/>
              </w:rPr>
              <w:t>5.4.4.1, 5.4.4.2</w:t>
            </w:r>
          </w:p>
        </w:tc>
      </w:tr>
      <w:tr w:rsidR="00ED3759" w14:paraId="3070FEE6" w14:textId="77777777" w:rsidTr="004A384A">
        <w:trPr>
          <w:cnfStyle w:val="000000100000" w:firstRow="0" w:lastRow="0" w:firstColumn="0" w:lastColumn="0" w:oddVBand="0" w:evenVBand="0" w:oddHBand="1" w:evenHBand="0" w:firstRowFirstColumn="0" w:firstRowLastColumn="0" w:lastRowFirstColumn="0" w:lastRowLastColumn="0"/>
        </w:trPr>
        <w:tc>
          <w:tcPr>
            <w:tcW w:w="2689" w:type="dxa"/>
          </w:tcPr>
          <w:p w14:paraId="48C279FD" w14:textId="22814336" w:rsidR="0088017E" w:rsidRDefault="00ED3759" w:rsidP="00D4441C">
            <w:pPr>
              <w:ind w:left="176" w:right="162"/>
              <w:rPr>
                <w:rFonts w:eastAsia="Times New Roman" w:cs="Times New Roman"/>
              </w:rPr>
            </w:pPr>
            <w:r w:rsidRPr="73439DBA">
              <w:rPr>
                <w:rFonts w:eastAsia="Times New Roman" w:cs="Times New Roman"/>
              </w:rPr>
              <w:t xml:space="preserve">Opening the system </w:t>
            </w:r>
          </w:p>
          <w:p w14:paraId="250914B1" w14:textId="49187DDD" w:rsidR="00ED3759" w:rsidRDefault="00ED3759" w:rsidP="00D4441C">
            <w:pPr>
              <w:ind w:left="176" w:right="162"/>
              <w:rPr>
                <w:rFonts w:eastAsia="Times New Roman" w:cs="Times New Roman"/>
                <w:szCs w:val="24"/>
              </w:rPr>
            </w:pPr>
            <w:r w:rsidRPr="0CC7FDE6">
              <w:rPr>
                <w:rFonts w:eastAsia="Times New Roman" w:cs="Times New Roman"/>
                <w:szCs w:val="24"/>
              </w:rPr>
              <w:t>(REQ 69)</w:t>
            </w:r>
            <w:r w:rsidR="00D4441C">
              <w:rPr>
                <w:rFonts w:eastAsia="Times New Roman" w:cs="Times New Roman"/>
                <w:szCs w:val="24"/>
              </w:rPr>
              <w:t xml:space="preserve"> </w:t>
            </w:r>
            <w:r w:rsidR="0088017E">
              <w:rPr>
                <w:rFonts w:eastAsia="Times New Roman" w:cs="Times New Roman"/>
                <w:szCs w:val="24"/>
              </w:rPr>
              <w:t>5.4.5</w:t>
            </w:r>
          </w:p>
        </w:tc>
        <w:tc>
          <w:tcPr>
            <w:tcW w:w="7931" w:type="dxa"/>
          </w:tcPr>
          <w:p w14:paraId="12C272CB" w14:textId="26E28DA2" w:rsidR="00ED3759" w:rsidRDefault="00ED3759" w:rsidP="00D4441C">
            <w:pPr>
              <w:ind w:left="166" w:right="245"/>
              <w:rPr>
                <w:rFonts w:eastAsia="Times New Roman" w:cs="Times New Roman"/>
                <w:szCs w:val="24"/>
              </w:rPr>
            </w:pPr>
            <w:r w:rsidRPr="0CC7FDE6">
              <w:rPr>
                <w:rFonts w:eastAsia="Times New Roman" w:cs="Times New Roman"/>
                <w:szCs w:val="24"/>
              </w:rPr>
              <w:t>Shows the beginning of the screen. Shows classes in an organized manner for the user.</w:t>
            </w:r>
          </w:p>
        </w:tc>
        <w:tc>
          <w:tcPr>
            <w:tcW w:w="2847" w:type="dxa"/>
          </w:tcPr>
          <w:p w14:paraId="54B650EC" w14:textId="77777777" w:rsidR="00ED3759" w:rsidRDefault="00ED3759" w:rsidP="00C635EB">
            <w:pPr>
              <w:ind w:left="166"/>
              <w:rPr>
                <w:rFonts w:eastAsia="Times New Roman" w:cs="Times New Roman"/>
                <w:szCs w:val="24"/>
              </w:rPr>
            </w:pPr>
            <w:r w:rsidRPr="0CC7FDE6">
              <w:rPr>
                <w:rFonts w:eastAsia="Times New Roman" w:cs="Times New Roman"/>
                <w:szCs w:val="24"/>
              </w:rPr>
              <w:t>User</w:t>
            </w:r>
          </w:p>
          <w:p w14:paraId="3B6A2908" w14:textId="741E59B9" w:rsidR="0088017E" w:rsidRDefault="0088017E" w:rsidP="00C635EB">
            <w:pPr>
              <w:ind w:left="166"/>
              <w:rPr>
                <w:rFonts w:eastAsia="Times New Roman" w:cs="Times New Roman"/>
                <w:szCs w:val="24"/>
              </w:rPr>
            </w:pPr>
            <w:r>
              <w:rPr>
                <w:rFonts w:eastAsia="Times New Roman" w:cs="Times New Roman"/>
                <w:szCs w:val="24"/>
              </w:rPr>
              <w:t>5.4.5.1, 5.4.5.2</w:t>
            </w:r>
          </w:p>
        </w:tc>
      </w:tr>
    </w:tbl>
    <w:p w14:paraId="22A49305" w14:textId="7D06CBA4" w:rsidR="00026ECA" w:rsidRPr="00957B72" w:rsidRDefault="41131D09" w:rsidP="00113C32">
      <w:pPr>
        <w:pStyle w:val="Heading1"/>
        <w:numPr>
          <w:ilvl w:val="1"/>
          <w:numId w:val="12"/>
        </w:numPr>
        <w:spacing w:before="720"/>
        <w:ind w:left="0" w:firstLine="0"/>
      </w:pPr>
      <w:bookmarkStart w:id="34" w:name="_Toc46337648"/>
      <w:r w:rsidRPr="0C78E227">
        <w:t>Use Cases</w:t>
      </w:r>
      <w:bookmarkEnd w:id="34"/>
    </w:p>
    <w:p w14:paraId="1EA8DAF8" w14:textId="767DB3DF" w:rsidR="00026ECA" w:rsidRPr="003E6B5A" w:rsidRDefault="003E6B5A" w:rsidP="003D682E">
      <w:pPr>
        <w:pStyle w:val="BodyText"/>
        <w:spacing w:before="100" w:line="360" w:lineRule="auto"/>
        <w:ind w:left="320" w:right="1485"/>
        <w:rPr>
          <w:rFonts w:cs="Times New Roman"/>
        </w:rPr>
      </w:pPr>
      <w:r w:rsidRPr="003E6B5A">
        <w:rPr>
          <w:rFonts w:cs="Times New Roman"/>
        </w:rPr>
        <w:t xml:space="preserve">This section addresses the identified stakeholders and their design concerns in section </w:t>
      </w:r>
      <w:r w:rsidR="007B4578">
        <w:rPr>
          <w:rFonts w:cs="Times New Roman"/>
        </w:rPr>
        <w:t>12</w:t>
      </w:r>
      <w:r w:rsidRPr="003E6B5A">
        <w:rPr>
          <w:rFonts w:cs="Times New Roman"/>
        </w:rPr>
        <w:t>.</w:t>
      </w:r>
      <w:r w:rsidR="007B4578">
        <w:rPr>
          <w:rFonts w:cs="Times New Roman"/>
        </w:rPr>
        <w:t>1</w:t>
      </w:r>
      <w:r w:rsidRPr="003E6B5A">
        <w:rPr>
          <w:rFonts w:cs="Times New Roman"/>
        </w:rPr>
        <w:t xml:space="preserve"> In section </w:t>
      </w:r>
      <w:r w:rsidR="0048221A">
        <w:rPr>
          <w:rFonts w:cs="Times New Roman"/>
        </w:rPr>
        <w:t>12</w:t>
      </w:r>
      <w:r w:rsidRPr="003E6B5A">
        <w:rPr>
          <w:rFonts w:cs="Times New Roman"/>
        </w:rPr>
        <w:t xml:space="preserve">.2, </w:t>
      </w:r>
      <w:r w:rsidR="00482345">
        <w:rPr>
          <w:rFonts w:cs="Times New Roman"/>
        </w:rPr>
        <w:t>the document will</w:t>
      </w:r>
      <w:r w:rsidRPr="003E6B5A">
        <w:rPr>
          <w:rFonts w:cs="Times New Roman"/>
        </w:rPr>
        <w:t xml:space="preserve"> provide several context viewpoints including UML communication diagrams to provide an overview of each viewpoint. </w:t>
      </w:r>
      <w:r w:rsidR="00482345">
        <w:rPr>
          <w:rFonts w:cs="Times New Roman"/>
        </w:rPr>
        <w:t>It will</w:t>
      </w:r>
      <w:r w:rsidRPr="003E6B5A">
        <w:rPr>
          <w:rFonts w:cs="Times New Roman"/>
        </w:rPr>
        <w:t xml:space="preserve"> also provide use cases that are design entities that pertain to the corresponding context viewpoint.</w:t>
      </w:r>
    </w:p>
    <w:p w14:paraId="4EE51FC1" w14:textId="77777777" w:rsidR="00026ECA" w:rsidRPr="003E6B5A" w:rsidRDefault="003E6B5A" w:rsidP="003D682E">
      <w:pPr>
        <w:pStyle w:val="BodyText"/>
        <w:spacing w:before="240" w:line="360" w:lineRule="auto"/>
        <w:ind w:left="320" w:right="1184"/>
        <w:rPr>
          <w:rFonts w:cs="Times New Roman"/>
        </w:rPr>
      </w:pPr>
      <w:r w:rsidRPr="003E6B5A">
        <w:rPr>
          <w:rFonts w:cs="Times New Roman"/>
        </w:rPr>
        <w:t>Each UML communication diagram displays the function calls that are associated with each use case. The function names are labeled with a preceding number indicating which use case the function call corresponds to.</w:t>
      </w:r>
    </w:p>
    <w:p w14:paraId="470009C7" w14:textId="77777777" w:rsidR="00026ECA" w:rsidRPr="003E6B5A" w:rsidRDefault="00026ECA">
      <w:pPr>
        <w:pStyle w:val="BodyText"/>
        <w:spacing w:before="1"/>
        <w:rPr>
          <w:rFonts w:cs="Times New Roman"/>
        </w:rPr>
      </w:pPr>
    </w:p>
    <w:p w14:paraId="6783E8E3" w14:textId="7316AD4C" w:rsidR="00026ECA" w:rsidRPr="003E6B5A" w:rsidRDefault="003E6B5A" w:rsidP="2E63028D">
      <w:pPr>
        <w:ind w:left="1040" w:right="1184"/>
        <w:rPr>
          <w:rFonts w:cs="Times New Roman"/>
          <w:szCs w:val="24"/>
        </w:rPr>
      </w:pPr>
      <w:r w:rsidRPr="2E63028D">
        <w:rPr>
          <w:rFonts w:cs="Times New Roman"/>
          <w:b/>
          <w:bCs/>
          <w:szCs w:val="24"/>
        </w:rPr>
        <w:t xml:space="preserve">Example: </w:t>
      </w:r>
      <w:r w:rsidRPr="2E63028D">
        <w:rPr>
          <w:rFonts w:cs="Times New Roman"/>
          <w:szCs w:val="24"/>
        </w:rPr>
        <w:t xml:space="preserve">The function labeled </w:t>
      </w:r>
      <w:r w:rsidRPr="2E63028D">
        <w:rPr>
          <w:rFonts w:cs="Times New Roman"/>
          <w:i/>
          <w:iCs/>
          <w:szCs w:val="24"/>
        </w:rPr>
        <w:t xml:space="preserve">"0.1 </w:t>
      </w:r>
      <w:proofErr w:type="spellStart"/>
      <w:r w:rsidRPr="2E63028D">
        <w:rPr>
          <w:rFonts w:cs="Times New Roman"/>
          <w:i/>
          <w:iCs/>
          <w:szCs w:val="24"/>
        </w:rPr>
        <w:t>addToDoAssignments</w:t>
      </w:r>
      <w:proofErr w:type="spellEnd"/>
      <w:r w:rsidRPr="2E63028D">
        <w:rPr>
          <w:rFonts w:cs="Times New Roman"/>
          <w:i/>
          <w:iCs/>
          <w:szCs w:val="24"/>
        </w:rPr>
        <w:t xml:space="preserve">()" </w:t>
      </w:r>
      <w:r w:rsidRPr="2E63028D">
        <w:rPr>
          <w:rFonts w:cs="Times New Roman"/>
          <w:szCs w:val="24"/>
        </w:rPr>
        <w:t>located in the To-Do Assignment List diagram (</w:t>
      </w:r>
      <w:r w:rsidRPr="2E63028D">
        <w:rPr>
          <w:rFonts w:cs="Times New Roman"/>
          <w:b/>
          <w:bCs/>
        </w:rPr>
        <w:t>Figure 17</w:t>
      </w:r>
      <w:r w:rsidRPr="2E63028D">
        <w:rPr>
          <w:rFonts w:cs="Times New Roman"/>
          <w:szCs w:val="24"/>
        </w:rPr>
        <w:t xml:space="preserve">), corresponds to use case 3.2.3.0 "Load List" while the function </w:t>
      </w:r>
      <w:r w:rsidRPr="2E63028D">
        <w:rPr>
          <w:rFonts w:cs="Times New Roman"/>
          <w:i/>
          <w:iCs/>
          <w:szCs w:val="24"/>
        </w:rPr>
        <w:t xml:space="preserve">"1.1 </w:t>
      </w:r>
      <w:proofErr w:type="spellStart"/>
      <w:r w:rsidRPr="2E63028D">
        <w:rPr>
          <w:rFonts w:cs="Times New Roman"/>
          <w:i/>
          <w:iCs/>
          <w:szCs w:val="24"/>
        </w:rPr>
        <w:t>markAssignmentCompleted</w:t>
      </w:r>
      <w:proofErr w:type="spellEnd"/>
      <w:r w:rsidRPr="2E63028D">
        <w:rPr>
          <w:rFonts w:cs="Times New Roman"/>
          <w:i/>
          <w:iCs/>
          <w:szCs w:val="24"/>
        </w:rPr>
        <w:t xml:space="preserve">(Assignment)" </w:t>
      </w:r>
      <w:r w:rsidRPr="2E63028D">
        <w:rPr>
          <w:rFonts w:cs="Times New Roman"/>
          <w:szCs w:val="24"/>
        </w:rPr>
        <w:t xml:space="preserve">corresponds to use case </w:t>
      </w:r>
      <w:r w:rsidRPr="2E63028D">
        <w:rPr>
          <w:rFonts w:cs="Times New Roman"/>
          <w:i/>
          <w:iCs/>
          <w:szCs w:val="24"/>
        </w:rPr>
        <w:t>“3.2.3.1 Mark Assignment Done"</w:t>
      </w:r>
      <w:r w:rsidRPr="2E63028D">
        <w:rPr>
          <w:rFonts w:cs="Times New Roman"/>
          <w:szCs w:val="24"/>
        </w:rPr>
        <w:t>. Each of these functions are defined in section 4.2 within their respective classes.</w:t>
      </w:r>
    </w:p>
    <w:p w14:paraId="129C56E5" w14:textId="0366F987" w:rsidR="00026ECA" w:rsidRPr="003E6B5A" w:rsidRDefault="00026ECA" w:rsidP="2E63028D">
      <w:pPr>
        <w:ind w:right="1184"/>
        <w:rPr>
          <w:rFonts w:cs="Times New Roman"/>
          <w:szCs w:val="24"/>
        </w:rPr>
      </w:pPr>
    </w:p>
    <w:p w14:paraId="03791B18" w14:textId="6A252991" w:rsidR="00026ECA" w:rsidRPr="000A015D" w:rsidRDefault="3A82A3A3" w:rsidP="00CC571B">
      <w:pPr>
        <w:pStyle w:val="Heading2"/>
        <w:numPr>
          <w:ilvl w:val="1"/>
          <w:numId w:val="19"/>
        </w:numPr>
        <w:ind w:left="567" w:hanging="567"/>
      </w:pPr>
      <w:bookmarkStart w:id="35" w:name="_Toc46337649"/>
      <w:r w:rsidRPr="000A015D">
        <w:t>Identified Stakeholders and Design Concerns</w:t>
      </w:r>
      <w:bookmarkEnd w:id="35"/>
    </w:p>
    <w:p w14:paraId="679E9559" w14:textId="16960FA5" w:rsidR="00026ECA" w:rsidRPr="00F95C25" w:rsidRDefault="00350B83" w:rsidP="008C0FEC">
      <w:pPr>
        <w:pStyle w:val="Heading3"/>
        <w:numPr>
          <w:ilvl w:val="0"/>
          <w:numId w:val="0"/>
        </w:numPr>
        <w:spacing w:before="480"/>
        <w:ind w:left="720"/>
        <w:rPr>
          <w:b/>
          <w:sz w:val="28"/>
          <w:szCs w:val="32"/>
        </w:rPr>
      </w:pPr>
      <w:bookmarkStart w:id="36" w:name="_Toc46337650"/>
      <w:r w:rsidRPr="00F95C25">
        <w:rPr>
          <w:b/>
          <w:sz w:val="28"/>
          <w:szCs w:val="32"/>
        </w:rPr>
        <w:t>8.1.1</w:t>
      </w:r>
      <w:r w:rsidR="001342F8" w:rsidRPr="00F95C25">
        <w:rPr>
          <w:b/>
          <w:sz w:val="28"/>
          <w:szCs w:val="32"/>
        </w:rPr>
        <w:t xml:space="preserve"> </w:t>
      </w:r>
      <w:r w:rsidR="3A82A3A3" w:rsidRPr="00F95C25">
        <w:rPr>
          <w:b/>
          <w:sz w:val="28"/>
          <w:szCs w:val="32"/>
        </w:rPr>
        <w:t>BYUI Student</w:t>
      </w:r>
      <w:bookmarkEnd w:id="36"/>
    </w:p>
    <w:p w14:paraId="09DE6EDE" w14:textId="1068A9E8" w:rsidR="00AC1C07" w:rsidRPr="00AC1C07" w:rsidRDefault="3A82A3A3" w:rsidP="00AC1C07">
      <w:pPr>
        <w:pStyle w:val="BodyText"/>
        <w:spacing w:before="241" w:line="276" w:lineRule="auto"/>
        <w:ind w:left="900" w:right="1226"/>
        <w:rPr>
          <w:rFonts w:cs="Times New Roman"/>
        </w:rPr>
      </w:pPr>
      <w:r w:rsidRPr="2E63028D">
        <w:rPr>
          <w:rFonts w:cs="Times New Roman"/>
        </w:rPr>
        <w:lastRenderedPageBreak/>
        <w:t xml:space="preserve">The BYUI student registers and uses the grad planner and registration system each semester and holds </w:t>
      </w:r>
      <w:r w:rsidR="00C635EB" w:rsidRPr="2E63028D">
        <w:rPr>
          <w:rFonts w:cs="Times New Roman"/>
        </w:rPr>
        <w:t>most of</w:t>
      </w:r>
      <w:r w:rsidRPr="2E63028D">
        <w:rPr>
          <w:rFonts w:cs="Times New Roman"/>
        </w:rPr>
        <w:t xml:space="preserve"> the design concerns</w:t>
      </w:r>
      <w:r w:rsidR="00311CCD">
        <w:rPr>
          <w:rFonts w:cs="Times New Roman"/>
        </w:rPr>
        <w:t>.</w:t>
      </w:r>
      <w:r w:rsidR="00D11B1D">
        <w:br/>
      </w:r>
    </w:p>
    <w:p w14:paraId="2337969D" w14:textId="77777777" w:rsidR="00C360BA" w:rsidRDefault="00C360BA" w:rsidP="00930A8A">
      <w:pPr>
        <w:pStyle w:val="BodyText"/>
        <w:spacing w:before="241" w:line="276" w:lineRule="auto"/>
        <w:ind w:left="900" w:right="1226"/>
        <w:rPr>
          <w:rFonts w:cs="Times New Roman"/>
        </w:rPr>
      </w:pPr>
    </w:p>
    <w:p w14:paraId="5B5C5D3D" w14:textId="77777777" w:rsidR="00C360BA" w:rsidRDefault="00C360BA" w:rsidP="00930A8A">
      <w:pPr>
        <w:pStyle w:val="BodyText"/>
        <w:spacing w:before="241" w:line="276" w:lineRule="auto"/>
        <w:ind w:left="900" w:right="1226"/>
        <w:rPr>
          <w:rFonts w:cs="Times New Roman"/>
        </w:rPr>
      </w:pPr>
    </w:p>
    <w:p w14:paraId="6A259C53" w14:textId="77777777" w:rsidR="00C360BA" w:rsidRDefault="00C360BA" w:rsidP="00930A8A">
      <w:pPr>
        <w:pStyle w:val="BodyText"/>
        <w:spacing w:before="241" w:line="276" w:lineRule="auto"/>
        <w:ind w:left="900" w:right="1226"/>
        <w:rPr>
          <w:rFonts w:cs="Times New Roman"/>
        </w:rPr>
      </w:pPr>
    </w:p>
    <w:p w14:paraId="27A08042" w14:textId="77777777" w:rsidR="00C360BA" w:rsidRDefault="00C360BA" w:rsidP="00930A8A">
      <w:pPr>
        <w:pStyle w:val="BodyText"/>
        <w:spacing w:before="241" w:line="276" w:lineRule="auto"/>
        <w:ind w:left="900" w:right="1226"/>
        <w:rPr>
          <w:rFonts w:cs="Times New Roman"/>
        </w:rPr>
      </w:pPr>
    </w:p>
    <w:p w14:paraId="3C578005" w14:textId="77777777" w:rsidR="00C360BA" w:rsidRDefault="00C360BA" w:rsidP="00930A8A">
      <w:pPr>
        <w:pStyle w:val="BodyText"/>
        <w:spacing w:before="241" w:line="276" w:lineRule="auto"/>
        <w:ind w:left="900" w:right="1226"/>
        <w:rPr>
          <w:rFonts w:cs="Times New Roman"/>
        </w:rPr>
      </w:pPr>
    </w:p>
    <w:p w14:paraId="11FA2D4E" w14:textId="77777777" w:rsidR="00C360BA" w:rsidRDefault="00C360BA" w:rsidP="00930A8A">
      <w:pPr>
        <w:pStyle w:val="BodyText"/>
        <w:spacing w:before="241" w:line="276" w:lineRule="auto"/>
        <w:ind w:left="900" w:right="1226"/>
        <w:rPr>
          <w:rFonts w:cs="Times New Roman"/>
        </w:rPr>
      </w:pPr>
    </w:p>
    <w:p w14:paraId="54EDDAA6" w14:textId="77777777" w:rsidR="00C360BA" w:rsidRDefault="00C360BA" w:rsidP="00930A8A">
      <w:pPr>
        <w:pStyle w:val="BodyText"/>
        <w:spacing w:before="241" w:line="276" w:lineRule="auto"/>
        <w:ind w:left="900" w:right="1226"/>
        <w:rPr>
          <w:rFonts w:cs="Times New Roman"/>
        </w:rPr>
      </w:pPr>
    </w:p>
    <w:p w14:paraId="63BD79DA" w14:textId="77777777" w:rsidR="00C360BA" w:rsidRDefault="00C360BA" w:rsidP="00930A8A">
      <w:pPr>
        <w:pStyle w:val="BodyText"/>
        <w:spacing w:before="241" w:line="276" w:lineRule="auto"/>
        <w:ind w:left="900" w:right="1226"/>
        <w:rPr>
          <w:rFonts w:cs="Times New Roman"/>
        </w:rPr>
      </w:pPr>
    </w:p>
    <w:p w14:paraId="57E6E9E6" w14:textId="77777777" w:rsidR="00C360BA" w:rsidRDefault="00C360BA" w:rsidP="00930A8A">
      <w:pPr>
        <w:pStyle w:val="BodyText"/>
        <w:spacing w:before="241" w:line="276" w:lineRule="auto"/>
        <w:ind w:left="900" w:right="1226"/>
        <w:rPr>
          <w:rFonts w:cs="Times New Roman"/>
        </w:rPr>
      </w:pPr>
    </w:p>
    <w:p w14:paraId="1E880575" w14:textId="77777777" w:rsidR="00C360BA" w:rsidRDefault="00C360BA" w:rsidP="00930A8A">
      <w:pPr>
        <w:pStyle w:val="BodyText"/>
        <w:spacing w:before="241" w:line="276" w:lineRule="auto"/>
        <w:ind w:left="900" w:right="1226"/>
        <w:rPr>
          <w:rFonts w:cs="Times New Roman"/>
        </w:rPr>
      </w:pPr>
    </w:p>
    <w:p w14:paraId="53E95A2E" w14:textId="77777777" w:rsidR="00C360BA" w:rsidRDefault="00C360BA" w:rsidP="00930A8A">
      <w:pPr>
        <w:pStyle w:val="BodyText"/>
        <w:spacing w:before="241" w:line="276" w:lineRule="auto"/>
        <w:ind w:left="900" w:right="1226"/>
        <w:rPr>
          <w:rFonts w:cs="Times New Roman"/>
        </w:rPr>
      </w:pPr>
    </w:p>
    <w:p w14:paraId="02E79CD9" w14:textId="77777777" w:rsidR="00C360BA" w:rsidRDefault="00C360BA" w:rsidP="00930A8A">
      <w:pPr>
        <w:pStyle w:val="BodyText"/>
        <w:spacing w:before="241" w:line="276" w:lineRule="auto"/>
        <w:ind w:left="900" w:right="1226"/>
        <w:rPr>
          <w:rFonts w:cs="Times New Roman"/>
        </w:rPr>
      </w:pPr>
    </w:p>
    <w:p w14:paraId="7749EB67" w14:textId="77777777" w:rsidR="00C360BA" w:rsidRDefault="00C360BA" w:rsidP="00930A8A">
      <w:pPr>
        <w:pStyle w:val="BodyText"/>
        <w:spacing w:before="241" w:line="276" w:lineRule="auto"/>
        <w:ind w:left="900" w:right="1226"/>
        <w:rPr>
          <w:rFonts w:cs="Times New Roman"/>
        </w:rPr>
      </w:pPr>
    </w:p>
    <w:p w14:paraId="5D8313DE" w14:textId="77777777" w:rsidR="00C360BA" w:rsidRDefault="00C360BA" w:rsidP="00930A8A">
      <w:pPr>
        <w:pStyle w:val="BodyText"/>
        <w:spacing w:before="241" w:line="276" w:lineRule="auto"/>
        <w:ind w:left="900" w:right="1226"/>
        <w:rPr>
          <w:rFonts w:cs="Times New Roman"/>
        </w:rPr>
      </w:pPr>
    </w:p>
    <w:p w14:paraId="28985035" w14:textId="77777777" w:rsidR="00C360BA" w:rsidRPr="003E6B5A" w:rsidRDefault="00C360BA" w:rsidP="00930A8A">
      <w:pPr>
        <w:pStyle w:val="BodyText"/>
        <w:spacing w:before="241" w:line="276" w:lineRule="auto"/>
        <w:ind w:left="900" w:right="1226"/>
        <w:rPr>
          <w:rFonts w:cs="Times New Roman"/>
        </w:rPr>
      </w:pPr>
    </w:p>
    <w:p w14:paraId="017BD8DC" w14:textId="45DDB734" w:rsidR="00D11B1D" w:rsidRPr="007F7B03" w:rsidRDefault="008229B9" w:rsidP="00907978">
      <w:pPr>
        <w:pStyle w:val="Heading3"/>
        <w:numPr>
          <w:ilvl w:val="0"/>
          <w:numId w:val="0"/>
        </w:numPr>
        <w:ind w:left="720"/>
      </w:pPr>
      <w:bookmarkStart w:id="37" w:name="_Toc46337651"/>
      <w:r w:rsidRPr="00907978">
        <w:rPr>
          <w:b/>
          <w:sz w:val="28"/>
          <w:szCs w:val="32"/>
        </w:rPr>
        <w:t xml:space="preserve">8.1.2 </w:t>
      </w:r>
      <w:r w:rsidR="3A82A3A3" w:rsidRPr="00907978">
        <w:rPr>
          <w:b/>
          <w:sz w:val="28"/>
          <w:szCs w:val="32"/>
        </w:rPr>
        <w:t>Design Concerns</w:t>
      </w:r>
      <w:bookmarkEnd w:id="37"/>
      <w:r w:rsidR="00D11B1D" w:rsidRPr="007F7B03">
        <w:br/>
      </w:r>
    </w:p>
    <w:p w14:paraId="2C86DBCF" w14:textId="5960B8E5" w:rsidR="00026ECA" w:rsidRPr="003E6B5A" w:rsidRDefault="3A82A3A3" w:rsidP="008516E7">
      <w:pPr>
        <w:numPr>
          <w:ilvl w:val="3"/>
          <w:numId w:val="2"/>
        </w:numPr>
        <w:spacing w:line="276" w:lineRule="auto"/>
        <w:ind w:hanging="50"/>
        <w:rPr>
          <w:rFonts w:asciiTheme="minorHAnsi" w:eastAsiaTheme="minorEastAsia" w:hAnsiTheme="minorHAnsi" w:cstheme="minorBidi"/>
        </w:rPr>
      </w:pPr>
      <w:r w:rsidRPr="2E63028D">
        <w:rPr>
          <w:rFonts w:cs="Times New Roman"/>
        </w:rPr>
        <w:t>The ability to log in without any complications (REQ 1)</w:t>
      </w:r>
    </w:p>
    <w:p w14:paraId="7224F67A" w14:textId="43E4A3E1" w:rsidR="00026ECA" w:rsidRPr="003E6B5A" w:rsidRDefault="3A82A3A3" w:rsidP="008516E7">
      <w:pPr>
        <w:pStyle w:val="ListParagraph"/>
        <w:numPr>
          <w:ilvl w:val="4"/>
          <w:numId w:val="3"/>
        </w:numPr>
        <w:spacing w:before="60" w:line="276" w:lineRule="auto"/>
        <w:ind w:hanging="50"/>
      </w:pPr>
      <w:r w:rsidRPr="2E63028D">
        <w:rPr>
          <w:rFonts w:cs="Times New Roman"/>
        </w:rPr>
        <w:t>A simple way to navigate through the application without getting lost (REQ 2)</w:t>
      </w:r>
    </w:p>
    <w:p w14:paraId="099FFC3F" w14:textId="179AF141" w:rsidR="00026ECA" w:rsidRPr="003E6B5A" w:rsidRDefault="3A82A3A3" w:rsidP="008516E7">
      <w:pPr>
        <w:pStyle w:val="ListParagraph"/>
        <w:numPr>
          <w:ilvl w:val="4"/>
          <w:numId w:val="3"/>
        </w:numPr>
        <w:spacing w:before="60" w:line="276" w:lineRule="auto"/>
        <w:ind w:hanging="50"/>
        <w:rPr>
          <w:rFonts w:asciiTheme="minorHAnsi" w:eastAsiaTheme="minorEastAsia" w:hAnsiTheme="minorHAnsi" w:cstheme="minorBidi"/>
        </w:rPr>
      </w:pPr>
      <w:r w:rsidRPr="2E63028D">
        <w:rPr>
          <w:rFonts w:cs="Times New Roman"/>
        </w:rPr>
        <w:t xml:space="preserve">The ability </w:t>
      </w:r>
      <w:r w:rsidR="3C5E301F" w:rsidRPr="078FCCC8">
        <w:rPr>
          <w:rFonts w:cs="Times New Roman"/>
        </w:rPr>
        <w:t>of</w:t>
      </w:r>
      <w:r w:rsidRPr="2E63028D">
        <w:rPr>
          <w:rFonts w:cs="Times New Roman"/>
        </w:rPr>
        <w:t xml:space="preserve"> the Grad Planner and the Registration system to </w:t>
      </w:r>
      <w:r w:rsidR="008715DD" w:rsidRPr="2E63028D">
        <w:rPr>
          <w:rFonts w:cs="Times New Roman"/>
        </w:rPr>
        <w:t>connect</w:t>
      </w:r>
      <w:r w:rsidRPr="2E63028D">
        <w:rPr>
          <w:rFonts w:cs="Times New Roman"/>
        </w:rPr>
        <w:t xml:space="preserve"> </w:t>
      </w:r>
      <w:r w:rsidR="6B919DCF" w:rsidRPr="148FBBC7">
        <w:rPr>
          <w:rFonts w:cs="Times New Roman"/>
        </w:rPr>
        <w:t>without complications</w:t>
      </w:r>
      <w:r w:rsidRPr="2E63028D">
        <w:rPr>
          <w:rFonts w:cs="Times New Roman"/>
        </w:rPr>
        <w:t xml:space="preserve"> (REQ 3-6)</w:t>
      </w:r>
    </w:p>
    <w:p w14:paraId="4A476CB0" w14:textId="616B23CC" w:rsidR="00026ECA" w:rsidRPr="003E6B5A" w:rsidRDefault="3A82A3A3" w:rsidP="008516E7">
      <w:pPr>
        <w:numPr>
          <w:ilvl w:val="3"/>
          <w:numId w:val="2"/>
        </w:numPr>
        <w:spacing w:line="276" w:lineRule="auto"/>
        <w:ind w:hanging="50"/>
      </w:pPr>
      <w:r w:rsidRPr="2E63028D">
        <w:rPr>
          <w:rFonts w:cs="Times New Roman"/>
        </w:rPr>
        <w:t>The security of the application (REQ 7)</w:t>
      </w:r>
    </w:p>
    <w:p w14:paraId="1F86C248" w14:textId="6BF6EE9C" w:rsidR="00026ECA" w:rsidRPr="003E6B5A" w:rsidRDefault="3A82A3A3" w:rsidP="008516E7">
      <w:pPr>
        <w:pStyle w:val="ListParagraph"/>
        <w:numPr>
          <w:ilvl w:val="4"/>
          <w:numId w:val="3"/>
        </w:numPr>
        <w:spacing w:before="60" w:line="276" w:lineRule="auto"/>
        <w:ind w:hanging="50"/>
      </w:pPr>
      <w:r w:rsidRPr="2E63028D">
        <w:rPr>
          <w:rFonts w:cs="Times New Roman"/>
        </w:rPr>
        <w:t>Being able to have classes suggested based on classes already taken and current schedule (REQ 8-11)</w:t>
      </w:r>
    </w:p>
    <w:p w14:paraId="58464B1C" w14:textId="37384BA6" w:rsidR="00026ECA" w:rsidRPr="003E6B5A" w:rsidRDefault="2BE98ACA" w:rsidP="008516E7">
      <w:pPr>
        <w:numPr>
          <w:ilvl w:val="3"/>
          <w:numId w:val="2"/>
        </w:numPr>
        <w:spacing w:line="276" w:lineRule="auto"/>
        <w:ind w:hanging="50"/>
      </w:pPr>
      <w:r w:rsidRPr="7C474F29">
        <w:rPr>
          <w:rFonts w:cs="Times New Roman"/>
        </w:rPr>
        <w:t>T</w:t>
      </w:r>
      <w:r w:rsidR="66CAE5B6" w:rsidRPr="7C474F29">
        <w:rPr>
          <w:rFonts w:cs="Times New Roman"/>
        </w:rPr>
        <w:t>he</w:t>
      </w:r>
      <w:r w:rsidR="3A82A3A3" w:rsidRPr="2E63028D">
        <w:rPr>
          <w:rFonts w:cs="Times New Roman"/>
        </w:rPr>
        <w:t xml:space="preserve"> current school schedule </w:t>
      </w:r>
      <w:r w:rsidR="49A22491" w:rsidRPr="7C474F29">
        <w:rPr>
          <w:rFonts w:cs="Times New Roman"/>
        </w:rPr>
        <w:t xml:space="preserve">shall be </w:t>
      </w:r>
      <w:r w:rsidR="091CD4F9" w:rsidRPr="7C474F29">
        <w:rPr>
          <w:rFonts w:cs="Times New Roman"/>
        </w:rPr>
        <w:t>prominent</w:t>
      </w:r>
      <w:r w:rsidR="3A82A3A3" w:rsidRPr="2E63028D">
        <w:rPr>
          <w:rFonts w:cs="Times New Roman"/>
        </w:rPr>
        <w:t xml:space="preserve"> on the page (REQ 12-14)</w:t>
      </w:r>
    </w:p>
    <w:p w14:paraId="73A3436E" w14:textId="7ED235D5" w:rsidR="00026ECA" w:rsidRPr="003E6B5A" w:rsidRDefault="3A82A3A3" w:rsidP="008516E7">
      <w:pPr>
        <w:numPr>
          <w:ilvl w:val="3"/>
          <w:numId w:val="2"/>
        </w:numPr>
        <w:spacing w:line="276" w:lineRule="auto"/>
        <w:ind w:hanging="50"/>
      </w:pPr>
      <w:r w:rsidRPr="2E63028D">
        <w:rPr>
          <w:rFonts w:cs="Times New Roman"/>
        </w:rPr>
        <w:t>The ability to view details of each course (REQ 15-16)</w:t>
      </w:r>
    </w:p>
    <w:p w14:paraId="4C30FF4F" w14:textId="7F57A1FC" w:rsidR="00026ECA" w:rsidRPr="003E6B5A" w:rsidRDefault="3A82A3A3" w:rsidP="008516E7">
      <w:pPr>
        <w:numPr>
          <w:ilvl w:val="3"/>
          <w:numId w:val="2"/>
        </w:numPr>
        <w:spacing w:line="276" w:lineRule="auto"/>
        <w:ind w:hanging="50"/>
      </w:pPr>
      <w:r w:rsidRPr="2E63028D">
        <w:rPr>
          <w:rFonts w:cs="Times New Roman"/>
        </w:rPr>
        <w:t>A way to export the course schedule for the week. (REQ 17)</w:t>
      </w:r>
    </w:p>
    <w:p w14:paraId="632D1B0F" w14:textId="169ED82F" w:rsidR="00026ECA" w:rsidRPr="003E6B5A" w:rsidRDefault="3A82A3A3" w:rsidP="008516E7">
      <w:pPr>
        <w:numPr>
          <w:ilvl w:val="3"/>
          <w:numId w:val="2"/>
        </w:numPr>
        <w:spacing w:line="276" w:lineRule="auto"/>
        <w:ind w:hanging="50"/>
      </w:pPr>
      <w:r w:rsidRPr="2E63028D">
        <w:rPr>
          <w:rFonts w:cs="Times New Roman"/>
        </w:rPr>
        <w:t>An accurate representation of which courses have been completed and which are still needed (REQ 18-19)</w:t>
      </w:r>
    </w:p>
    <w:p w14:paraId="266DFB23" w14:textId="1C360B50" w:rsidR="00026ECA" w:rsidRPr="003E6B5A" w:rsidRDefault="75466B9A" w:rsidP="008516E7">
      <w:pPr>
        <w:numPr>
          <w:ilvl w:val="3"/>
          <w:numId w:val="2"/>
        </w:numPr>
        <w:spacing w:line="276" w:lineRule="auto"/>
        <w:ind w:hanging="50"/>
      </w:pPr>
      <w:r w:rsidRPr="7C474F29">
        <w:rPr>
          <w:rFonts w:cs="Times New Roman"/>
        </w:rPr>
        <w:t>The</w:t>
      </w:r>
      <w:r w:rsidR="3A82A3A3" w:rsidRPr="2E63028D">
        <w:rPr>
          <w:rFonts w:cs="Times New Roman"/>
        </w:rPr>
        <w:t xml:space="preserve"> representation of suggested course plans for upcoming semesters </w:t>
      </w:r>
      <w:r w:rsidR="2FFD076F" w:rsidRPr="7C474F29">
        <w:rPr>
          <w:rFonts w:cs="Times New Roman"/>
        </w:rPr>
        <w:t>shall be explicit</w:t>
      </w:r>
      <w:r w:rsidR="03EA613E" w:rsidRPr="7C474F29">
        <w:rPr>
          <w:rFonts w:cs="Times New Roman"/>
        </w:rPr>
        <w:t xml:space="preserve"> </w:t>
      </w:r>
      <w:r w:rsidR="3A82A3A3" w:rsidRPr="2E63028D">
        <w:rPr>
          <w:rFonts w:cs="Times New Roman"/>
        </w:rPr>
        <w:t>(REQ 20-22)</w:t>
      </w:r>
    </w:p>
    <w:p w14:paraId="3F1311C3" w14:textId="6D975C74" w:rsidR="00026ECA" w:rsidRPr="003E6B5A" w:rsidRDefault="3A82A3A3" w:rsidP="008516E7">
      <w:pPr>
        <w:numPr>
          <w:ilvl w:val="3"/>
          <w:numId w:val="2"/>
        </w:numPr>
        <w:spacing w:line="276" w:lineRule="auto"/>
        <w:ind w:hanging="50"/>
      </w:pPr>
      <w:r w:rsidRPr="2E63028D">
        <w:rPr>
          <w:rFonts w:cs="Times New Roman"/>
        </w:rPr>
        <w:t>The ability to modify the course plan and save those changes (REQ 23-25)</w:t>
      </w:r>
    </w:p>
    <w:p w14:paraId="2FEBE157" w14:textId="3EF28B23" w:rsidR="00026ECA" w:rsidRPr="003E6B5A" w:rsidRDefault="3A82A3A3" w:rsidP="008516E7">
      <w:pPr>
        <w:numPr>
          <w:ilvl w:val="3"/>
          <w:numId w:val="2"/>
        </w:numPr>
        <w:spacing w:line="276" w:lineRule="auto"/>
        <w:ind w:hanging="50"/>
        <w:rPr>
          <w:rFonts w:cs="Times New Roman"/>
        </w:rPr>
      </w:pPr>
      <w:r w:rsidRPr="2E63028D">
        <w:rPr>
          <w:rFonts w:cs="Times New Roman"/>
        </w:rPr>
        <w:t>Access to ratings/feedback for courses and instructors shared by other students (REQ 26-28)</w:t>
      </w:r>
    </w:p>
    <w:p w14:paraId="00647AA5" w14:textId="65FE3A6D" w:rsidR="00026ECA" w:rsidRPr="003E6B5A" w:rsidRDefault="3A82A3A3" w:rsidP="008516E7">
      <w:pPr>
        <w:numPr>
          <w:ilvl w:val="3"/>
          <w:numId w:val="2"/>
        </w:numPr>
        <w:spacing w:line="276" w:lineRule="auto"/>
        <w:ind w:hanging="50"/>
      </w:pPr>
      <w:r w:rsidRPr="2E63028D">
        <w:rPr>
          <w:rFonts w:cs="Times New Roman"/>
        </w:rPr>
        <w:t>The ability to filter classes based on type (Online, Daytime, Nighttime) (REQ 42-44)</w:t>
      </w:r>
    </w:p>
    <w:p w14:paraId="5E10A87E" w14:textId="0970AE73" w:rsidR="00026ECA" w:rsidRPr="003E6B5A" w:rsidRDefault="7AB674B0" w:rsidP="008516E7">
      <w:pPr>
        <w:numPr>
          <w:ilvl w:val="3"/>
          <w:numId w:val="2"/>
        </w:numPr>
        <w:spacing w:line="276" w:lineRule="auto"/>
        <w:ind w:hanging="50"/>
      </w:pPr>
      <w:r w:rsidRPr="7C474F29">
        <w:rPr>
          <w:rFonts w:cs="Times New Roman"/>
        </w:rPr>
        <w:t>The</w:t>
      </w:r>
      <w:r w:rsidR="3A82A3A3" w:rsidRPr="2E63028D">
        <w:rPr>
          <w:rFonts w:cs="Times New Roman"/>
        </w:rPr>
        <w:t xml:space="preserve"> restrictions and holds on user’s account </w:t>
      </w:r>
      <w:r w:rsidR="45975482" w:rsidRPr="7C474F29">
        <w:rPr>
          <w:rFonts w:cs="Times New Roman"/>
        </w:rPr>
        <w:t xml:space="preserve">shall be displayed prominently </w:t>
      </w:r>
      <w:r w:rsidR="3A82A3A3" w:rsidRPr="2E63028D">
        <w:rPr>
          <w:rFonts w:cs="Times New Roman"/>
        </w:rPr>
        <w:t>(REQ 45)</w:t>
      </w:r>
    </w:p>
    <w:p w14:paraId="7A300E07" w14:textId="7A1DDD70" w:rsidR="00026ECA" w:rsidRPr="003E6B5A" w:rsidRDefault="3A82A3A3" w:rsidP="008516E7">
      <w:pPr>
        <w:numPr>
          <w:ilvl w:val="3"/>
          <w:numId w:val="2"/>
        </w:numPr>
        <w:spacing w:line="276" w:lineRule="auto"/>
        <w:ind w:hanging="50"/>
      </w:pPr>
      <w:r w:rsidRPr="2E63028D">
        <w:rPr>
          <w:rFonts w:cs="Times New Roman"/>
        </w:rPr>
        <w:t>The ability to enable automatic registration (REQ 46-48)</w:t>
      </w:r>
    </w:p>
    <w:p w14:paraId="184F6145" w14:textId="6C6B49A1" w:rsidR="00026ECA" w:rsidRPr="003E6B5A" w:rsidRDefault="2D739D3F" w:rsidP="008516E7">
      <w:pPr>
        <w:numPr>
          <w:ilvl w:val="3"/>
          <w:numId w:val="2"/>
        </w:numPr>
        <w:spacing w:line="276" w:lineRule="auto"/>
        <w:ind w:hanging="50"/>
      </w:pPr>
      <w:r w:rsidRPr="7C474F29">
        <w:rPr>
          <w:rFonts w:cs="Times New Roman"/>
        </w:rPr>
        <w:t>User shall be given an option</w:t>
      </w:r>
      <w:r w:rsidR="3A82A3A3" w:rsidRPr="2E63028D">
        <w:rPr>
          <w:rFonts w:cs="Times New Roman"/>
        </w:rPr>
        <w:t xml:space="preserve"> to view class information </w:t>
      </w:r>
      <w:r w:rsidR="32A517BF" w:rsidRPr="7C474F29">
        <w:rPr>
          <w:rFonts w:cs="Times New Roman"/>
        </w:rPr>
        <w:t>with one click</w:t>
      </w:r>
      <w:r w:rsidR="66CAE5B6" w:rsidRPr="7C474F29">
        <w:rPr>
          <w:rFonts w:cs="Times New Roman"/>
        </w:rPr>
        <w:t xml:space="preserve"> </w:t>
      </w:r>
      <w:r w:rsidR="3A82A3A3" w:rsidRPr="2E63028D">
        <w:rPr>
          <w:rFonts w:cs="Times New Roman"/>
        </w:rPr>
        <w:t>(REQ 49-52)</w:t>
      </w:r>
    </w:p>
    <w:p w14:paraId="0D6BF711" w14:textId="350E4CB5" w:rsidR="00026ECA" w:rsidRPr="003E6B5A" w:rsidRDefault="3A82A3A3" w:rsidP="008516E7">
      <w:pPr>
        <w:numPr>
          <w:ilvl w:val="3"/>
          <w:numId w:val="2"/>
        </w:numPr>
        <w:spacing w:line="276" w:lineRule="auto"/>
        <w:ind w:hanging="50"/>
      </w:pPr>
      <w:r w:rsidRPr="2E63028D">
        <w:rPr>
          <w:rFonts w:cs="Times New Roman"/>
        </w:rPr>
        <w:t>Quick and responsive to user input (under 1 second) (REQ 53)</w:t>
      </w:r>
    </w:p>
    <w:p w14:paraId="53F97D67" w14:textId="49D9C4D3" w:rsidR="00026ECA" w:rsidRPr="003E6B5A" w:rsidRDefault="3A82A3A3" w:rsidP="008516E7">
      <w:pPr>
        <w:numPr>
          <w:ilvl w:val="3"/>
          <w:numId w:val="2"/>
        </w:numPr>
        <w:spacing w:line="276" w:lineRule="auto"/>
        <w:ind w:hanging="50"/>
      </w:pPr>
      <w:r w:rsidRPr="2E63028D">
        <w:rPr>
          <w:rFonts w:cs="Times New Roman"/>
        </w:rPr>
        <w:t>Reliable performance regardless of browser (REQ 54)</w:t>
      </w:r>
    </w:p>
    <w:p w14:paraId="5E7169C7" w14:textId="6B5D372F" w:rsidR="00026ECA" w:rsidRPr="003E6B5A" w:rsidRDefault="3A82A3A3" w:rsidP="008516E7">
      <w:pPr>
        <w:numPr>
          <w:ilvl w:val="3"/>
          <w:numId w:val="2"/>
        </w:numPr>
        <w:spacing w:line="276" w:lineRule="auto"/>
        <w:ind w:hanging="50"/>
      </w:pPr>
      <w:r w:rsidRPr="2E63028D">
        <w:rPr>
          <w:rFonts w:cs="Times New Roman"/>
        </w:rPr>
        <w:t>The ability to handle the student body of BYUI (REQ 55)</w:t>
      </w:r>
    </w:p>
    <w:p w14:paraId="65E16CA3" w14:textId="174A9838" w:rsidR="00026ECA" w:rsidRPr="003E6B5A" w:rsidRDefault="3A82A3A3" w:rsidP="008516E7">
      <w:pPr>
        <w:numPr>
          <w:ilvl w:val="3"/>
          <w:numId w:val="2"/>
        </w:numPr>
        <w:spacing w:line="276" w:lineRule="auto"/>
        <w:ind w:hanging="50"/>
      </w:pPr>
      <w:r w:rsidRPr="2E63028D">
        <w:rPr>
          <w:rFonts w:cs="Times New Roman"/>
        </w:rPr>
        <w:t xml:space="preserve">The ability to handle an increase of </w:t>
      </w:r>
      <w:r w:rsidRPr="078FCCC8">
        <w:rPr>
          <w:rFonts w:cs="Times New Roman"/>
        </w:rPr>
        <w:t>student</w:t>
      </w:r>
      <w:r w:rsidR="0E61E0C5" w:rsidRPr="078FCCC8">
        <w:rPr>
          <w:rFonts w:cs="Times New Roman"/>
        </w:rPr>
        <w:t>’s</w:t>
      </w:r>
      <w:r w:rsidRPr="2E63028D">
        <w:rPr>
          <w:rFonts w:cs="Times New Roman"/>
        </w:rPr>
        <w:t xml:space="preserve"> numbers (REQ 56)</w:t>
      </w:r>
    </w:p>
    <w:p w14:paraId="45794A36" w14:textId="734B47FE" w:rsidR="00026ECA" w:rsidRPr="003E6B5A" w:rsidRDefault="3A82A3A3" w:rsidP="008516E7">
      <w:pPr>
        <w:numPr>
          <w:ilvl w:val="3"/>
          <w:numId w:val="2"/>
        </w:numPr>
        <w:spacing w:line="276" w:lineRule="auto"/>
        <w:ind w:hanging="50"/>
        <w:rPr>
          <w:rFonts w:cs="Times New Roman"/>
        </w:rPr>
      </w:pPr>
      <w:r w:rsidRPr="2E63028D">
        <w:rPr>
          <w:rFonts w:cs="Times New Roman"/>
        </w:rPr>
        <w:t>Performance should be similar across all platforms (REQ 57)</w:t>
      </w:r>
    </w:p>
    <w:p w14:paraId="650E5652" w14:textId="0109B0E8" w:rsidR="00026ECA" w:rsidRPr="003E6B5A" w:rsidRDefault="3A82A3A3" w:rsidP="008516E7">
      <w:pPr>
        <w:numPr>
          <w:ilvl w:val="3"/>
          <w:numId w:val="2"/>
        </w:numPr>
        <w:spacing w:line="276" w:lineRule="auto"/>
        <w:ind w:hanging="50"/>
      </w:pPr>
      <w:r w:rsidRPr="2E63028D">
        <w:rPr>
          <w:rFonts w:cs="Times New Roman"/>
        </w:rPr>
        <w:t xml:space="preserve">Data </w:t>
      </w:r>
      <w:r w:rsidR="00482345">
        <w:rPr>
          <w:rFonts w:cs="Times New Roman"/>
        </w:rPr>
        <w:t>must</w:t>
      </w:r>
      <w:r w:rsidRPr="2E63028D">
        <w:rPr>
          <w:rFonts w:cs="Times New Roman"/>
        </w:rPr>
        <w:t xml:space="preserve"> be handled and transmitted securely (REQ 58-64)</w:t>
      </w:r>
    </w:p>
    <w:p w14:paraId="37212F0B" w14:textId="67DB1237" w:rsidR="00026ECA" w:rsidRPr="003E6B5A" w:rsidRDefault="3A82A3A3" w:rsidP="008516E7">
      <w:pPr>
        <w:numPr>
          <w:ilvl w:val="3"/>
          <w:numId w:val="2"/>
        </w:numPr>
        <w:spacing w:line="276" w:lineRule="auto"/>
        <w:ind w:hanging="50"/>
      </w:pPr>
      <w:r w:rsidRPr="2E63028D">
        <w:rPr>
          <w:rFonts w:cs="Times New Roman"/>
        </w:rPr>
        <w:t>Classes show status and will only allow valid courses to be added (REQ 65-8)</w:t>
      </w:r>
    </w:p>
    <w:p w14:paraId="1B409D25" w14:textId="018103D4" w:rsidR="00026ECA" w:rsidRPr="003E6B5A" w:rsidRDefault="3A82A3A3" w:rsidP="008516E7">
      <w:pPr>
        <w:numPr>
          <w:ilvl w:val="3"/>
          <w:numId w:val="2"/>
        </w:numPr>
        <w:spacing w:line="276" w:lineRule="auto"/>
        <w:ind w:hanging="50"/>
      </w:pPr>
      <w:r w:rsidRPr="2E63028D">
        <w:rPr>
          <w:rFonts w:cs="Times New Roman"/>
        </w:rPr>
        <w:t>Show a tutorial to a new user (REQ 69)</w:t>
      </w:r>
    </w:p>
    <w:p w14:paraId="3BD3A5C9" w14:textId="77777777" w:rsidR="004E2B69" w:rsidRDefault="004E2B69" w:rsidP="004E2B69">
      <w:pPr>
        <w:pStyle w:val="BodyText"/>
      </w:pPr>
    </w:p>
    <w:p w14:paraId="522AC3EA" w14:textId="2E1D504F" w:rsidR="00F66DA5" w:rsidRPr="006D4D62" w:rsidRDefault="00F66DA5" w:rsidP="004018F7">
      <w:pPr>
        <w:pStyle w:val="Heading3"/>
        <w:numPr>
          <w:ilvl w:val="0"/>
          <w:numId w:val="0"/>
        </w:numPr>
        <w:ind w:left="720"/>
        <w:rPr>
          <w:rFonts w:cs="Times New Roman"/>
          <w:b/>
          <w:sz w:val="30"/>
        </w:rPr>
      </w:pPr>
      <w:r w:rsidRPr="004018F7">
        <w:rPr>
          <w:b/>
          <w:noProof/>
          <w:sz w:val="28"/>
          <w:szCs w:val="32"/>
        </w:rPr>
        <w:lastRenderedPageBreak/>
        <mc:AlternateContent>
          <mc:Choice Requires="wps">
            <w:drawing>
              <wp:anchor distT="0" distB="0" distL="0" distR="0" simplePos="0" relativeHeight="251658248" behindDoc="1" locked="0" layoutInCell="1" allowOverlap="1" wp14:anchorId="2968A430" wp14:editId="2E6F995C">
                <wp:simplePos x="0" y="0"/>
                <wp:positionH relativeFrom="page">
                  <wp:posOffset>895985</wp:posOffset>
                </wp:positionH>
                <wp:positionV relativeFrom="paragraph">
                  <wp:posOffset>374015</wp:posOffset>
                </wp:positionV>
                <wp:extent cx="8267700" cy="1270"/>
                <wp:effectExtent l="0" t="0" r="0" b="0"/>
                <wp:wrapTopAndBottom/>
                <wp:docPr id="13" name="Freeform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9C1E4" id="Freeform 220" o:spid="_x0000_s1026" style="position:absolute;margin-left:70.55pt;margin-top:29.45pt;width:651pt;height:.1pt;z-index:-251658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" path="m,l13020,e" filled="f" strokecolor="#eaebee" strokeweight=".72pt">
                <v:path arrowok="t" o:connecttype="custom" o:connectlocs="0,0;8267700,0" o:connectangles="0,0"/>
                <w10:wrap type="topAndBottom" anchorx="page"/>
              </v:shape>
            </w:pict>
          </mc:Fallback>
        </mc:AlternateContent>
      </w:r>
      <w:r w:rsidR="006D4D62" w:rsidRPr="004018F7">
        <w:rPr>
          <w:b/>
          <w:sz w:val="28"/>
          <w:szCs w:val="32"/>
        </w:rPr>
        <w:t xml:space="preserve">8.1.3 </w:t>
      </w:r>
      <w:r w:rsidRPr="004018F7">
        <w:rPr>
          <w:b/>
          <w:sz w:val="28"/>
          <w:szCs w:val="32"/>
        </w:rPr>
        <w:t>Functional Relationships</w:t>
      </w:r>
    </w:p>
    <w:p w14:paraId="4DAAB82E" w14:textId="77777777" w:rsidR="00F66DA5" w:rsidRPr="003E6B5A" w:rsidRDefault="3B113D3D" w:rsidP="00F66DA5">
      <w:pPr>
        <w:pStyle w:val="BodyText"/>
        <w:spacing w:before="8"/>
        <w:rPr>
          <w:rFonts w:cs="Times New Roman"/>
          <w:b/>
          <w:sz w:val="16"/>
        </w:rPr>
      </w:pPr>
      <w:r>
        <w:rPr>
          <w:noProof/>
        </w:rPr>
        <w:drawing>
          <wp:inline distT="0" distB="0" distL="0" distR="0" wp14:anchorId="0A5B22AF" wp14:editId="38E9E208">
            <wp:extent cx="5400675" cy="5397502"/>
            <wp:effectExtent l="0" t="0" r="9525" b="0"/>
            <wp:docPr id="103867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00675" cy="5397502"/>
                    </a:xfrm>
                    <a:prstGeom prst="rect">
                      <a:avLst/>
                    </a:prstGeom>
                  </pic:spPr>
                </pic:pic>
              </a:graphicData>
            </a:graphic>
          </wp:inline>
        </w:drawing>
      </w:r>
    </w:p>
    <w:p w14:paraId="65EF1AFF" w14:textId="77777777" w:rsidR="00A702DF" w:rsidRPr="003E6B5A" w:rsidRDefault="00A702DF" w:rsidP="00A702DF">
      <w:pPr>
        <w:spacing w:before="191"/>
        <w:ind w:left="320"/>
        <w:rPr>
          <w:rFonts w:cs="Times New Roman"/>
          <w:b/>
        </w:rPr>
      </w:pPr>
      <w:r w:rsidRPr="003E6B5A">
        <w:rPr>
          <w:rFonts w:cs="Times New Roman"/>
          <w:b/>
        </w:rPr>
        <w:lastRenderedPageBreak/>
        <w:t xml:space="preserve">Figure 2 - </w:t>
      </w:r>
      <w:r>
        <w:rPr>
          <w:rFonts w:cs="Times New Roman"/>
          <w:b/>
        </w:rPr>
        <w:t>Grad Planner Registration Integration Functional</w:t>
      </w:r>
      <w:r w:rsidRPr="003E6B5A">
        <w:rPr>
          <w:rFonts w:cs="Times New Roman"/>
          <w:b/>
        </w:rPr>
        <w:t xml:space="preserve"> Diagram</w:t>
      </w:r>
    </w:p>
    <w:p w14:paraId="5788521C" w14:textId="77777777" w:rsidR="00026ECA" w:rsidRPr="003E6B5A" w:rsidRDefault="00026ECA">
      <w:pPr>
        <w:pStyle w:val="BodyText"/>
        <w:spacing w:before="1"/>
        <w:rPr>
          <w:rFonts w:cs="Times New Roman"/>
          <w:sz w:val="15"/>
        </w:rPr>
      </w:pPr>
    </w:p>
    <w:p w14:paraId="23C2DF14" w14:textId="3A442D94" w:rsidR="00026ECA" w:rsidRPr="00C8475B" w:rsidRDefault="003E6B5A" w:rsidP="00CC571B">
      <w:pPr>
        <w:pStyle w:val="Heading2"/>
        <w:numPr>
          <w:ilvl w:val="1"/>
          <w:numId w:val="19"/>
        </w:numPr>
        <w:ind w:left="851"/>
      </w:pPr>
      <w:bookmarkStart w:id="38" w:name="_Toc46337652"/>
      <w:r w:rsidRPr="00845DD1">
        <w:t>Use</w:t>
      </w:r>
      <w:r w:rsidRPr="00C8475B">
        <w:t xml:space="preserve"> Case Tables and Descriptions</w:t>
      </w:r>
      <w:bookmarkEnd w:id="38"/>
    </w:p>
    <w:p w14:paraId="05F4D31E" w14:textId="77777777" w:rsidR="00026ECA" w:rsidRPr="003E6B5A" w:rsidRDefault="00026ECA">
      <w:pPr>
        <w:pStyle w:val="BodyText"/>
        <w:spacing w:before="1"/>
        <w:rPr>
          <w:rFonts w:cs="Times New Roman"/>
          <w:b/>
          <w:sz w:val="8"/>
        </w:rPr>
      </w:pPr>
    </w:p>
    <w:p w14:paraId="1C53D901" w14:textId="280F110F" w:rsidR="00026ECA" w:rsidRPr="003E6B5A" w:rsidRDefault="00482345">
      <w:pPr>
        <w:pStyle w:val="BodyText"/>
        <w:spacing w:before="100"/>
        <w:ind w:left="320" w:right="1743"/>
        <w:rPr>
          <w:rFonts w:cs="Times New Roman"/>
        </w:rPr>
      </w:pPr>
      <w:r>
        <w:rPr>
          <w:rFonts w:cs="Times New Roman"/>
        </w:rPr>
        <w:t>User and System u</w:t>
      </w:r>
      <w:r w:rsidR="003E6B5A" w:rsidRPr="003E6B5A">
        <w:rPr>
          <w:rFonts w:cs="Times New Roman"/>
        </w:rPr>
        <w:t>se cases provide design entities that show the interactions between the actors or personas and the system that are required. The following table is employed as a template to describe use cases in section 3.2. The left side of the table remains the same, while the right provides a description of the text that will be filled in according to the particular use case.</w:t>
      </w:r>
    </w:p>
    <w:p w14:paraId="57B8AA31" w14:textId="77777777" w:rsidR="00026ECA" w:rsidRPr="003E6B5A" w:rsidRDefault="00026ECA">
      <w:pPr>
        <w:pStyle w:val="BodyText"/>
        <w:spacing w:before="2"/>
        <w:rPr>
          <w:rFonts w:cs="Times New Roman"/>
          <w:sz w:val="27"/>
        </w:rPr>
      </w:pPr>
    </w:p>
    <w:p w14:paraId="2A1C25CB" w14:textId="77777777" w:rsidR="00026ECA" w:rsidRPr="003E6B5A" w:rsidRDefault="00026ECA">
      <w:pPr>
        <w:pStyle w:val="BodyText"/>
        <w:rPr>
          <w:rFonts w:cs="Times New Roman"/>
          <w:b/>
          <w:sz w:val="22"/>
        </w:rPr>
      </w:pPr>
    </w:p>
    <w:p w14:paraId="57A8DC7C" w14:textId="0FCD44DD" w:rsidR="00A75577" w:rsidRDefault="00A75577" w:rsidP="00D53C8B">
      <w:pPr>
        <w:pStyle w:val="BodyText"/>
        <w:spacing w:before="5"/>
        <w:rPr>
          <w:rFonts w:cs="Times New Roman"/>
          <w:b/>
          <w:sz w:val="19"/>
          <w:szCs w:val="19"/>
        </w:rPr>
      </w:pPr>
    </w:p>
    <w:p w14:paraId="4546FF5B" w14:textId="77777777" w:rsidR="00D80833" w:rsidRDefault="00D80833" w:rsidP="29346B37">
      <w:pPr>
        <w:pStyle w:val="BodyText"/>
        <w:spacing w:before="5"/>
        <w:rPr>
          <w:rFonts w:cs="Times New Roman"/>
          <w:b/>
          <w:bCs/>
          <w:sz w:val="19"/>
          <w:szCs w:val="19"/>
        </w:rPr>
      </w:pPr>
    </w:p>
    <w:p w14:paraId="7054A1F3" w14:textId="77777777" w:rsidR="00D80833" w:rsidRDefault="00D80833" w:rsidP="29346B37">
      <w:pPr>
        <w:pStyle w:val="BodyText"/>
        <w:spacing w:before="5"/>
        <w:rPr>
          <w:rFonts w:cs="Times New Roman"/>
          <w:b/>
          <w:bCs/>
          <w:sz w:val="19"/>
          <w:szCs w:val="19"/>
        </w:rPr>
      </w:pPr>
    </w:p>
    <w:p w14:paraId="0C3AC66B" w14:textId="77777777" w:rsidR="00D80833" w:rsidRDefault="00D80833" w:rsidP="29346B37">
      <w:pPr>
        <w:pStyle w:val="BodyText"/>
        <w:spacing w:before="5"/>
        <w:rPr>
          <w:rFonts w:cs="Times New Roman"/>
          <w:b/>
          <w:bCs/>
          <w:sz w:val="19"/>
          <w:szCs w:val="19"/>
        </w:rPr>
      </w:pPr>
    </w:p>
    <w:p w14:paraId="56004B3F" w14:textId="77777777" w:rsidR="00D80833" w:rsidRDefault="00D80833" w:rsidP="29346B37">
      <w:pPr>
        <w:pStyle w:val="BodyText"/>
        <w:spacing w:before="5"/>
        <w:rPr>
          <w:rFonts w:cs="Times New Roman"/>
          <w:b/>
          <w:bCs/>
          <w:sz w:val="19"/>
          <w:szCs w:val="19"/>
        </w:rPr>
      </w:pPr>
    </w:p>
    <w:p w14:paraId="6BE5EDD6" w14:textId="77777777" w:rsidR="00D80833" w:rsidRDefault="00D80833" w:rsidP="29346B37">
      <w:pPr>
        <w:pStyle w:val="BodyText"/>
        <w:spacing w:before="5"/>
        <w:rPr>
          <w:rFonts w:cs="Times New Roman"/>
          <w:b/>
          <w:bCs/>
          <w:sz w:val="19"/>
          <w:szCs w:val="19"/>
        </w:rPr>
      </w:pPr>
    </w:p>
    <w:p w14:paraId="4E36B671" w14:textId="77777777" w:rsidR="00D80833" w:rsidRDefault="00D80833" w:rsidP="29346B37">
      <w:pPr>
        <w:pStyle w:val="BodyText"/>
        <w:spacing w:before="5"/>
        <w:rPr>
          <w:rFonts w:cs="Times New Roman"/>
          <w:b/>
          <w:bCs/>
          <w:sz w:val="19"/>
          <w:szCs w:val="19"/>
        </w:rPr>
      </w:pPr>
    </w:p>
    <w:p w14:paraId="2D84490B" w14:textId="77777777" w:rsidR="00D80833" w:rsidRDefault="00D80833" w:rsidP="29346B37">
      <w:pPr>
        <w:pStyle w:val="BodyText"/>
        <w:spacing w:before="5"/>
        <w:rPr>
          <w:rFonts w:cs="Times New Roman"/>
          <w:b/>
          <w:bCs/>
          <w:sz w:val="19"/>
          <w:szCs w:val="19"/>
        </w:rPr>
      </w:pPr>
    </w:p>
    <w:p w14:paraId="65E761C0" w14:textId="77777777" w:rsidR="00D80833" w:rsidRDefault="00D80833" w:rsidP="29346B37">
      <w:pPr>
        <w:pStyle w:val="BodyText"/>
        <w:spacing w:before="5"/>
        <w:rPr>
          <w:rFonts w:cs="Times New Roman"/>
          <w:b/>
          <w:bCs/>
          <w:sz w:val="19"/>
          <w:szCs w:val="19"/>
        </w:rPr>
      </w:pPr>
    </w:p>
    <w:p w14:paraId="4C0B1F45" w14:textId="77777777" w:rsidR="00D80833" w:rsidRDefault="00D80833" w:rsidP="29346B37">
      <w:pPr>
        <w:pStyle w:val="BodyText"/>
        <w:spacing w:before="5"/>
        <w:rPr>
          <w:rFonts w:cs="Times New Roman"/>
          <w:b/>
          <w:bCs/>
          <w:sz w:val="19"/>
          <w:szCs w:val="19"/>
        </w:rPr>
      </w:pPr>
    </w:p>
    <w:p w14:paraId="591123A1" w14:textId="77777777" w:rsidR="00D80833" w:rsidRDefault="00D80833" w:rsidP="29346B37">
      <w:pPr>
        <w:pStyle w:val="BodyText"/>
        <w:spacing w:before="5"/>
        <w:rPr>
          <w:rFonts w:cs="Times New Roman"/>
          <w:b/>
          <w:bCs/>
          <w:sz w:val="19"/>
          <w:szCs w:val="19"/>
        </w:rPr>
      </w:pPr>
    </w:p>
    <w:p w14:paraId="79624CC3" w14:textId="77777777" w:rsidR="00D80833" w:rsidRDefault="00D80833" w:rsidP="29346B37">
      <w:pPr>
        <w:pStyle w:val="BodyText"/>
        <w:spacing w:before="5"/>
        <w:rPr>
          <w:rFonts w:cs="Times New Roman"/>
          <w:b/>
          <w:bCs/>
          <w:sz w:val="19"/>
          <w:szCs w:val="19"/>
        </w:rPr>
      </w:pPr>
    </w:p>
    <w:p w14:paraId="56FD49C6" w14:textId="77777777" w:rsidR="00D80833" w:rsidRDefault="00D80833" w:rsidP="29346B37">
      <w:pPr>
        <w:pStyle w:val="BodyText"/>
        <w:spacing w:before="5"/>
        <w:rPr>
          <w:rFonts w:cs="Times New Roman"/>
          <w:b/>
          <w:bCs/>
          <w:sz w:val="19"/>
          <w:szCs w:val="19"/>
        </w:rPr>
      </w:pPr>
    </w:p>
    <w:p w14:paraId="34D43AAA" w14:textId="77777777" w:rsidR="00D80833" w:rsidRDefault="00D80833" w:rsidP="29346B37">
      <w:pPr>
        <w:pStyle w:val="BodyText"/>
        <w:spacing w:before="5"/>
        <w:rPr>
          <w:rFonts w:cs="Times New Roman"/>
          <w:b/>
          <w:bCs/>
          <w:sz w:val="19"/>
          <w:szCs w:val="19"/>
        </w:rPr>
      </w:pPr>
    </w:p>
    <w:p w14:paraId="3175E81B" w14:textId="77777777" w:rsidR="00D80833" w:rsidRDefault="00D80833" w:rsidP="29346B37">
      <w:pPr>
        <w:pStyle w:val="BodyText"/>
        <w:spacing w:before="5"/>
        <w:rPr>
          <w:rFonts w:cs="Times New Roman"/>
          <w:b/>
          <w:bCs/>
          <w:sz w:val="19"/>
          <w:szCs w:val="19"/>
        </w:rPr>
      </w:pPr>
    </w:p>
    <w:p w14:paraId="7A5C18CC" w14:textId="77777777" w:rsidR="00D80833" w:rsidRDefault="00D80833" w:rsidP="29346B37">
      <w:pPr>
        <w:pStyle w:val="BodyText"/>
        <w:spacing w:before="5"/>
        <w:rPr>
          <w:rFonts w:cs="Times New Roman"/>
          <w:b/>
          <w:bCs/>
          <w:sz w:val="19"/>
          <w:szCs w:val="19"/>
        </w:rPr>
      </w:pPr>
    </w:p>
    <w:p w14:paraId="674AD016" w14:textId="77777777" w:rsidR="00D80833" w:rsidRDefault="00D80833" w:rsidP="29346B37">
      <w:pPr>
        <w:pStyle w:val="BodyText"/>
        <w:spacing w:before="5"/>
        <w:rPr>
          <w:rFonts w:cs="Times New Roman"/>
          <w:b/>
          <w:bCs/>
          <w:sz w:val="19"/>
          <w:szCs w:val="19"/>
        </w:rPr>
      </w:pPr>
    </w:p>
    <w:p w14:paraId="7001BD04" w14:textId="77777777" w:rsidR="00D80833" w:rsidRDefault="00D80833" w:rsidP="29346B37">
      <w:pPr>
        <w:pStyle w:val="BodyText"/>
        <w:spacing w:before="5"/>
        <w:rPr>
          <w:rFonts w:cs="Times New Roman"/>
          <w:b/>
          <w:bCs/>
          <w:sz w:val="19"/>
          <w:szCs w:val="19"/>
        </w:rPr>
      </w:pPr>
    </w:p>
    <w:p w14:paraId="4065FEAC" w14:textId="77777777" w:rsidR="00D80833" w:rsidRDefault="00D80833" w:rsidP="29346B37">
      <w:pPr>
        <w:pStyle w:val="BodyText"/>
        <w:spacing w:before="5"/>
        <w:rPr>
          <w:rFonts w:cs="Times New Roman"/>
          <w:b/>
          <w:bCs/>
          <w:sz w:val="19"/>
          <w:szCs w:val="19"/>
        </w:rPr>
      </w:pPr>
    </w:p>
    <w:p w14:paraId="58F861CD" w14:textId="77777777" w:rsidR="00D80833" w:rsidRDefault="00D80833" w:rsidP="29346B37">
      <w:pPr>
        <w:pStyle w:val="BodyText"/>
        <w:spacing w:before="5"/>
        <w:rPr>
          <w:rFonts w:cs="Times New Roman"/>
          <w:b/>
          <w:bCs/>
          <w:sz w:val="19"/>
          <w:szCs w:val="19"/>
        </w:rPr>
      </w:pPr>
    </w:p>
    <w:p w14:paraId="431BF4C1" w14:textId="77777777" w:rsidR="00D80833" w:rsidRDefault="00D80833" w:rsidP="29346B37">
      <w:pPr>
        <w:pStyle w:val="BodyText"/>
        <w:spacing w:before="5"/>
        <w:rPr>
          <w:rFonts w:cs="Times New Roman"/>
          <w:b/>
          <w:bCs/>
          <w:sz w:val="19"/>
          <w:szCs w:val="19"/>
        </w:rPr>
      </w:pPr>
    </w:p>
    <w:p w14:paraId="15591D21" w14:textId="77777777" w:rsidR="00D80833" w:rsidRDefault="00D80833" w:rsidP="29346B37">
      <w:pPr>
        <w:pStyle w:val="BodyText"/>
        <w:spacing w:before="5"/>
        <w:rPr>
          <w:rFonts w:cs="Times New Roman"/>
          <w:b/>
          <w:bCs/>
          <w:sz w:val="19"/>
          <w:szCs w:val="19"/>
        </w:rPr>
      </w:pPr>
    </w:p>
    <w:p w14:paraId="062BC3A7" w14:textId="77777777" w:rsidR="00D80833" w:rsidRDefault="00D80833" w:rsidP="29346B37">
      <w:pPr>
        <w:pStyle w:val="BodyText"/>
        <w:spacing w:before="5"/>
        <w:rPr>
          <w:rFonts w:cs="Times New Roman"/>
          <w:b/>
          <w:bCs/>
          <w:sz w:val="19"/>
          <w:szCs w:val="19"/>
        </w:rPr>
      </w:pPr>
    </w:p>
    <w:p w14:paraId="4F9FBE2C" w14:textId="77777777" w:rsidR="00D80833" w:rsidRDefault="00D80833" w:rsidP="29346B37">
      <w:pPr>
        <w:pStyle w:val="BodyText"/>
        <w:spacing w:before="5"/>
        <w:rPr>
          <w:rFonts w:cs="Times New Roman"/>
          <w:b/>
          <w:bCs/>
          <w:sz w:val="19"/>
          <w:szCs w:val="19"/>
        </w:rPr>
      </w:pPr>
    </w:p>
    <w:p w14:paraId="5A3D7A81" w14:textId="77777777" w:rsidR="00F53D23" w:rsidRDefault="00F53D23" w:rsidP="007D1D75">
      <w:pPr>
        <w:pStyle w:val="BodyText"/>
        <w:spacing w:before="5"/>
        <w:ind w:left="0"/>
        <w:rPr>
          <w:rFonts w:cs="Times New Roman"/>
          <w:b/>
          <w:bCs/>
          <w:sz w:val="19"/>
          <w:szCs w:val="19"/>
        </w:rPr>
      </w:pPr>
    </w:p>
    <w:p w14:paraId="12FF0E58" w14:textId="77777777" w:rsidR="007D1D75" w:rsidRDefault="007D1D75" w:rsidP="007D1D75">
      <w:pPr>
        <w:pStyle w:val="BodyText"/>
        <w:spacing w:before="5"/>
        <w:ind w:left="0"/>
        <w:rPr>
          <w:rFonts w:cs="Times New Roman"/>
          <w:b/>
          <w:bCs/>
          <w:sz w:val="19"/>
          <w:szCs w:val="19"/>
        </w:rPr>
      </w:pPr>
    </w:p>
    <w:p w14:paraId="213B61B7" w14:textId="77777777" w:rsidR="00D80833" w:rsidRDefault="00D80833" w:rsidP="001E0C0D">
      <w:pPr>
        <w:pStyle w:val="BodyText"/>
        <w:spacing w:before="5"/>
        <w:ind w:left="0"/>
        <w:rPr>
          <w:rFonts w:cs="Times New Roman"/>
          <w:b/>
          <w:bCs/>
          <w:sz w:val="19"/>
          <w:szCs w:val="19"/>
        </w:rPr>
      </w:pPr>
    </w:p>
    <w:p w14:paraId="4836EED1" w14:textId="6C8FFFA9" w:rsidR="5A4738E7" w:rsidRDefault="5A4738E7" w:rsidP="00AC5BC7">
      <w:pPr>
        <w:pStyle w:val="NoSpacing"/>
      </w:pPr>
    </w:p>
    <w:p w14:paraId="06B2C976" w14:textId="436E246B" w:rsidR="00712B66" w:rsidRPr="00AA4A52" w:rsidRDefault="00712B66" w:rsidP="00EE79C3">
      <w:pPr>
        <w:pStyle w:val="Heading3"/>
        <w:numPr>
          <w:ilvl w:val="2"/>
          <w:numId w:val="19"/>
        </w:numPr>
        <w:ind w:left="1560"/>
        <w:rPr>
          <w:b/>
          <w:bCs w:val="0"/>
          <w:sz w:val="28"/>
          <w:szCs w:val="32"/>
        </w:rPr>
      </w:pPr>
      <w:bookmarkStart w:id="39" w:name="_Toc46337654"/>
      <w:r w:rsidRPr="00AA4A52">
        <w:rPr>
          <w:b/>
          <w:bCs w:val="0"/>
          <w:sz w:val="28"/>
          <w:szCs w:val="32"/>
        </w:rPr>
        <w:lastRenderedPageBreak/>
        <w:t>Degree Audit (REQ- 4)</w:t>
      </w:r>
      <w:bookmarkEnd w:id="39"/>
    </w:p>
    <w:p w14:paraId="72EEF0F5" w14:textId="77777777" w:rsidR="56F3FD81" w:rsidRDefault="56F3FD81" w:rsidP="56F3FD81">
      <w:pPr>
        <w:pStyle w:val="BodyText"/>
        <w:spacing w:before="2"/>
        <w:rPr>
          <w:rFonts w:cs="Times New Roman"/>
          <w:b/>
          <w:bCs/>
          <w:sz w:val="18"/>
          <w:szCs w:val="18"/>
        </w:rPr>
      </w:pPr>
    </w:p>
    <w:tbl>
      <w:tblPr>
        <w:tblStyle w:val="Team3"/>
        <w:tblW w:w="0" w:type="auto"/>
        <w:tblLook w:val="01E0" w:firstRow="1" w:lastRow="1" w:firstColumn="1" w:lastColumn="1" w:noHBand="0" w:noVBand="0"/>
      </w:tblPr>
      <w:tblGrid>
        <w:gridCol w:w="3136"/>
        <w:gridCol w:w="10351"/>
      </w:tblGrid>
      <w:tr w:rsidR="56F3FD81" w14:paraId="7D66F078"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2972" w:type="dxa"/>
          </w:tcPr>
          <w:p w14:paraId="2E275988" w14:textId="77777777" w:rsidR="56F3FD81" w:rsidRDefault="56F3FD81" w:rsidP="00243402">
            <w:pPr>
              <w:pStyle w:val="TableParagraph"/>
              <w:ind w:left="1200" w:right="1211" w:hanging="231"/>
              <w:jc w:val="center"/>
              <w:rPr>
                <w:rFonts w:cs="Times New Roman"/>
                <w:b w:val="0"/>
                <w:bCs/>
              </w:rPr>
            </w:pPr>
            <w:r w:rsidRPr="000E56BF">
              <w:rPr>
                <w:rFonts w:cs="Times New Roman"/>
                <w:sz w:val="28"/>
                <w:szCs w:val="28"/>
              </w:rPr>
              <w:t>Data</w:t>
            </w:r>
          </w:p>
        </w:tc>
        <w:tc>
          <w:tcPr>
            <w:tcW w:w="10351" w:type="dxa"/>
          </w:tcPr>
          <w:p w14:paraId="6B39BE29" w14:textId="77777777" w:rsidR="56F3FD81" w:rsidRDefault="56F3FD81" w:rsidP="00243402">
            <w:pPr>
              <w:pStyle w:val="TableParagraph"/>
              <w:ind w:left="1200" w:right="1211" w:hanging="231"/>
              <w:jc w:val="center"/>
              <w:rPr>
                <w:rFonts w:cs="Times New Roman"/>
                <w:b w:val="0"/>
                <w:bCs/>
              </w:rPr>
            </w:pPr>
            <w:r w:rsidRPr="000E56BF">
              <w:rPr>
                <w:rFonts w:cs="Times New Roman"/>
                <w:sz w:val="28"/>
                <w:szCs w:val="28"/>
              </w:rPr>
              <w:t>Description</w:t>
            </w:r>
          </w:p>
        </w:tc>
      </w:tr>
      <w:tr w:rsidR="56F3FD81" w14:paraId="05E4E37C" w14:textId="77777777" w:rsidTr="10938796">
        <w:trPr>
          <w:cnfStyle w:val="000000100000" w:firstRow="0" w:lastRow="0" w:firstColumn="0" w:lastColumn="0" w:oddVBand="0" w:evenVBand="0" w:oddHBand="1" w:evenHBand="0" w:firstRowFirstColumn="0" w:firstRowLastColumn="0" w:lastRowFirstColumn="0" w:lastRowLastColumn="0"/>
          <w:trHeight w:val="1053"/>
        </w:trPr>
        <w:tc>
          <w:tcPr>
            <w:tcW w:w="2972" w:type="dxa"/>
            <w:vAlign w:val="center"/>
          </w:tcPr>
          <w:p w14:paraId="5E73CA1D" w14:textId="77777777" w:rsidR="56F3FD81" w:rsidRDefault="56F3FD81" w:rsidP="00091301">
            <w:pPr>
              <w:pStyle w:val="TableParagraph"/>
              <w:spacing w:before="244"/>
              <w:ind w:left="0"/>
              <w:jc w:val="center"/>
              <w:rPr>
                <w:rFonts w:cs="Times New Roman"/>
              </w:rPr>
            </w:pPr>
            <w:r w:rsidRPr="56F3FD81">
              <w:rPr>
                <w:rFonts w:cs="Times New Roman"/>
              </w:rPr>
              <w:t>Screenshot/Mockup:</w:t>
            </w:r>
          </w:p>
        </w:tc>
        <w:tc>
          <w:tcPr>
            <w:tcW w:w="10351" w:type="dxa"/>
          </w:tcPr>
          <w:p w14:paraId="51C26EC4" w14:textId="1B092B8A" w:rsidR="513E4355" w:rsidRDefault="7757043A" w:rsidP="56F3FD81">
            <w:pPr>
              <w:pStyle w:val="TableParagraph"/>
              <w:spacing w:line="259" w:lineRule="auto"/>
              <w:ind w:left="193" w:right="264"/>
            </w:pPr>
            <w:r>
              <w:rPr>
                <w:noProof/>
              </w:rPr>
              <w:drawing>
                <wp:inline distT="0" distB="0" distL="0" distR="0" wp14:anchorId="42F98BAC" wp14:editId="4A4F8DC3">
                  <wp:extent cx="3857625" cy="4572000"/>
                  <wp:effectExtent l="0" t="0" r="0" b="0"/>
                  <wp:docPr id="874924969" name="Picture 137115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154515"/>
                          <pic:cNvPicPr/>
                        </pic:nvPicPr>
                        <pic:blipFill>
                          <a:blip r:embed="rId24">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14:paraId="6769D2E6" w14:textId="3FAECAED" w:rsidR="513E4355" w:rsidRPr="00DA2744" w:rsidRDefault="512D09C3" w:rsidP="56F3FD81">
            <w:pPr>
              <w:pStyle w:val="TableParagraph"/>
              <w:spacing w:line="259" w:lineRule="auto"/>
              <w:ind w:left="193" w:right="264"/>
              <w:rPr>
                <w:i/>
                <w:sz w:val="20"/>
                <w:szCs w:val="20"/>
              </w:rPr>
            </w:pPr>
            <w:r w:rsidRPr="2E7A0C8E">
              <w:rPr>
                <w:i/>
                <w:sz w:val="20"/>
                <w:szCs w:val="20"/>
              </w:rPr>
              <w:t>Figure 2 Requirements and Courses screenshot</w:t>
            </w:r>
          </w:p>
        </w:tc>
      </w:tr>
      <w:tr w:rsidR="56F3FD81" w14:paraId="4D4B4A8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2D7AD050" w14:textId="77777777" w:rsidR="56F3FD81" w:rsidRDefault="56F3FD81" w:rsidP="00684372">
            <w:pPr>
              <w:pStyle w:val="TableParagraph"/>
              <w:spacing w:before="84"/>
              <w:rPr>
                <w:rFonts w:cs="Times New Roman"/>
              </w:rPr>
            </w:pPr>
            <w:r w:rsidRPr="56F3FD81">
              <w:rPr>
                <w:rFonts w:cs="Times New Roman"/>
              </w:rPr>
              <w:lastRenderedPageBreak/>
              <w:t>Page Title:</w:t>
            </w:r>
          </w:p>
        </w:tc>
        <w:tc>
          <w:tcPr>
            <w:tcW w:w="10351" w:type="dxa"/>
          </w:tcPr>
          <w:p w14:paraId="2FBDF066" w14:textId="7BDE2470" w:rsidR="56F3FD81" w:rsidRDefault="1480C7BD" w:rsidP="0058462B">
            <w:pPr>
              <w:spacing w:line="259" w:lineRule="auto"/>
              <w:ind w:left="160"/>
              <w:rPr>
                <w:rFonts w:cs="Times New Roman"/>
              </w:rPr>
            </w:pPr>
            <w:r w:rsidRPr="56F3FD81">
              <w:rPr>
                <w:rFonts w:cs="Times New Roman"/>
              </w:rPr>
              <w:t>Degree Audit</w:t>
            </w:r>
          </w:p>
        </w:tc>
      </w:tr>
      <w:tr w:rsidR="56F3FD81" w14:paraId="42661869" w14:textId="77777777" w:rsidTr="10938796">
        <w:trPr>
          <w:cnfStyle w:val="000000100000" w:firstRow="0" w:lastRow="0" w:firstColumn="0" w:lastColumn="0" w:oddVBand="0" w:evenVBand="0" w:oddHBand="1" w:evenHBand="0" w:firstRowFirstColumn="0" w:firstRowLastColumn="0" w:lastRowFirstColumn="0" w:lastRowLastColumn="0"/>
          <w:trHeight w:val="733"/>
        </w:trPr>
        <w:tc>
          <w:tcPr>
            <w:tcW w:w="2972" w:type="dxa"/>
          </w:tcPr>
          <w:p w14:paraId="377E57D3" w14:textId="77777777" w:rsidR="56F3FD81" w:rsidRDefault="56F3FD81" w:rsidP="00684372">
            <w:pPr>
              <w:pStyle w:val="TableParagraph"/>
              <w:spacing w:before="84"/>
              <w:rPr>
                <w:rFonts w:cs="Times New Roman"/>
              </w:rPr>
            </w:pPr>
            <w:r w:rsidRPr="56F3FD81">
              <w:rPr>
                <w:rFonts w:cs="Times New Roman"/>
              </w:rPr>
              <w:t>Author:</w:t>
            </w:r>
          </w:p>
        </w:tc>
        <w:tc>
          <w:tcPr>
            <w:tcW w:w="10351" w:type="dxa"/>
          </w:tcPr>
          <w:p w14:paraId="1C5B746F" w14:textId="13139EB1" w:rsidR="76E3D917" w:rsidRDefault="76E3D917" w:rsidP="56F3FD81">
            <w:pPr>
              <w:pStyle w:val="TableParagraph"/>
              <w:spacing w:before="84" w:line="259" w:lineRule="auto"/>
              <w:ind w:left="193"/>
            </w:pPr>
            <w:r w:rsidRPr="56F3FD81">
              <w:rPr>
                <w:rFonts w:cs="Times New Roman"/>
              </w:rPr>
              <w:t>Team 02</w:t>
            </w:r>
          </w:p>
        </w:tc>
      </w:tr>
      <w:tr w:rsidR="56F3FD81" w14:paraId="1BA07832" w14:textId="77777777" w:rsidTr="10938796">
        <w:trPr>
          <w:cnfStyle w:val="000000010000" w:firstRow="0" w:lastRow="0" w:firstColumn="0" w:lastColumn="0" w:oddVBand="0" w:evenVBand="0" w:oddHBand="0" w:evenHBand="1" w:firstRowFirstColumn="0" w:firstRowLastColumn="0" w:lastRowFirstColumn="0" w:lastRowLastColumn="0"/>
          <w:trHeight w:val="655"/>
        </w:trPr>
        <w:tc>
          <w:tcPr>
            <w:tcW w:w="2972" w:type="dxa"/>
          </w:tcPr>
          <w:p w14:paraId="42E39FFD" w14:textId="77777777" w:rsidR="56F3FD81" w:rsidRDefault="56F3FD81" w:rsidP="00684372">
            <w:pPr>
              <w:pStyle w:val="TableParagraph"/>
              <w:rPr>
                <w:rFonts w:cs="Times New Roman"/>
              </w:rPr>
            </w:pPr>
            <w:r w:rsidRPr="56F3FD81">
              <w:rPr>
                <w:rFonts w:cs="Times New Roman"/>
              </w:rPr>
              <w:t>Type:</w:t>
            </w:r>
          </w:p>
        </w:tc>
        <w:tc>
          <w:tcPr>
            <w:tcW w:w="10351" w:type="dxa"/>
          </w:tcPr>
          <w:p w14:paraId="428E628F" w14:textId="18B8F795" w:rsidR="76E8149B" w:rsidRDefault="2DD790C0" w:rsidP="56F3FD81">
            <w:pPr>
              <w:pStyle w:val="TableParagraph"/>
              <w:spacing w:line="259" w:lineRule="auto"/>
              <w:ind w:left="193"/>
            </w:pPr>
            <w:r w:rsidRPr="2D8C4A28">
              <w:rPr>
                <w:rFonts w:cs="Times New Roman"/>
              </w:rPr>
              <w:t>Process</w:t>
            </w:r>
          </w:p>
        </w:tc>
      </w:tr>
      <w:tr w:rsidR="56F3FD81" w14:paraId="3086170B" w14:textId="77777777" w:rsidTr="10938796">
        <w:trPr>
          <w:cnfStyle w:val="000000100000" w:firstRow="0" w:lastRow="0" w:firstColumn="0" w:lastColumn="0" w:oddVBand="0" w:evenVBand="0" w:oddHBand="1" w:evenHBand="0" w:firstRowFirstColumn="0" w:firstRowLastColumn="0" w:lastRowFirstColumn="0" w:lastRowLastColumn="0"/>
          <w:trHeight w:val="975"/>
        </w:trPr>
        <w:tc>
          <w:tcPr>
            <w:tcW w:w="2972" w:type="dxa"/>
          </w:tcPr>
          <w:p w14:paraId="4AA4B3C1" w14:textId="77777777" w:rsidR="56F3FD81" w:rsidRDefault="56F3FD81" w:rsidP="00684372">
            <w:pPr>
              <w:pStyle w:val="TableParagraph"/>
              <w:spacing w:before="244"/>
              <w:rPr>
                <w:rFonts w:cs="Times New Roman"/>
              </w:rPr>
            </w:pPr>
            <w:r w:rsidRPr="56F3FD81">
              <w:rPr>
                <w:rFonts w:cs="Times New Roman"/>
              </w:rPr>
              <w:t>Purpose:</w:t>
            </w:r>
          </w:p>
        </w:tc>
        <w:tc>
          <w:tcPr>
            <w:tcW w:w="10351" w:type="dxa"/>
          </w:tcPr>
          <w:p w14:paraId="50E12E39" w14:textId="326D7550" w:rsidR="6254AA7C" w:rsidRDefault="6254AA7C" w:rsidP="56F3FD81">
            <w:pPr>
              <w:pStyle w:val="TableParagraph"/>
              <w:spacing w:line="256" w:lineRule="auto"/>
              <w:ind w:left="193" w:right="817"/>
              <w:rPr>
                <w:rFonts w:cs="Times New Roman"/>
              </w:rPr>
            </w:pPr>
            <w:r w:rsidRPr="56F3FD81">
              <w:rPr>
                <w:rFonts w:cs="Times New Roman"/>
              </w:rPr>
              <w:t>A tool that displays the current progress of a student in their curren</w:t>
            </w:r>
            <w:r w:rsidR="28D1CE4B" w:rsidRPr="56F3FD81">
              <w:rPr>
                <w:rFonts w:cs="Times New Roman"/>
              </w:rPr>
              <w:t>tly selected major</w:t>
            </w:r>
            <w:r w:rsidRPr="56F3FD81">
              <w:rPr>
                <w:rFonts w:cs="Times New Roman"/>
              </w:rPr>
              <w:t>.</w:t>
            </w:r>
            <w:r w:rsidR="28ED74F3" w:rsidRPr="56F3FD81">
              <w:rPr>
                <w:rFonts w:cs="Times New Roman"/>
              </w:rPr>
              <w:t xml:space="preserve"> This tool displays required and completed courses.</w:t>
            </w:r>
          </w:p>
        </w:tc>
      </w:tr>
      <w:tr w:rsidR="56F3FD81" w14:paraId="60AB303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7BC7FE3B" w14:textId="77777777" w:rsidR="56F3FD81" w:rsidRDefault="56F3FD81" w:rsidP="00684372">
            <w:pPr>
              <w:pStyle w:val="TableParagraph"/>
              <w:spacing w:before="84"/>
              <w:rPr>
                <w:rFonts w:cs="Times New Roman"/>
              </w:rPr>
            </w:pPr>
            <w:r w:rsidRPr="56F3FD81">
              <w:rPr>
                <w:rFonts w:cs="Times New Roman"/>
              </w:rPr>
              <w:t>Parent User Story:</w:t>
            </w:r>
          </w:p>
        </w:tc>
        <w:tc>
          <w:tcPr>
            <w:tcW w:w="10351" w:type="dxa"/>
          </w:tcPr>
          <w:p w14:paraId="22C8FB00" w14:textId="4B658942" w:rsidR="71055DDB" w:rsidRDefault="71055DDB" w:rsidP="56F3FD81">
            <w:pPr>
              <w:pStyle w:val="TableParagraph"/>
              <w:spacing w:before="84"/>
              <w:ind w:left="193"/>
              <w:rPr>
                <w:rFonts w:cs="Times New Roman"/>
              </w:rPr>
            </w:pPr>
            <w:r w:rsidRPr="56F3FD81">
              <w:rPr>
                <w:rFonts w:cs="Times New Roman"/>
              </w:rPr>
              <w:t>Grad Path</w:t>
            </w:r>
          </w:p>
        </w:tc>
      </w:tr>
      <w:tr w:rsidR="56F3FD81" w14:paraId="7B7D8174" w14:textId="77777777" w:rsidTr="10938796">
        <w:trPr>
          <w:cnfStyle w:val="000000100000" w:firstRow="0" w:lastRow="0" w:firstColumn="0" w:lastColumn="0" w:oddVBand="0" w:evenVBand="0" w:oddHBand="1" w:evenHBand="0" w:firstRowFirstColumn="0" w:firstRowLastColumn="0" w:lastRowFirstColumn="0" w:lastRowLastColumn="0"/>
          <w:trHeight w:val="648"/>
        </w:trPr>
        <w:tc>
          <w:tcPr>
            <w:tcW w:w="2972" w:type="dxa"/>
          </w:tcPr>
          <w:p w14:paraId="794195B0" w14:textId="77777777" w:rsidR="56F3FD81" w:rsidRDefault="56F3FD81" w:rsidP="00684372">
            <w:pPr>
              <w:pStyle w:val="TableParagraph"/>
              <w:rPr>
                <w:rFonts w:cs="Times New Roman"/>
              </w:rPr>
            </w:pPr>
            <w:r w:rsidRPr="56F3FD81">
              <w:rPr>
                <w:rFonts w:cs="Times New Roman"/>
              </w:rPr>
              <w:t>Stakeholders:</w:t>
            </w:r>
          </w:p>
        </w:tc>
        <w:tc>
          <w:tcPr>
            <w:tcW w:w="10351" w:type="dxa"/>
          </w:tcPr>
          <w:p w14:paraId="58A5DD6B" w14:textId="29CB447D" w:rsidR="42E5F715" w:rsidRDefault="42E5F715" w:rsidP="56F3FD81">
            <w:pPr>
              <w:pStyle w:val="TableParagraph"/>
              <w:spacing w:line="259" w:lineRule="auto"/>
              <w:ind w:left="193"/>
            </w:pPr>
            <w:r w:rsidRPr="56F3FD81">
              <w:rPr>
                <w:rFonts w:cs="Times New Roman"/>
              </w:rPr>
              <w:t>Student, Advisors</w:t>
            </w:r>
          </w:p>
        </w:tc>
      </w:tr>
      <w:tr w:rsidR="56F3FD81" w14:paraId="09DAE01C" w14:textId="77777777" w:rsidTr="10938796">
        <w:trPr>
          <w:cnfStyle w:val="000000010000" w:firstRow="0" w:lastRow="0" w:firstColumn="0" w:lastColumn="0" w:oddVBand="0" w:evenVBand="0" w:oddHBand="0" w:evenHBand="1" w:firstRowFirstColumn="0" w:firstRowLastColumn="0" w:lastRowFirstColumn="0" w:lastRowLastColumn="0"/>
          <w:trHeight w:val="956"/>
        </w:trPr>
        <w:tc>
          <w:tcPr>
            <w:tcW w:w="2972" w:type="dxa"/>
          </w:tcPr>
          <w:p w14:paraId="47138AA0" w14:textId="77777777" w:rsidR="56F3FD81" w:rsidRDefault="56F3FD81" w:rsidP="00684372">
            <w:pPr>
              <w:pStyle w:val="TableParagraph"/>
              <w:spacing w:before="84" w:line="259" w:lineRule="auto"/>
              <w:ind w:right="257"/>
              <w:rPr>
                <w:rFonts w:cs="Times New Roman"/>
              </w:rPr>
            </w:pPr>
            <w:r w:rsidRPr="56F3FD81">
              <w:rPr>
                <w:rFonts w:cs="Times New Roman"/>
              </w:rPr>
              <w:t>Pre-conditions/Product(s) Required:</w:t>
            </w:r>
          </w:p>
        </w:tc>
        <w:tc>
          <w:tcPr>
            <w:tcW w:w="10351" w:type="dxa"/>
          </w:tcPr>
          <w:p w14:paraId="7180FD8C" w14:textId="00658AAE" w:rsidR="56F3FD81" w:rsidRDefault="56F3FD81" w:rsidP="56F3FD81">
            <w:pPr>
              <w:pStyle w:val="TableParagraph"/>
              <w:spacing w:before="242"/>
              <w:ind w:left="193"/>
              <w:rPr>
                <w:rFonts w:cs="Times New Roman"/>
              </w:rPr>
            </w:pPr>
            <w:r w:rsidRPr="56F3FD81">
              <w:rPr>
                <w:rFonts w:cs="Times New Roman"/>
              </w:rPr>
              <w:t xml:space="preserve">The </w:t>
            </w:r>
            <w:r w:rsidR="65D58C65" w:rsidRPr="56F3FD81">
              <w:rPr>
                <w:rFonts w:cs="Times New Roman"/>
              </w:rPr>
              <w:t>student must have a declared major.</w:t>
            </w:r>
          </w:p>
        </w:tc>
      </w:tr>
      <w:tr w:rsidR="56F3FD81" w14:paraId="2DA0A36E" w14:textId="77777777" w:rsidTr="10938796">
        <w:trPr>
          <w:cnfStyle w:val="000000100000" w:firstRow="0" w:lastRow="0" w:firstColumn="0" w:lastColumn="0" w:oddVBand="0" w:evenVBand="0" w:oddHBand="1" w:evenHBand="0" w:firstRowFirstColumn="0" w:firstRowLastColumn="0" w:lastRowFirstColumn="0" w:lastRowLastColumn="0"/>
          <w:trHeight w:val="1227"/>
        </w:trPr>
        <w:tc>
          <w:tcPr>
            <w:tcW w:w="2972" w:type="dxa"/>
          </w:tcPr>
          <w:p w14:paraId="5881C5AB" w14:textId="77777777" w:rsidR="56F3FD81" w:rsidRDefault="56F3FD81" w:rsidP="00684372">
            <w:pPr>
              <w:pStyle w:val="TableParagraph"/>
              <w:spacing w:line="259" w:lineRule="auto"/>
              <w:ind w:right="659"/>
              <w:rPr>
                <w:rFonts w:cs="Times New Roman"/>
              </w:rPr>
            </w:pPr>
            <w:r w:rsidRPr="56F3FD81">
              <w:rPr>
                <w:rFonts w:cs="Times New Roman"/>
              </w:rPr>
              <w:t>Post- conditions/Product(s) Produced:</w:t>
            </w:r>
          </w:p>
        </w:tc>
        <w:tc>
          <w:tcPr>
            <w:tcW w:w="10351" w:type="dxa"/>
          </w:tcPr>
          <w:p w14:paraId="2732D7A1" w14:textId="24777873" w:rsidR="36DB15BB" w:rsidRDefault="36DB15BB" w:rsidP="56F3FD81">
            <w:pPr>
              <w:pStyle w:val="TableParagraph"/>
              <w:spacing w:before="0"/>
              <w:ind w:left="193"/>
              <w:rPr>
                <w:rFonts w:cs="Times New Roman"/>
              </w:rPr>
            </w:pPr>
            <w:r w:rsidRPr="56F3FD81">
              <w:rPr>
                <w:rFonts w:cs="Times New Roman"/>
              </w:rPr>
              <w:t xml:space="preserve">A table is displayed to the user with the </w:t>
            </w:r>
            <w:r w:rsidR="214A72E0" w:rsidRPr="56F3FD81">
              <w:rPr>
                <w:rFonts w:cs="Times New Roman"/>
              </w:rPr>
              <w:t>Degree Audit.</w:t>
            </w:r>
          </w:p>
        </w:tc>
      </w:tr>
      <w:tr w:rsidR="56F3FD81" w14:paraId="6D67594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28472C78" w14:textId="77777777" w:rsidR="56F3FD81" w:rsidRDefault="56F3FD81" w:rsidP="00684372">
            <w:pPr>
              <w:pStyle w:val="TableParagraph"/>
              <w:rPr>
                <w:rFonts w:cs="Times New Roman"/>
              </w:rPr>
            </w:pPr>
            <w:r w:rsidRPr="56F3FD81">
              <w:rPr>
                <w:rFonts w:cs="Times New Roman"/>
              </w:rPr>
              <w:t>Links:</w:t>
            </w:r>
          </w:p>
        </w:tc>
        <w:tc>
          <w:tcPr>
            <w:tcW w:w="10351" w:type="dxa"/>
          </w:tcPr>
          <w:p w14:paraId="72471EF9" w14:textId="4385803A" w:rsidR="56F3FD81" w:rsidRDefault="56F3FD81" w:rsidP="56F3FD81">
            <w:pPr>
              <w:pStyle w:val="TableParagraph"/>
              <w:ind w:left="193"/>
              <w:rPr>
                <w:rFonts w:cs="Times New Roman"/>
              </w:rPr>
            </w:pPr>
          </w:p>
        </w:tc>
      </w:tr>
      <w:tr w:rsidR="56F3FD81" w14:paraId="6067B612"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7203A2E4" w14:textId="77777777" w:rsidR="56F3FD81" w:rsidRDefault="56F3FD81" w:rsidP="00684372">
            <w:pPr>
              <w:pStyle w:val="TableParagraph"/>
              <w:rPr>
                <w:rFonts w:cs="Times New Roman"/>
              </w:rPr>
            </w:pPr>
            <w:r w:rsidRPr="56F3FD81">
              <w:rPr>
                <w:rFonts w:cs="Times New Roman"/>
              </w:rPr>
              <w:t>SRS Document</w:t>
            </w:r>
          </w:p>
        </w:tc>
        <w:tc>
          <w:tcPr>
            <w:tcW w:w="10351" w:type="dxa"/>
          </w:tcPr>
          <w:p w14:paraId="7B2A14AE" w14:textId="75D1960C" w:rsidR="7AF17E7D" w:rsidRDefault="7AF17E7D" w:rsidP="56F3FD81">
            <w:pPr>
              <w:pStyle w:val="TableParagraph"/>
              <w:ind w:left="193"/>
              <w:rPr>
                <w:rFonts w:cs="Times New Roman"/>
              </w:rPr>
            </w:pPr>
            <w:r w:rsidRPr="56F3FD81">
              <w:rPr>
                <w:rFonts w:cs="Times New Roman"/>
              </w:rPr>
              <w:t xml:space="preserve">REQ-4 </w:t>
            </w:r>
          </w:p>
        </w:tc>
      </w:tr>
      <w:tr w:rsidR="56F3FD81" w14:paraId="71592E5C" w14:textId="77777777" w:rsidTr="10938796">
        <w:trPr>
          <w:cnfStyle w:val="000000010000" w:firstRow="0" w:lastRow="0" w:firstColumn="0" w:lastColumn="0" w:oddVBand="0" w:evenVBand="0" w:oddHBand="0" w:evenHBand="1" w:firstRowFirstColumn="0" w:firstRowLastColumn="0" w:lastRowFirstColumn="0" w:lastRowLastColumn="0"/>
          <w:trHeight w:val="1367"/>
        </w:trPr>
        <w:tc>
          <w:tcPr>
            <w:tcW w:w="2972" w:type="dxa"/>
          </w:tcPr>
          <w:p w14:paraId="1EFAF572" w14:textId="77777777" w:rsidR="56F3FD81" w:rsidRDefault="56F3FD81" w:rsidP="56F3FD81">
            <w:pPr>
              <w:pStyle w:val="TableParagraph"/>
              <w:spacing w:before="1"/>
              <w:ind w:left="0"/>
              <w:rPr>
                <w:rFonts w:cs="Times New Roman"/>
                <w:b/>
                <w:bCs/>
                <w:sz w:val="30"/>
                <w:szCs w:val="30"/>
              </w:rPr>
            </w:pPr>
          </w:p>
          <w:p w14:paraId="0AB43526" w14:textId="77777777" w:rsidR="56F3FD81" w:rsidRDefault="56F3FD81" w:rsidP="56F3FD81">
            <w:pPr>
              <w:pStyle w:val="TableParagraph"/>
              <w:spacing w:before="0"/>
              <w:rPr>
                <w:rFonts w:cs="Times New Roman"/>
              </w:rPr>
            </w:pPr>
            <w:r w:rsidRPr="56F3FD81">
              <w:rPr>
                <w:rFonts w:cs="Times New Roman"/>
              </w:rPr>
              <w:t>Description/Notes:</w:t>
            </w:r>
          </w:p>
        </w:tc>
        <w:tc>
          <w:tcPr>
            <w:tcW w:w="10351" w:type="dxa"/>
          </w:tcPr>
          <w:p w14:paraId="47FD2DB7" w14:textId="00079D84" w:rsidR="1153A9A3" w:rsidRDefault="1153A9A3" w:rsidP="774A3DD4">
            <w:pPr>
              <w:pStyle w:val="TableParagraph"/>
              <w:spacing w:before="84" w:line="259" w:lineRule="auto"/>
              <w:ind w:left="193" w:right="809"/>
              <w:rPr>
                <w:rFonts w:cs="Times New Roman"/>
              </w:rPr>
            </w:pPr>
            <w:r w:rsidRPr="56F3FD81">
              <w:rPr>
                <w:rFonts w:cs="Times New Roman"/>
              </w:rPr>
              <w:t xml:space="preserve">A Degree Audit shall show </w:t>
            </w:r>
            <w:r w:rsidR="6E74E03A" w:rsidRPr="56F3FD81">
              <w:rPr>
                <w:rFonts w:cs="Times New Roman"/>
              </w:rPr>
              <w:t xml:space="preserve">how the student is progressing on their current declared degree. </w:t>
            </w:r>
            <w:r w:rsidR="618C71CB" w:rsidRPr="56F3FD81">
              <w:rPr>
                <w:rFonts w:cs="Times New Roman"/>
              </w:rPr>
              <w:t>The Audit shall display their completed courses as well as those they are still needing to complete</w:t>
            </w:r>
            <w:r w:rsidR="171E298C" w:rsidRPr="56F3FD81">
              <w:rPr>
                <w:rFonts w:cs="Times New Roman"/>
              </w:rPr>
              <w:t>, including the course code, course title, and total credits</w:t>
            </w:r>
            <w:r w:rsidR="618C71CB" w:rsidRPr="56F3FD81">
              <w:rPr>
                <w:rFonts w:cs="Times New Roman"/>
              </w:rPr>
              <w:t>.</w:t>
            </w:r>
          </w:p>
          <w:p w14:paraId="7379874C" w14:textId="66697FEE" w:rsidR="1153A9A3" w:rsidRDefault="4501B4CF" w:rsidP="5724A6FE">
            <w:pPr>
              <w:pStyle w:val="TableParagraph"/>
              <w:numPr>
                <w:ilvl w:val="0"/>
                <w:numId w:val="30"/>
              </w:numPr>
              <w:spacing w:before="84" w:line="259" w:lineRule="auto"/>
              <w:ind w:right="809"/>
              <w:rPr>
                <w:rFonts w:asciiTheme="minorHAnsi" w:eastAsiaTheme="minorEastAsia" w:hAnsiTheme="minorHAnsi" w:cstheme="minorBidi"/>
              </w:rPr>
            </w:pPr>
            <w:r w:rsidRPr="774A3DD4">
              <w:rPr>
                <w:rFonts w:cs="Times New Roman"/>
              </w:rPr>
              <w:t>The user has a declared major</w:t>
            </w:r>
            <w:r w:rsidR="3C2AD475" w:rsidRPr="078FCCC8">
              <w:rPr>
                <w:rFonts w:cs="Times New Roman"/>
              </w:rPr>
              <w:t>.</w:t>
            </w:r>
          </w:p>
          <w:p w14:paraId="1A42406E" w14:textId="1BEF2066" w:rsidR="1153A9A3" w:rsidRDefault="4501B4CF" w:rsidP="5724A6FE">
            <w:pPr>
              <w:pStyle w:val="TableParagraph"/>
              <w:numPr>
                <w:ilvl w:val="0"/>
                <w:numId w:val="30"/>
              </w:numPr>
              <w:spacing w:before="84" w:line="259" w:lineRule="auto"/>
              <w:ind w:right="809"/>
            </w:pPr>
            <w:r w:rsidRPr="5724A6FE">
              <w:rPr>
                <w:rFonts w:cs="Times New Roman"/>
              </w:rPr>
              <w:t>The user shall select the option to have their graduation plan audited.</w:t>
            </w:r>
          </w:p>
          <w:p w14:paraId="396098D3" w14:textId="53992B8B" w:rsidR="1153A9A3" w:rsidRDefault="4501B4CF" w:rsidP="45DF9214">
            <w:pPr>
              <w:pStyle w:val="TableParagraph"/>
              <w:numPr>
                <w:ilvl w:val="0"/>
                <w:numId w:val="30"/>
              </w:numPr>
              <w:spacing w:before="84" w:line="259" w:lineRule="auto"/>
              <w:ind w:right="809"/>
            </w:pPr>
            <w:r w:rsidRPr="5724A6FE">
              <w:rPr>
                <w:rFonts w:cs="Times New Roman"/>
              </w:rPr>
              <w:t>The graduation planner shall evaluate the requirements of the degree that has been chosen and compare it to the classes that the user has already completed</w:t>
            </w:r>
            <w:r w:rsidR="2FFD0905" w:rsidRPr="5724A6FE">
              <w:rPr>
                <w:rFonts w:cs="Times New Roman"/>
              </w:rPr>
              <w:t xml:space="preserve">, the courses the user has selected for future semesters as well as whether or not the user is meeting the </w:t>
            </w:r>
            <w:r w:rsidR="2AF1B2C1" w:rsidRPr="5724A6FE">
              <w:rPr>
                <w:rFonts w:cs="Times New Roman"/>
              </w:rPr>
              <w:t xml:space="preserve">Universities suggested credit hour load, and whether or </w:t>
            </w:r>
            <w:r w:rsidR="2AF1B2C1" w:rsidRPr="3DA4EA1E">
              <w:rPr>
                <w:rFonts w:cs="Times New Roman"/>
              </w:rPr>
              <w:t xml:space="preserve">not the user has selected enough credit hours per semester to graduate in as few </w:t>
            </w:r>
            <w:r w:rsidR="708353A7" w:rsidRPr="3DA4EA1E">
              <w:rPr>
                <w:rFonts w:cs="Times New Roman"/>
              </w:rPr>
              <w:t>years as possible</w:t>
            </w:r>
            <w:r w:rsidR="1D2290F6" w:rsidRPr="078FCCC8">
              <w:rPr>
                <w:rFonts w:cs="Times New Roman"/>
              </w:rPr>
              <w:t>.</w:t>
            </w:r>
          </w:p>
          <w:p w14:paraId="2D5ADD6A" w14:textId="1D7F4428" w:rsidR="1153A9A3" w:rsidRDefault="708353A7" w:rsidP="45DF9214">
            <w:pPr>
              <w:pStyle w:val="TableParagraph"/>
              <w:numPr>
                <w:ilvl w:val="0"/>
                <w:numId w:val="30"/>
              </w:numPr>
              <w:spacing w:before="84" w:line="259" w:lineRule="auto"/>
              <w:ind w:right="809"/>
            </w:pPr>
            <w:r w:rsidRPr="3DA4EA1E">
              <w:rPr>
                <w:rFonts w:cs="Times New Roman"/>
              </w:rPr>
              <w:t xml:space="preserve">The graduation planner shall display any warnings that the </w:t>
            </w:r>
            <w:r w:rsidR="70BB4AD1" w:rsidRPr="6C00FEC9">
              <w:rPr>
                <w:rFonts w:cs="Times New Roman"/>
              </w:rPr>
              <w:t>user's</w:t>
            </w:r>
            <w:r w:rsidRPr="3DA4EA1E">
              <w:rPr>
                <w:rFonts w:cs="Times New Roman"/>
              </w:rPr>
              <w:t xml:space="preserve"> selections will not </w:t>
            </w:r>
            <w:r w:rsidRPr="6C00FEC9">
              <w:rPr>
                <w:rFonts w:cs="Times New Roman"/>
              </w:rPr>
              <w:t>meet</w:t>
            </w:r>
            <w:r w:rsidR="7322DCDC" w:rsidRPr="6C00FEC9">
              <w:rPr>
                <w:rFonts w:cs="Times New Roman"/>
              </w:rPr>
              <w:t xml:space="preserve"> </w:t>
            </w:r>
            <w:r w:rsidR="4EF07B25" w:rsidRPr="078FCCC8">
              <w:rPr>
                <w:rFonts w:cs="Times New Roman"/>
              </w:rPr>
              <w:t>t</w:t>
            </w:r>
            <w:r w:rsidRPr="078FCCC8">
              <w:rPr>
                <w:rFonts w:cs="Times New Roman"/>
              </w:rPr>
              <w:t>he</w:t>
            </w:r>
            <w:r w:rsidRPr="3DA4EA1E">
              <w:rPr>
                <w:rFonts w:cs="Times New Roman"/>
              </w:rPr>
              <w:t xml:space="preserve"> above requirements</w:t>
            </w:r>
            <w:r w:rsidR="3EF6FA72" w:rsidRPr="078FCCC8">
              <w:rPr>
                <w:rFonts w:cs="Times New Roman"/>
              </w:rPr>
              <w:t>.</w:t>
            </w:r>
          </w:p>
          <w:p w14:paraId="68C88DE9" w14:textId="2A9DB668" w:rsidR="1153A9A3" w:rsidRDefault="75E47EE1" w:rsidP="3152E2EB">
            <w:pPr>
              <w:pStyle w:val="TableParagraph"/>
              <w:numPr>
                <w:ilvl w:val="0"/>
                <w:numId w:val="30"/>
              </w:numPr>
              <w:spacing w:before="84" w:line="259" w:lineRule="auto"/>
              <w:ind w:right="809"/>
            </w:pPr>
            <w:r w:rsidRPr="6C00FEC9">
              <w:rPr>
                <w:rFonts w:cs="Times New Roman"/>
              </w:rPr>
              <w:t>The user will be given the option to correct the warnings as well as change any classes that have been selected</w:t>
            </w:r>
            <w:r w:rsidR="70B2A4CB" w:rsidRPr="078FCCC8">
              <w:rPr>
                <w:rFonts w:cs="Times New Roman"/>
              </w:rPr>
              <w:t>.</w:t>
            </w:r>
          </w:p>
          <w:p w14:paraId="3371A439" w14:textId="6FA6C6EA" w:rsidR="1153A9A3" w:rsidRDefault="7D77433D" w:rsidP="5724A6FE">
            <w:pPr>
              <w:pStyle w:val="TableParagraph"/>
              <w:numPr>
                <w:ilvl w:val="0"/>
                <w:numId w:val="30"/>
              </w:numPr>
              <w:spacing w:before="84" w:line="259" w:lineRule="auto"/>
              <w:ind w:right="809"/>
            </w:pPr>
            <w:r w:rsidRPr="6C00FEC9">
              <w:rPr>
                <w:rFonts w:cs="Times New Roman"/>
              </w:rPr>
              <w:t xml:space="preserve">When the user has passed the degree audit, all warnings have been cleared the degree audit will </w:t>
            </w:r>
            <w:r w:rsidRPr="3D458EDE">
              <w:rPr>
                <w:rFonts w:cs="Times New Roman"/>
              </w:rPr>
              <w:t>display that the graduation plan has been accepted</w:t>
            </w:r>
            <w:r w:rsidR="4932C7A0" w:rsidRPr="078FCCC8">
              <w:rPr>
                <w:rFonts w:cs="Times New Roman"/>
              </w:rPr>
              <w:t>.</w:t>
            </w:r>
          </w:p>
        </w:tc>
      </w:tr>
    </w:tbl>
    <w:p w14:paraId="764C146A" w14:textId="77777777" w:rsidR="00B12B29" w:rsidRDefault="00B12B29" w:rsidP="56F3FD81">
      <w:pPr>
        <w:ind w:left="319"/>
        <w:rPr>
          <w:rFonts w:cs="Times New Roman"/>
          <w:b/>
          <w:bCs/>
          <w:szCs w:val="24"/>
        </w:rPr>
      </w:pPr>
    </w:p>
    <w:p w14:paraId="5FF103DF" w14:textId="77777777" w:rsidR="004D63FC" w:rsidRDefault="004D63FC" w:rsidP="56F3FD81">
      <w:pPr>
        <w:ind w:left="319"/>
        <w:rPr>
          <w:rFonts w:cs="Times New Roman"/>
          <w:b/>
          <w:bCs/>
          <w:szCs w:val="24"/>
        </w:rPr>
      </w:pPr>
    </w:p>
    <w:p w14:paraId="5D18A2BD" w14:textId="77777777" w:rsidR="004D63FC" w:rsidRDefault="004D63FC" w:rsidP="56F3FD81">
      <w:pPr>
        <w:ind w:left="319"/>
        <w:rPr>
          <w:rFonts w:cs="Times New Roman"/>
          <w:b/>
          <w:bCs/>
          <w:szCs w:val="24"/>
        </w:rPr>
      </w:pPr>
    </w:p>
    <w:p w14:paraId="4050F757" w14:textId="77777777" w:rsidR="004D63FC" w:rsidRDefault="004D63FC" w:rsidP="56F3FD81">
      <w:pPr>
        <w:ind w:left="319"/>
        <w:rPr>
          <w:rFonts w:cs="Times New Roman"/>
          <w:b/>
          <w:bCs/>
          <w:szCs w:val="24"/>
        </w:rPr>
      </w:pPr>
    </w:p>
    <w:p w14:paraId="56EE3212" w14:textId="77777777" w:rsidR="004D63FC" w:rsidRDefault="004D63FC" w:rsidP="56F3FD81">
      <w:pPr>
        <w:ind w:left="319"/>
        <w:rPr>
          <w:rFonts w:cs="Times New Roman"/>
          <w:b/>
          <w:bCs/>
          <w:szCs w:val="24"/>
        </w:rPr>
      </w:pPr>
    </w:p>
    <w:p w14:paraId="2C8EC9D6" w14:textId="77777777" w:rsidR="004D63FC" w:rsidRDefault="004D63FC" w:rsidP="56F3FD81">
      <w:pPr>
        <w:ind w:left="319"/>
        <w:rPr>
          <w:rFonts w:cs="Times New Roman"/>
          <w:b/>
          <w:bCs/>
          <w:szCs w:val="24"/>
        </w:rPr>
      </w:pPr>
    </w:p>
    <w:p w14:paraId="02309D4E" w14:textId="77777777" w:rsidR="004D63FC" w:rsidRDefault="004D63FC" w:rsidP="56F3FD81">
      <w:pPr>
        <w:ind w:left="319"/>
        <w:rPr>
          <w:rFonts w:cs="Times New Roman"/>
          <w:b/>
          <w:bCs/>
          <w:szCs w:val="24"/>
        </w:rPr>
      </w:pPr>
    </w:p>
    <w:p w14:paraId="52102AC0" w14:textId="77777777" w:rsidR="004D63FC" w:rsidRDefault="004D63FC" w:rsidP="56F3FD81">
      <w:pPr>
        <w:ind w:left="319"/>
        <w:rPr>
          <w:rFonts w:cs="Times New Roman"/>
          <w:b/>
          <w:bCs/>
          <w:szCs w:val="24"/>
        </w:rPr>
      </w:pPr>
    </w:p>
    <w:p w14:paraId="5DC26AAB" w14:textId="77777777" w:rsidR="004D63FC" w:rsidRDefault="004D63FC" w:rsidP="56F3FD81">
      <w:pPr>
        <w:ind w:left="319"/>
        <w:rPr>
          <w:rFonts w:cs="Times New Roman"/>
          <w:b/>
          <w:bCs/>
          <w:szCs w:val="24"/>
        </w:rPr>
      </w:pPr>
    </w:p>
    <w:p w14:paraId="2A453E42" w14:textId="77777777" w:rsidR="00FC28CC" w:rsidRDefault="00FC28CC" w:rsidP="56F3FD81">
      <w:pPr>
        <w:ind w:left="319"/>
        <w:rPr>
          <w:rFonts w:cs="Times New Roman"/>
          <w:b/>
          <w:bCs/>
          <w:szCs w:val="24"/>
        </w:rPr>
      </w:pPr>
    </w:p>
    <w:p w14:paraId="61059899" w14:textId="77777777" w:rsidR="00FC28CC" w:rsidRDefault="00FC28CC" w:rsidP="56F3FD81">
      <w:pPr>
        <w:ind w:left="319"/>
        <w:rPr>
          <w:rFonts w:cs="Times New Roman"/>
          <w:b/>
          <w:bCs/>
          <w:szCs w:val="24"/>
        </w:rPr>
      </w:pPr>
    </w:p>
    <w:p w14:paraId="027E27A5" w14:textId="77777777" w:rsidR="00FC28CC" w:rsidRDefault="00FC28CC" w:rsidP="56F3FD81">
      <w:pPr>
        <w:ind w:left="319"/>
        <w:rPr>
          <w:rFonts w:cs="Times New Roman"/>
          <w:b/>
          <w:bCs/>
          <w:szCs w:val="24"/>
        </w:rPr>
      </w:pPr>
    </w:p>
    <w:p w14:paraId="02018936" w14:textId="77777777" w:rsidR="004D63FC" w:rsidRDefault="004D63FC" w:rsidP="00913072">
      <w:pPr>
        <w:ind w:left="0"/>
        <w:rPr>
          <w:rFonts w:cs="Times New Roman"/>
          <w:b/>
          <w:bCs/>
          <w:szCs w:val="24"/>
        </w:rPr>
      </w:pPr>
    </w:p>
    <w:p w14:paraId="13E778F4" w14:textId="5A5707F8" w:rsidR="00712B66" w:rsidRPr="00AA4A52" w:rsidRDefault="00B10407" w:rsidP="00EE79C3">
      <w:pPr>
        <w:pStyle w:val="Heading3"/>
        <w:numPr>
          <w:ilvl w:val="2"/>
          <w:numId w:val="19"/>
        </w:numPr>
        <w:spacing w:after="240"/>
        <w:ind w:left="1134" w:hanging="283"/>
        <w:rPr>
          <w:b/>
          <w:bCs w:val="0"/>
          <w:sz w:val="28"/>
          <w:szCs w:val="32"/>
        </w:rPr>
      </w:pPr>
      <w:r>
        <w:rPr>
          <w:b/>
          <w:bCs w:val="0"/>
          <w:sz w:val="28"/>
          <w:szCs w:val="32"/>
        </w:rPr>
        <w:lastRenderedPageBreak/>
        <w:t xml:space="preserve"> </w:t>
      </w:r>
      <w:bookmarkStart w:id="40" w:name="_Toc46337655"/>
      <w:r w:rsidR="00712B66" w:rsidRPr="00AA4A52">
        <w:rPr>
          <w:b/>
          <w:bCs w:val="0"/>
          <w:sz w:val="28"/>
          <w:szCs w:val="32"/>
        </w:rPr>
        <w:t>Class availability List (REQ- 5, 6, 42, 43, 44, 47)</w:t>
      </w:r>
      <w:bookmarkEnd w:id="40"/>
    </w:p>
    <w:tbl>
      <w:tblPr>
        <w:tblStyle w:val="Team3"/>
        <w:tblW w:w="0" w:type="auto"/>
        <w:tblLayout w:type="fixed"/>
        <w:tblLook w:val="01E0" w:firstRow="1" w:lastRow="1" w:firstColumn="1" w:lastColumn="1" w:noHBand="0" w:noVBand="0"/>
      </w:tblPr>
      <w:tblGrid>
        <w:gridCol w:w="3510"/>
        <w:gridCol w:w="10005"/>
      </w:tblGrid>
      <w:tr w:rsidR="002D0D34" w14:paraId="51393CBE" w14:textId="77777777" w:rsidTr="10938796">
        <w:trPr>
          <w:cnfStyle w:val="100000000000" w:firstRow="1" w:lastRow="0" w:firstColumn="0" w:lastColumn="0" w:oddVBand="0" w:evenVBand="0" w:oddHBand="0" w:evenHBand="0" w:firstRowFirstColumn="0" w:firstRowLastColumn="0" w:lastRowFirstColumn="0" w:lastRowLastColumn="0"/>
          <w:trHeight w:val="735"/>
        </w:trPr>
        <w:tc>
          <w:tcPr>
            <w:tcW w:w="3510" w:type="dxa"/>
          </w:tcPr>
          <w:p w14:paraId="4AC38A57" w14:textId="77777777" w:rsidR="002D0D34" w:rsidRPr="00974ED4" w:rsidRDefault="002D0D34" w:rsidP="00C640F8">
            <w:pPr>
              <w:pStyle w:val="TableParagraph"/>
              <w:ind w:left="1200" w:right="1211" w:hanging="231"/>
              <w:jc w:val="center"/>
            </w:pPr>
            <w:r w:rsidRPr="00974ED4">
              <w:rPr>
                <w:rFonts w:cs="Times New Roman"/>
                <w:sz w:val="28"/>
                <w:szCs w:val="28"/>
              </w:rPr>
              <w:t>Data</w:t>
            </w:r>
          </w:p>
        </w:tc>
        <w:tc>
          <w:tcPr>
            <w:tcW w:w="10005" w:type="dxa"/>
          </w:tcPr>
          <w:p w14:paraId="4A9F02BF" w14:textId="77777777" w:rsidR="002D0D34" w:rsidRPr="00974ED4" w:rsidRDefault="002D0D34" w:rsidP="00C640F8">
            <w:pPr>
              <w:pStyle w:val="TableParagraph"/>
              <w:ind w:left="1200" w:right="1211" w:hanging="231"/>
              <w:jc w:val="center"/>
            </w:pPr>
            <w:r w:rsidRPr="00974ED4">
              <w:rPr>
                <w:rFonts w:cs="Times New Roman"/>
                <w:sz w:val="28"/>
                <w:szCs w:val="28"/>
              </w:rPr>
              <w:t>Description</w:t>
            </w:r>
          </w:p>
        </w:tc>
      </w:tr>
      <w:tr w:rsidR="002D0D34" w14:paraId="37E4503B" w14:textId="77777777" w:rsidTr="10938796">
        <w:trPr>
          <w:cnfStyle w:val="000000100000" w:firstRow="0" w:lastRow="0" w:firstColumn="0" w:lastColumn="0" w:oddVBand="0" w:evenVBand="0" w:oddHBand="1" w:evenHBand="0" w:firstRowFirstColumn="0" w:firstRowLastColumn="0" w:lastRowFirstColumn="0" w:lastRowLastColumn="0"/>
          <w:trHeight w:val="3965"/>
        </w:trPr>
        <w:tc>
          <w:tcPr>
            <w:tcW w:w="3510" w:type="dxa"/>
          </w:tcPr>
          <w:p w14:paraId="1BDC1952" w14:textId="1F08746D" w:rsidR="002D0D34" w:rsidRDefault="002D0D34" w:rsidP="001F417C">
            <w:r w:rsidRPr="56F3FD81">
              <w:rPr>
                <w:rFonts w:eastAsia="Times New Roman" w:cs="Times New Roman"/>
                <w:b/>
                <w:bCs/>
                <w:sz w:val="28"/>
                <w:szCs w:val="28"/>
              </w:rPr>
              <w:t xml:space="preserve"> </w:t>
            </w:r>
          </w:p>
          <w:p w14:paraId="2FBFEE88" w14:textId="2D9514E9" w:rsidR="00487355" w:rsidRDefault="00487355" w:rsidP="00487355">
            <w:pPr>
              <w:rPr>
                <w:rFonts w:eastAsia="Times New Roman" w:cs="Times New Roman"/>
                <w:b/>
                <w:bCs/>
                <w:sz w:val="28"/>
                <w:szCs w:val="28"/>
              </w:rPr>
            </w:pPr>
          </w:p>
          <w:p w14:paraId="236A3C91" w14:textId="3F80611A" w:rsidR="00487355" w:rsidRDefault="00487355" w:rsidP="00487355">
            <w:pPr>
              <w:rPr>
                <w:rFonts w:eastAsia="Times New Roman" w:cs="Times New Roman"/>
                <w:b/>
                <w:bCs/>
                <w:sz w:val="28"/>
                <w:szCs w:val="28"/>
              </w:rPr>
            </w:pPr>
          </w:p>
          <w:p w14:paraId="15C5A303" w14:textId="1CDD041E" w:rsidR="00487355" w:rsidRDefault="00487355" w:rsidP="00487355">
            <w:pPr>
              <w:rPr>
                <w:rFonts w:eastAsia="Times New Roman" w:cs="Times New Roman"/>
                <w:b/>
                <w:bCs/>
                <w:sz w:val="28"/>
                <w:szCs w:val="28"/>
              </w:rPr>
            </w:pPr>
          </w:p>
          <w:p w14:paraId="0327FD4C" w14:textId="6989FF95" w:rsidR="00487355" w:rsidRDefault="00487355" w:rsidP="00487355">
            <w:pPr>
              <w:rPr>
                <w:rFonts w:eastAsia="Times New Roman" w:cs="Times New Roman"/>
                <w:b/>
                <w:bCs/>
                <w:sz w:val="28"/>
                <w:szCs w:val="28"/>
              </w:rPr>
            </w:pPr>
          </w:p>
          <w:p w14:paraId="49749D26" w14:textId="7FA14315" w:rsidR="00487355" w:rsidRDefault="00487355" w:rsidP="00487355">
            <w:pPr>
              <w:rPr>
                <w:rFonts w:eastAsia="Times New Roman" w:cs="Times New Roman"/>
                <w:b/>
                <w:bCs/>
                <w:sz w:val="28"/>
                <w:szCs w:val="28"/>
              </w:rPr>
            </w:pPr>
          </w:p>
          <w:p w14:paraId="19E52524" w14:textId="17915404" w:rsidR="00487355" w:rsidRDefault="00487355" w:rsidP="00487355">
            <w:pPr>
              <w:rPr>
                <w:rFonts w:eastAsia="Times New Roman" w:cs="Times New Roman"/>
                <w:b/>
                <w:bCs/>
                <w:sz w:val="28"/>
                <w:szCs w:val="28"/>
              </w:rPr>
            </w:pPr>
          </w:p>
          <w:p w14:paraId="3E266B3F" w14:textId="12BACAF5" w:rsidR="00487355" w:rsidRDefault="00487355" w:rsidP="00847CE4">
            <w:pPr>
              <w:jc w:val="center"/>
              <w:rPr>
                <w:rFonts w:eastAsia="Times New Roman" w:cs="Times New Roman"/>
                <w:b/>
                <w:bCs/>
                <w:sz w:val="28"/>
                <w:szCs w:val="28"/>
              </w:rPr>
            </w:pPr>
          </w:p>
          <w:p w14:paraId="317CEC4D" w14:textId="3BACBCAE" w:rsidR="002D0D34" w:rsidRDefault="7E81C7E4" w:rsidP="00847CE4">
            <w:pPr>
              <w:ind w:left="0"/>
              <w:jc w:val="center"/>
            </w:pPr>
            <w:r w:rsidRPr="078FCCC8">
              <w:rPr>
                <w:rFonts w:eastAsia="Times New Roman" w:cs="Times New Roman"/>
              </w:rPr>
              <w:t>Screenshot</w:t>
            </w:r>
            <w:r w:rsidR="002D0D34" w:rsidRPr="56F3FD81">
              <w:rPr>
                <w:rFonts w:eastAsia="Times New Roman" w:cs="Times New Roman"/>
              </w:rPr>
              <w:t>/Mockup:</w:t>
            </w:r>
          </w:p>
        </w:tc>
        <w:tc>
          <w:tcPr>
            <w:tcW w:w="10005" w:type="dxa"/>
          </w:tcPr>
          <w:p w14:paraId="34DC7AAF" w14:textId="14FCA347" w:rsidR="00A210F9" w:rsidRDefault="00A210F9" w:rsidP="00BA46AF">
            <w:pPr>
              <w:ind w:left="0"/>
            </w:pPr>
          </w:p>
          <w:p w14:paraId="2082183F" w14:textId="30EDAE10" w:rsidR="002D0D34" w:rsidRDefault="2DD24CBC" w:rsidP="00BA46AF">
            <w:pPr>
              <w:ind w:left="0"/>
            </w:pPr>
            <w:r>
              <w:rPr>
                <w:noProof/>
              </w:rPr>
              <w:drawing>
                <wp:inline distT="0" distB="0" distL="0" distR="0" wp14:anchorId="6F9A0A4B" wp14:editId="59C7BCB5">
                  <wp:extent cx="3718630" cy="1988820"/>
                  <wp:effectExtent l="0" t="0" r="0" b="0"/>
                  <wp:docPr id="82003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718630" cy="1988820"/>
                          </a:xfrm>
                          <a:prstGeom prst="rect">
                            <a:avLst/>
                          </a:prstGeom>
                        </pic:spPr>
                      </pic:pic>
                    </a:graphicData>
                  </a:graphic>
                </wp:inline>
              </w:drawing>
            </w:r>
          </w:p>
          <w:p w14:paraId="057FC64F" w14:textId="30EDAE10" w:rsidR="002D0D34" w:rsidRDefault="002D0D34" w:rsidP="008823C8">
            <w:pPr>
              <w:ind w:left="0"/>
              <w:rPr>
                <w:i/>
                <w:sz w:val="20"/>
                <w:szCs w:val="20"/>
              </w:rPr>
            </w:pPr>
            <w:r w:rsidRPr="2E7A0C8E">
              <w:rPr>
                <w:i/>
                <w:sz w:val="20"/>
                <w:szCs w:val="20"/>
              </w:rPr>
              <w:t xml:space="preserve">Figure </w:t>
            </w:r>
            <w:r w:rsidR="004A491F" w:rsidRPr="2E7A0C8E">
              <w:rPr>
                <w:i/>
                <w:sz w:val="20"/>
                <w:szCs w:val="20"/>
              </w:rPr>
              <w:t>3</w:t>
            </w:r>
            <w:r w:rsidRPr="2E7A0C8E">
              <w:rPr>
                <w:i/>
                <w:sz w:val="20"/>
                <w:szCs w:val="20"/>
              </w:rPr>
              <w:t xml:space="preserve"> </w:t>
            </w:r>
            <w:r w:rsidR="00ED544A" w:rsidRPr="2E7A0C8E">
              <w:rPr>
                <w:i/>
                <w:sz w:val="20"/>
                <w:szCs w:val="20"/>
              </w:rPr>
              <w:t>Available Class Search</w:t>
            </w:r>
            <w:r w:rsidRPr="2E7A0C8E">
              <w:rPr>
                <w:i/>
                <w:sz w:val="20"/>
                <w:szCs w:val="20"/>
              </w:rPr>
              <w:t xml:space="preserve"> screenshot</w:t>
            </w:r>
          </w:p>
          <w:p w14:paraId="39E8ED4C" w14:textId="4FEDB542" w:rsidR="002D0D34" w:rsidRPr="00CC2EC2" w:rsidRDefault="002D0D34" w:rsidP="008823C8">
            <w:pPr>
              <w:ind w:left="0"/>
              <w:rPr>
                <w:sz w:val="20"/>
                <w:szCs w:val="20"/>
              </w:rPr>
            </w:pPr>
          </w:p>
        </w:tc>
      </w:tr>
      <w:tr w:rsidR="002D0D34" w14:paraId="6437C304"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4CE6B62F" w14:textId="77777777" w:rsidR="002D0D34" w:rsidRDefault="002D0D34" w:rsidP="00816940">
            <w:pPr>
              <w:ind w:hanging="546"/>
            </w:pPr>
            <w:r w:rsidRPr="56F3FD81">
              <w:rPr>
                <w:rFonts w:eastAsia="Times New Roman" w:cs="Times New Roman"/>
              </w:rPr>
              <w:t>Page Title:</w:t>
            </w:r>
          </w:p>
        </w:tc>
        <w:tc>
          <w:tcPr>
            <w:tcW w:w="10005" w:type="dxa"/>
          </w:tcPr>
          <w:p w14:paraId="49E7FF3E" w14:textId="043C5A98" w:rsidR="002D0D34" w:rsidRDefault="00E82625" w:rsidP="00816940">
            <w:pPr>
              <w:spacing w:line="259" w:lineRule="auto"/>
              <w:ind w:left="106" w:firstLine="95"/>
            </w:pPr>
            <w:r w:rsidRPr="56F3FD81">
              <w:rPr>
                <w:rFonts w:cs="Times New Roman"/>
              </w:rPr>
              <w:t>Class Registration</w:t>
            </w:r>
          </w:p>
        </w:tc>
      </w:tr>
      <w:tr w:rsidR="002D0D34" w14:paraId="4D619CA8" w14:textId="77777777" w:rsidTr="10938796">
        <w:trPr>
          <w:cnfStyle w:val="000000100000" w:firstRow="0" w:lastRow="0" w:firstColumn="0" w:lastColumn="0" w:oddVBand="0" w:evenVBand="0" w:oddHBand="1" w:evenHBand="0" w:firstRowFirstColumn="0" w:firstRowLastColumn="0" w:lastRowFirstColumn="0" w:lastRowLastColumn="0"/>
          <w:trHeight w:val="659"/>
        </w:trPr>
        <w:tc>
          <w:tcPr>
            <w:tcW w:w="3510" w:type="dxa"/>
          </w:tcPr>
          <w:p w14:paraId="4A4153F5" w14:textId="77777777" w:rsidR="002D0D34" w:rsidRDefault="002D0D34" w:rsidP="00816940">
            <w:pPr>
              <w:ind w:hanging="546"/>
            </w:pPr>
            <w:r w:rsidRPr="56F3FD81">
              <w:rPr>
                <w:rFonts w:eastAsia="Times New Roman" w:cs="Times New Roman"/>
              </w:rPr>
              <w:t>Author:</w:t>
            </w:r>
          </w:p>
        </w:tc>
        <w:tc>
          <w:tcPr>
            <w:tcW w:w="10005" w:type="dxa"/>
          </w:tcPr>
          <w:p w14:paraId="473EC03C" w14:textId="339AEB80" w:rsidR="002D0D34" w:rsidRDefault="00ED49FC" w:rsidP="00816940">
            <w:pPr>
              <w:ind w:left="106" w:firstLine="95"/>
              <w:rPr>
                <w:rFonts w:eastAsia="Times New Roman" w:cs="Times New Roman"/>
              </w:rPr>
            </w:pPr>
            <w:r>
              <w:rPr>
                <w:rFonts w:eastAsia="Times New Roman" w:cs="Times New Roman"/>
              </w:rPr>
              <w:t xml:space="preserve">John Bake </w:t>
            </w:r>
            <w:r w:rsidR="002D0D34" w:rsidRPr="56F3FD81">
              <w:rPr>
                <w:rFonts w:eastAsia="Times New Roman" w:cs="Times New Roman"/>
              </w:rPr>
              <w:t xml:space="preserve">(Team </w:t>
            </w:r>
            <w:r>
              <w:rPr>
                <w:rFonts w:eastAsia="Times New Roman" w:cs="Times New Roman"/>
              </w:rPr>
              <w:t>1</w:t>
            </w:r>
            <w:r w:rsidR="002D0D34" w:rsidRPr="56F3FD81">
              <w:rPr>
                <w:rFonts w:eastAsia="Times New Roman" w:cs="Times New Roman"/>
              </w:rPr>
              <w:t>)</w:t>
            </w:r>
          </w:p>
        </w:tc>
      </w:tr>
      <w:tr w:rsidR="002D0D34" w14:paraId="13DE875F"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34C3B139" w14:textId="77777777" w:rsidR="002D0D34" w:rsidRDefault="002D0D34" w:rsidP="00816940">
            <w:pPr>
              <w:ind w:hanging="546"/>
            </w:pPr>
            <w:r w:rsidRPr="56F3FD81">
              <w:rPr>
                <w:rFonts w:eastAsia="Times New Roman" w:cs="Times New Roman"/>
              </w:rPr>
              <w:t>Type:</w:t>
            </w:r>
          </w:p>
        </w:tc>
        <w:tc>
          <w:tcPr>
            <w:tcW w:w="10005" w:type="dxa"/>
          </w:tcPr>
          <w:p w14:paraId="5272A987" w14:textId="249CB83D" w:rsidR="002D0D34" w:rsidRDefault="008351E9" w:rsidP="00816940">
            <w:pPr>
              <w:spacing w:line="259" w:lineRule="auto"/>
              <w:ind w:left="106" w:firstLine="95"/>
            </w:pPr>
            <w:r>
              <w:rPr>
                <w:rFonts w:eastAsia="Times New Roman" w:cs="Times New Roman"/>
              </w:rPr>
              <w:t>C</w:t>
            </w:r>
            <w:r w:rsidR="006A3C66">
              <w:rPr>
                <w:rFonts w:eastAsia="Times New Roman" w:cs="Times New Roman"/>
              </w:rPr>
              <w:t>ourse</w:t>
            </w:r>
          </w:p>
        </w:tc>
      </w:tr>
      <w:tr w:rsidR="002D0D34" w14:paraId="67AC9183"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5AFC0D7E" w14:textId="77777777" w:rsidR="002D0D34" w:rsidRDefault="002D0D34" w:rsidP="00816940">
            <w:pPr>
              <w:ind w:hanging="546"/>
            </w:pPr>
            <w:r w:rsidRPr="56F3FD81">
              <w:rPr>
                <w:rFonts w:eastAsia="Times New Roman" w:cs="Times New Roman"/>
              </w:rPr>
              <w:t>Purpose:</w:t>
            </w:r>
          </w:p>
        </w:tc>
        <w:tc>
          <w:tcPr>
            <w:tcW w:w="10005" w:type="dxa"/>
          </w:tcPr>
          <w:p w14:paraId="129E8DA4" w14:textId="3C460D93" w:rsidR="002D0D34" w:rsidRDefault="007F4778" w:rsidP="00816940">
            <w:pPr>
              <w:ind w:left="106" w:firstLine="95"/>
              <w:rPr>
                <w:rFonts w:eastAsia="Times New Roman" w:cs="Times New Roman"/>
              </w:rPr>
            </w:pPr>
            <w:r>
              <w:rPr>
                <w:rFonts w:eastAsia="Times New Roman" w:cs="Times New Roman"/>
              </w:rPr>
              <w:t>Allow</w:t>
            </w:r>
            <w:r w:rsidR="001C14C8">
              <w:rPr>
                <w:rFonts w:eastAsia="Times New Roman" w:cs="Times New Roman"/>
              </w:rPr>
              <w:t>s</w:t>
            </w:r>
            <w:r>
              <w:rPr>
                <w:rFonts w:eastAsia="Times New Roman" w:cs="Times New Roman"/>
              </w:rPr>
              <w:t xml:space="preserve"> student</w:t>
            </w:r>
            <w:r w:rsidR="006822C3">
              <w:rPr>
                <w:rFonts w:eastAsia="Times New Roman" w:cs="Times New Roman"/>
              </w:rPr>
              <w:t xml:space="preserve"> to search for available classes for a </w:t>
            </w:r>
            <w:r w:rsidR="00A16F75">
              <w:rPr>
                <w:rFonts w:eastAsia="Times New Roman" w:cs="Times New Roman"/>
              </w:rPr>
              <w:t>course</w:t>
            </w:r>
            <w:r w:rsidR="001C14C8">
              <w:rPr>
                <w:rFonts w:eastAsia="Times New Roman" w:cs="Times New Roman"/>
              </w:rPr>
              <w:t>.</w:t>
            </w:r>
          </w:p>
        </w:tc>
      </w:tr>
      <w:tr w:rsidR="002D0D34" w14:paraId="0CD2811B"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62572CA0" w14:textId="77777777" w:rsidR="002D0D34" w:rsidRDefault="002D0D34" w:rsidP="00816940">
            <w:pPr>
              <w:ind w:hanging="546"/>
            </w:pPr>
            <w:r w:rsidRPr="56F3FD81">
              <w:rPr>
                <w:rFonts w:eastAsia="Times New Roman" w:cs="Times New Roman"/>
              </w:rPr>
              <w:t>Stakeholders:</w:t>
            </w:r>
          </w:p>
          <w:p w14:paraId="4557CE64" w14:textId="77777777" w:rsidR="002D0D34" w:rsidRDefault="002D0D34" w:rsidP="00816940">
            <w:pPr>
              <w:ind w:hanging="546"/>
            </w:pPr>
            <w:r w:rsidRPr="56F3FD81">
              <w:rPr>
                <w:rFonts w:eastAsia="Times New Roman" w:cs="Times New Roman"/>
              </w:rPr>
              <w:t xml:space="preserve"> </w:t>
            </w:r>
          </w:p>
        </w:tc>
        <w:tc>
          <w:tcPr>
            <w:tcW w:w="10005" w:type="dxa"/>
          </w:tcPr>
          <w:p w14:paraId="5495AB1E" w14:textId="77777777" w:rsidR="002D0D34" w:rsidRDefault="002D0D34" w:rsidP="00816940">
            <w:pPr>
              <w:ind w:left="106" w:firstLine="95"/>
            </w:pPr>
            <w:r w:rsidRPr="56F3FD81">
              <w:rPr>
                <w:rFonts w:eastAsia="Times New Roman" w:cs="Times New Roman"/>
              </w:rPr>
              <w:t>Students</w:t>
            </w:r>
          </w:p>
        </w:tc>
      </w:tr>
      <w:tr w:rsidR="002D0D34" w14:paraId="10FE5B21"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02AFAF2C" w14:textId="77777777" w:rsidR="002D0D34" w:rsidRDefault="002D0D34" w:rsidP="00816940">
            <w:pPr>
              <w:ind w:hanging="546"/>
            </w:pPr>
            <w:r w:rsidRPr="56F3FD81">
              <w:rPr>
                <w:rFonts w:eastAsia="Times New Roman" w:cs="Times New Roman"/>
              </w:rPr>
              <w:lastRenderedPageBreak/>
              <w:t>Parent User Story:</w:t>
            </w:r>
          </w:p>
        </w:tc>
        <w:tc>
          <w:tcPr>
            <w:tcW w:w="10005" w:type="dxa"/>
          </w:tcPr>
          <w:p w14:paraId="2CDF63A4" w14:textId="08A781D4" w:rsidR="002D0D34" w:rsidRPr="00BF752D" w:rsidRDefault="00BF752D" w:rsidP="00816940">
            <w:pPr>
              <w:ind w:left="106" w:firstLine="95"/>
              <w:rPr>
                <w:rFonts w:cs="Times New Roman"/>
              </w:rPr>
            </w:pPr>
            <w:r w:rsidRPr="00BF752D">
              <w:rPr>
                <w:rStyle w:val="normaltextrun"/>
                <w:rFonts w:cs="Times New Roman"/>
                <w:color w:val="000000"/>
                <w:shd w:val="clear" w:color="auto" w:fill="FFFFFF"/>
              </w:rPr>
              <w:t>Grad Plan</w:t>
            </w:r>
          </w:p>
        </w:tc>
      </w:tr>
      <w:tr w:rsidR="002D0D34" w14:paraId="18D2F08D"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08FABE95" w14:textId="77777777" w:rsidR="002D0D34" w:rsidRDefault="002D0D34" w:rsidP="00816940">
            <w:pPr>
              <w:spacing w:line="257" w:lineRule="auto"/>
              <w:ind w:hanging="546"/>
            </w:pPr>
            <w:r w:rsidRPr="56F3FD81">
              <w:rPr>
                <w:rFonts w:eastAsia="Times New Roman" w:cs="Times New Roman"/>
              </w:rPr>
              <w:t>Actor(s)/Persona(s):</w:t>
            </w:r>
          </w:p>
        </w:tc>
        <w:tc>
          <w:tcPr>
            <w:tcW w:w="10005" w:type="dxa"/>
          </w:tcPr>
          <w:p w14:paraId="166E1972" w14:textId="77777777" w:rsidR="002D0D34" w:rsidRDefault="002D0D34" w:rsidP="00816940">
            <w:pPr>
              <w:spacing w:line="257" w:lineRule="auto"/>
              <w:ind w:left="106" w:firstLine="95"/>
            </w:pPr>
            <w:r w:rsidRPr="56F3FD81">
              <w:rPr>
                <w:rFonts w:eastAsia="Times New Roman" w:cs="Times New Roman"/>
              </w:rPr>
              <w:t>Students</w:t>
            </w:r>
          </w:p>
        </w:tc>
      </w:tr>
      <w:tr w:rsidR="002D0D34" w14:paraId="3082B892"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6F63054C" w14:textId="77777777" w:rsidR="002D0D34" w:rsidRDefault="002D0D34" w:rsidP="00816940">
            <w:pPr>
              <w:spacing w:line="257" w:lineRule="auto"/>
              <w:ind w:hanging="546"/>
            </w:pPr>
            <w:r w:rsidRPr="56F3FD81">
              <w:rPr>
                <w:rFonts w:eastAsia="Times New Roman" w:cs="Times New Roman"/>
              </w:rPr>
              <w:t>Pre-conditions/Product(s) Required:</w:t>
            </w:r>
          </w:p>
          <w:p w14:paraId="44CF17AA" w14:textId="77777777" w:rsidR="002D0D34" w:rsidRDefault="002D0D34" w:rsidP="00816940">
            <w:pPr>
              <w:ind w:hanging="546"/>
            </w:pPr>
            <w:r w:rsidRPr="56F3FD81">
              <w:rPr>
                <w:rFonts w:eastAsia="Times New Roman" w:cs="Times New Roman"/>
              </w:rPr>
              <w:t xml:space="preserve"> </w:t>
            </w:r>
          </w:p>
        </w:tc>
        <w:tc>
          <w:tcPr>
            <w:tcW w:w="10005" w:type="dxa"/>
          </w:tcPr>
          <w:p w14:paraId="57CBB3B1" w14:textId="257818C9" w:rsidR="002D0D34" w:rsidRDefault="002D0D34" w:rsidP="00816940">
            <w:pPr>
              <w:ind w:left="106" w:firstLine="95"/>
              <w:rPr>
                <w:rFonts w:eastAsia="Times New Roman" w:cs="Times New Roman"/>
              </w:rPr>
            </w:pPr>
            <w:r w:rsidRPr="56F3FD81">
              <w:rPr>
                <w:rFonts w:eastAsia="Times New Roman" w:cs="Times New Roman"/>
              </w:rPr>
              <w:t xml:space="preserve">The user must be logged in. </w:t>
            </w:r>
          </w:p>
          <w:p w14:paraId="3CB96C76" w14:textId="09759F34" w:rsidR="002D0D34" w:rsidRDefault="002D0D34" w:rsidP="00816940">
            <w:pPr>
              <w:ind w:left="106" w:firstLine="95"/>
              <w:rPr>
                <w:rFonts w:eastAsia="Times New Roman" w:cs="Times New Roman"/>
              </w:rPr>
            </w:pPr>
            <w:r w:rsidRPr="56F3FD81">
              <w:rPr>
                <w:rFonts w:eastAsia="Times New Roman" w:cs="Times New Roman"/>
              </w:rPr>
              <w:t xml:space="preserve">The </w:t>
            </w:r>
            <w:r w:rsidR="00BE7246">
              <w:rPr>
                <w:rFonts w:eastAsia="Times New Roman" w:cs="Times New Roman"/>
              </w:rPr>
              <w:t>class must be created</w:t>
            </w:r>
            <w:r w:rsidRPr="56F3FD81">
              <w:rPr>
                <w:rFonts w:eastAsia="Times New Roman" w:cs="Times New Roman"/>
              </w:rPr>
              <w:t>.</w:t>
            </w:r>
          </w:p>
        </w:tc>
      </w:tr>
      <w:tr w:rsidR="002D0D34" w14:paraId="794CBA49"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21EF7A61" w14:textId="77777777" w:rsidR="002D0D34" w:rsidRDefault="002D0D34" w:rsidP="00816940">
            <w:pPr>
              <w:spacing w:line="257" w:lineRule="auto"/>
              <w:ind w:hanging="546"/>
            </w:pPr>
            <w:r w:rsidRPr="56F3FD81">
              <w:rPr>
                <w:rFonts w:eastAsia="Times New Roman" w:cs="Times New Roman"/>
              </w:rPr>
              <w:t>Post-conditions/Product(s) Produced:</w:t>
            </w:r>
          </w:p>
        </w:tc>
        <w:tc>
          <w:tcPr>
            <w:tcW w:w="10005" w:type="dxa"/>
          </w:tcPr>
          <w:p w14:paraId="7B369DB2" w14:textId="2E818C4B" w:rsidR="002D0D34" w:rsidRDefault="00E45EE3" w:rsidP="00816940">
            <w:pPr>
              <w:ind w:left="106" w:firstLine="95"/>
              <w:rPr>
                <w:rFonts w:eastAsia="Times New Roman" w:cs="Times New Roman"/>
              </w:rPr>
            </w:pPr>
            <w:r>
              <w:rPr>
                <w:rFonts w:eastAsia="Times New Roman" w:cs="Times New Roman"/>
              </w:rPr>
              <w:t>List of available classes</w:t>
            </w:r>
            <w:r w:rsidR="0A141717" w:rsidRPr="078FCCC8">
              <w:rPr>
                <w:rFonts w:eastAsia="Times New Roman" w:cs="Times New Roman"/>
              </w:rPr>
              <w:t>.</w:t>
            </w:r>
          </w:p>
        </w:tc>
      </w:tr>
      <w:tr w:rsidR="002D0D34" w14:paraId="7BD1C801"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0F936FD8" w14:textId="77777777" w:rsidR="002D0D34" w:rsidRDefault="002D0D34" w:rsidP="00816940">
            <w:pPr>
              <w:ind w:hanging="546"/>
            </w:pPr>
            <w:r w:rsidRPr="56F3FD81">
              <w:rPr>
                <w:rFonts w:eastAsia="Times New Roman" w:cs="Times New Roman"/>
              </w:rPr>
              <w:t>Links:</w:t>
            </w:r>
          </w:p>
          <w:p w14:paraId="2636658C" w14:textId="77777777" w:rsidR="002D0D34" w:rsidRDefault="002D0D34" w:rsidP="00816940">
            <w:pPr>
              <w:spacing w:line="257" w:lineRule="auto"/>
              <w:ind w:hanging="546"/>
            </w:pPr>
            <w:r w:rsidRPr="56F3FD81">
              <w:rPr>
                <w:rFonts w:eastAsia="Times New Roman" w:cs="Times New Roman"/>
              </w:rPr>
              <w:t xml:space="preserve"> </w:t>
            </w:r>
          </w:p>
        </w:tc>
        <w:tc>
          <w:tcPr>
            <w:tcW w:w="10005" w:type="dxa"/>
          </w:tcPr>
          <w:p w14:paraId="0FE2688E" w14:textId="77777777" w:rsidR="002D0D34" w:rsidRDefault="002D0D34" w:rsidP="00816940">
            <w:pPr>
              <w:ind w:left="106" w:firstLine="95"/>
            </w:pPr>
            <w:r w:rsidRPr="56F3FD81">
              <w:rPr>
                <w:rFonts w:eastAsia="Times New Roman" w:cs="Times New Roman"/>
              </w:rPr>
              <w:t>None</w:t>
            </w:r>
          </w:p>
        </w:tc>
      </w:tr>
      <w:tr w:rsidR="002D0D34" w14:paraId="3B87851D"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39F2C5F3" w14:textId="77777777" w:rsidR="002D0D34" w:rsidRDefault="002D0D34" w:rsidP="00816940">
            <w:pPr>
              <w:ind w:hanging="546"/>
            </w:pPr>
            <w:r w:rsidRPr="56F3FD81">
              <w:rPr>
                <w:rFonts w:eastAsia="Times New Roman" w:cs="Times New Roman"/>
              </w:rPr>
              <w:t>SRS Document</w:t>
            </w:r>
          </w:p>
          <w:p w14:paraId="31A0D139" w14:textId="77777777" w:rsidR="002D0D34" w:rsidRDefault="002D0D34" w:rsidP="00816940">
            <w:pPr>
              <w:spacing w:line="257" w:lineRule="auto"/>
              <w:ind w:hanging="546"/>
            </w:pPr>
            <w:r w:rsidRPr="56F3FD81">
              <w:rPr>
                <w:rFonts w:eastAsia="Times New Roman" w:cs="Times New Roman"/>
              </w:rPr>
              <w:t xml:space="preserve"> </w:t>
            </w:r>
          </w:p>
        </w:tc>
        <w:tc>
          <w:tcPr>
            <w:tcW w:w="10005" w:type="dxa"/>
          </w:tcPr>
          <w:p w14:paraId="0187384D" w14:textId="4116E3EB" w:rsidR="002D0D34" w:rsidRDefault="002D0D34" w:rsidP="00816940">
            <w:pPr>
              <w:ind w:left="106" w:firstLine="95"/>
              <w:rPr>
                <w:rFonts w:ascii="Times" w:eastAsia="Times" w:hAnsi="Times" w:cs="Times"/>
              </w:rPr>
            </w:pPr>
            <w:r w:rsidRPr="56F3FD81">
              <w:rPr>
                <w:rFonts w:ascii="Times" w:eastAsia="Times" w:hAnsi="Times" w:cs="Times"/>
              </w:rPr>
              <w:t xml:space="preserve">REQ – </w:t>
            </w:r>
            <w:r w:rsidR="00FA2C88">
              <w:rPr>
                <w:rFonts w:ascii="Times" w:eastAsia="Times" w:hAnsi="Times" w:cs="Times"/>
              </w:rPr>
              <w:t>5</w:t>
            </w:r>
            <w:r w:rsidRPr="56F3FD81">
              <w:rPr>
                <w:rFonts w:ascii="Times" w:eastAsia="Times" w:hAnsi="Times" w:cs="Times"/>
              </w:rPr>
              <w:t xml:space="preserve">, </w:t>
            </w:r>
            <w:r w:rsidR="00A21C19">
              <w:rPr>
                <w:rFonts w:ascii="Times" w:eastAsia="Times" w:hAnsi="Times" w:cs="Times"/>
              </w:rPr>
              <w:t>6</w:t>
            </w:r>
            <w:r w:rsidR="000F5417">
              <w:rPr>
                <w:rFonts w:ascii="Times" w:eastAsia="Times" w:hAnsi="Times" w:cs="Times"/>
              </w:rPr>
              <w:t>, 42, 43, 44, 47</w:t>
            </w:r>
          </w:p>
        </w:tc>
      </w:tr>
      <w:tr w:rsidR="002D0D34" w14:paraId="14B22644"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590A8AA4" w14:textId="77777777" w:rsidR="002D0D34" w:rsidRDefault="002D0D34" w:rsidP="00816940">
            <w:pPr>
              <w:ind w:hanging="546"/>
            </w:pPr>
            <w:r w:rsidRPr="56F3FD81">
              <w:rPr>
                <w:rFonts w:eastAsia="Times New Roman" w:cs="Times New Roman"/>
              </w:rPr>
              <w:t>Description/Notes:</w:t>
            </w:r>
          </w:p>
          <w:p w14:paraId="0475AA78" w14:textId="77777777" w:rsidR="002D0D34" w:rsidRDefault="002D0D34" w:rsidP="00816940">
            <w:pPr>
              <w:spacing w:line="257" w:lineRule="auto"/>
              <w:ind w:hanging="546"/>
            </w:pPr>
            <w:r w:rsidRPr="56F3FD81">
              <w:rPr>
                <w:rFonts w:eastAsia="Times New Roman" w:cs="Times New Roman"/>
              </w:rPr>
              <w:t xml:space="preserve"> </w:t>
            </w:r>
          </w:p>
        </w:tc>
        <w:tc>
          <w:tcPr>
            <w:tcW w:w="10005" w:type="dxa"/>
          </w:tcPr>
          <w:p w14:paraId="2452B9E4" w14:textId="7ECD05F3" w:rsidR="002D0D34" w:rsidRPr="004343CE" w:rsidRDefault="00A54EA2" w:rsidP="00816940">
            <w:pPr>
              <w:spacing w:line="360" w:lineRule="auto"/>
              <w:ind w:left="106" w:firstLine="95"/>
              <w:jc w:val="both"/>
            </w:pPr>
            <w:r>
              <w:rPr>
                <w:rFonts w:eastAsia="Times New Roman" w:cs="Times New Roman"/>
                <w:szCs w:val="24"/>
              </w:rPr>
              <w:t xml:space="preserve">The user can search for available classes </w:t>
            </w:r>
            <w:r w:rsidR="00D80731">
              <w:rPr>
                <w:rFonts w:eastAsia="Times New Roman" w:cs="Times New Roman"/>
                <w:szCs w:val="24"/>
              </w:rPr>
              <w:t>for a s</w:t>
            </w:r>
            <w:r w:rsidR="005A1807">
              <w:rPr>
                <w:rFonts w:eastAsia="Times New Roman" w:cs="Times New Roman"/>
                <w:szCs w:val="24"/>
              </w:rPr>
              <w:t xml:space="preserve">elected course </w:t>
            </w:r>
            <w:r w:rsidR="004E3707">
              <w:rPr>
                <w:rFonts w:eastAsia="Times New Roman" w:cs="Times New Roman"/>
                <w:szCs w:val="24"/>
              </w:rPr>
              <w:t>filtering by class type</w:t>
            </w:r>
            <w:r w:rsidR="001F417C">
              <w:rPr>
                <w:rFonts w:eastAsia="Times New Roman" w:cs="Times New Roman"/>
                <w:szCs w:val="24"/>
              </w:rPr>
              <w:t>.</w:t>
            </w:r>
          </w:p>
        </w:tc>
      </w:tr>
    </w:tbl>
    <w:p w14:paraId="7AE33338" w14:textId="0FA49319" w:rsidR="009B3D98" w:rsidRPr="001E0FF7" w:rsidRDefault="009B3D98" w:rsidP="001E0FF7">
      <w:pPr>
        <w:pStyle w:val="NoSpacing"/>
      </w:pPr>
    </w:p>
    <w:p w14:paraId="7765937D" w14:textId="77777777" w:rsidR="00A2360C" w:rsidRPr="001E0FF7" w:rsidRDefault="00A2360C" w:rsidP="001E0FF7">
      <w:pPr>
        <w:pStyle w:val="NoSpacing"/>
      </w:pPr>
      <w:bookmarkStart w:id="41" w:name="_Toc46337656"/>
    </w:p>
    <w:p w14:paraId="72B325CF" w14:textId="77777777" w:rsidR="00A2360C" w:rsidRPr="001E0FF7" w:rsidRDefault="00A2360C" w:rsidP="001E0FF7">
      <w:pPr>
        <w:pStyle w:val="NoSpacing"/>
      </w:pPr>
    </w:p>
    <w:p w14:paraId="1F54A68B" w14:textId="77777777" w:rsidR="00A2360C" w:rsidRPr="001E0FF7" w:rsidRDefault="00A2360C" w:rsidP="001E0FF7">
      <w:pPr>
        <w:pStyle w:val="NoSpacing"/>
      </w:pPr>
    </w:p>
    <w:p w14:paraId="752E90D4" w14:textId="77777777" w:rsidR="00A2360C" w:rsidRPr="001E0FF7" w:rsidRDefault="00A2360C" w:rsidP="001E0FF7">
      <w:pPr>
        <w:pStyle w:val="NoSpacing"/>
      </w:pPr>
    </w:p>
    <w:p w14:paraId="15C01A6B" w14:textId="77777777" w:rsidR="00A2360C" w:rsidRPr="001E0FF7" w:rsidRDefault="00A2360C" w:rsidP="001E0FF7">
      <w:pPr>
        <w:pStyle w:val="NoSpacing"/>
      </w:pPr>
    </w:p>
    <w:p w14:paraId="6520A850" w14:textId="77777777" w:rsidR="00A2360C" w:rsidRPr="001E0FF7" w:rsidRDefault="00A2360C" w:rsidP="001E0FF7">
      <w:pPr>
        <w:pStyle w:val="NoSpacing"/>
      </w:pPr>
    </w:p>
    <w:p w14:paraId="02E37933" w14:textId="77777777" w:rsidR="00A2360C" w:rsidRDefault="00A2360C" w:rsidP="001E0FF7">
      <w:pPr>
        <w:pStyle w:val="NoSpacing"/>
      </w:pPr>
    </w:p>
    <w:p w14:paraId="42D5CA4B" w14:textId="77777777" w:rsidR="001E0FF7" w:rsidRDefault="001E0FF7" w:rsidP="001E0FF7">
      <w:pPr>
        <w:pStyle w:val="NoSpacing"/>
      </w:pPr>
    </w:p>
    <w:p w14:paraId="3441DF92" w14:textId="77777777" w:rsidR="00913072" w:rsidRDefault="00913072" w:rsidP="00392265">
      <w:pPr>
        <w:pStyle w:val="NoSpacing"/>
        <w:ind w:left="0"/>
      </w:pPr>
    </w:p>
    <w:p w14:paraId="70EB2BA5" w14:textId="77777777" w:rsidR="00392265" w:rsidRDefault="00392265" w:rsidP="00392265">
      <w:pPr>
        <w:pStyle w:val="NoSpacing"/>
        <w:ind w:left="0"/>
      </w:pPr>
    </w:p>
    <w:p w14:paraId="4985663C" w14:textId="77777777" w:rsidR="00AC5BC7" w:rsidRDefault="00AC5BC7" w:rsidP="00AC5BC7">
      <w:pPr>
        <w:pStyle w:val="NoSpacing"/>
      </w:pPr>
    </w:p>
    <w:p w14:paraId="64C81724" w14:textId="77777777" w:rsidR="006D35E9" w:rsidRPr="00AC5BC7" w:rsidRDefault="006D35E9" w:rsidP="00AC5BC7">
      <w:pPr>
        <w:pStyle w:val="NoSpacing"/>
      </w:pPr>
    </w:p>
    <w:p w14:paraId="3217EE40" w14:textId="1D34F03C" w:rsidR="00AC18DD" w:rsidRPr="00AC18DD" w:rsidRDefault="00B12B29" w:rsidP="00EE79C3">
      <w:pPr>
        <w:pStyle w:val="Heading3"/>
        <w:numPr>
          <w:ilvl w:val="2"/>
          <w:numId w:val="19"/>
        </w:numPr>
        <w:spacing w:after="240"/>
        <w:ind w:left="1560"/>
        <w:rPr>
          <w:b/>
          <w:sz w:val="28"/>
          <w:szCs w:val="28"/>
        </w:rPr>
      </w:pPr>
      <w:r>
        <w:rPr>
          <w:b/>
          <w:bCs w:val="0"/>
          <w:noProof/>
          <w:sz w:val="28"/>
          <w:szCs w:val="32"/>
        </w:rPr>
        <w:lastRenderedPageBreak/>
        <mc:AlternateContent>
          <mc:Choice Requires="wpi">
            <w:drawing>
              <wp:anchor distT="0" distB="0" distL="114300" distR="114300" simplePos="0" relativeHeight="251658247" behindDoc="0" locked="0" layoutInCell="1" allowOverlap="1" wp14:anchorId="598E9299" wp14:editId="067F6808">
                <wp:simplePos x="0" y="0"/>
                <wp:positionH relativeFrom="column">
                  <wp:posOffset>507365</wp:posOffset>
                </wp:positionH>
                <wp:positionV relativeFrom="paragraph">
                  <wp:posOffset>4445</wp:posOffset>
                </wp:positionV>
                <wp:extent cx="19015" cy="27780"/>
                <wp:effectExtent l="38100" t="38100" r="57785" b="48895"/>
                <wp:wrapNone/>
                <wp:docPr id="26" name="Entrada de lápiz 26"/>
                <wp:cNvGraphicFramePr/>
                <a:graphic xmlns:a="http://schemas.openxmlformats.org/drawingml/2006/main">
                  <a:graphicData uri="http://schemas.microsoft.com/office/word/2010/wordprocessingInk">
                    <w14:contentPart bwMode="auto" r:id="rId26">
                      <w14:nvContentPartPr>
                        <w14:cNvContentPartPr/>
                      </w14:nvContentPartPr>
                      <w14:xfrm>
                        <a:off x="0" y="0"/>
                        <a:ext cx="18415" cy="27305"/>
                      </w14:xfrm>
                    </w14:contentPart>
                  </a:graphicData>
                </a:graphic>
              </wp:anchor>
            </w:drawing>
          </mc:Choice>
          <mc:Fallback>
            <w:pict>
              <v:shapetype w14:anchorId="046997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6" o:spid="_x0000_s1026" type="#_x0000_t75" style="position:absolute;margin-left:39.25pt;margin-top:-.35pt;width:2.85pt;height:3.5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">
                <v:imagedata r:id="rId27" o:title=""/>
              </v:shape>
            </w:pict>
          </mc:Fallback>
        </mc:AlternateContent>
      </w:r>
      <w:r w:rsidR="00712B66" w:rsidRPr="307242B0">
        <w:rPr>
          <w:b/>
          <w:sz w:val="28"/>
          <w:szCs w:val="28"/>
        </w:rPr>
        <w:t>Class time (REQ- 9, 10)</w:t>
      </w:r>
      <w:bookmarkEnd w:id="41"/>
    </w:p>
    <w:tbl>
      <w:tblPr>
        <w:tblStyle w:val="Team3"/>
        <w:tblW w:w="0" w:type="auto"/>
        <w:tblLayout w:type="fixed"/>
        <w:tblLook w:val="01E0" w:firstRow="1" w:lastRow="1" w:firstColumn="1" w:lastColumn="1" w:noHBand="0" w:noVBand="0"/>
      </w:tblPr>
      <w:tblGrid>
        <w:gridCol w:w="3510"/>
        <w:gridCol w:w="10005"/>
      </w:tblGrid>
      <w:tr w:rsidR="56F3FD81" w14:paraId="211EB54D" w14:textId="77777777" w:rsidTr="10938796">
        <w:trPr>
          <w:cnfStyle w:val="100000000000" w:firstRow="1" w:lastRow="0" w:firstColumn="0" w:lastColumn="0" w:oddVBand="0" w:evenVBand="0" w:oddHBand="0" w:evenHBand="0" w:firstRowFirstColumn="0" w:firstRowLastColumn="0" w:lastRowFirstColumn="0" w:lastRowLastColumn="0"/>
          <w:trHeight w:val="735"/>
        </w:trPr>
        <w:tc>
          <w:tcPr>
            <w:tcW w:w="3510" w:type="dxa"/>
          </w:tcPr>
          <w:p w14:paraId="0B5EF1EF" w14:textId="5F9C555A" w:rsidR="56F3FD81" w:rsidRPr="00D973CB" w:rsidRDefault="56F3FD81" w:rsidP="00152556">
            <w:pPr>
              <w:pStyle w:val="TableParagraph"/>
              <w:ind w:left="1200" w:right="1211" w:hanging="231"/>
              <w:jc w:val="center"/>
            </w:pPr>
            <w:r w:rsidRPr="00D973CB">
              <w:rPr>
                <w:rFonts w:cs="Times New Roman"/>
                <w:sz w:val="28"/>
                <w:szCs w:val="28"/>
              </w:rPr>
              <w:t>Data</w:t>
            </w:r>
          </w:p>
        </w:tc>
        <w:tc>
          <w:tcPr>
            <w:tcW w:w="10005" w:type="dxa"/>
          </w:tcPr>
          <w:p w14:paraId="1F512791" w14:textId="75D49E89" w:rsidR="56F3FD81" w:rsidRPr="00D973CB" w:rsidRDefault="56F3FD81" w:rsidP="00152556">
            <w:pPr>
              <w:pStyle w:val="TableParagraph"/>
              <w:ind w:left="1200" w:right="1211" w:hanging="231"/>
              <w:jc w:val="center"/>
              <w:rPr>
                <w:rFonts w:cs="Times New Roman"/>
                <w:sz w:val="28"/>
                <w:szCs w:val="28"/>
              </w:rPr>
            </w:pPr>
            <w:r w:rsidRPr="00D973CB">
              <w:rPr>
                <w:rFonts w:cs="Times New Roman"/>
                <w:sz w:val="28"/>
                <w:szCs w:val="28"/>
              </w:rPr>
              <w:t>Description</w:t>
            </w:r>
          </w:p>
        </w:tc>
      </w:tr>
      <w:tr w:rsidR="56F3FD81" w14:paraId="2592E0DC" w14:textId="77777777" w:rsidTr="10938796">
        <w:trPr>
          <w:cnfStyle w:val="000000100000" w:firstRow="0" w:lastRow="0" w:firstColumn="0" w:lastColumn="0" w:oddVBand="0" w:evenVBand="0" w:oddHBand="1" w:evenHBand="0" w:firstRowFirstColumn="0" w:firstRowLastColumn="0" w:lastRowFirstColumn="0" w:lastRowLastColumn="0"/>
          <w:trHeight w:val="3966"/>
        </w:trPr>
        <w:tc>
          <w:tcPr>
            <w:tcW w:w="3510" w:type="dxa"/>
          </w:tcPr>
          <w:p w14:paraId="39645098" w14:textId="650D3FC9" w:rsidR="56F3FD81" w:rsidRDefault="56F3FD81" w:rsidP="000F20E3">
            <w:pPr>
              <w:ind w:left="315"/>
            </w:pPr>
            <w:r w:rsidRPr="56F3FD81">
              <w:rPr>
                <w:rFonts w:eastAsia="Times New Roman" w:cs="Times New Roman"/>
                <w:b/>
                <w:bCs/>
                <w:sz w:val="28"/>
                <w:szCs w:val="28"/>
              </w:rPr>
              <w:t xml:space="preserve"> </w:t>
            </w:r>
          </w:p>
          <w:p w14:paraId="44958A3A" w14:textId="6883E834" w:rsidR="56F3FD81" w:rsidRDefault="56F3FD81" w:rsidP="000F20E3">
            <w:pPr>
              <w:ind w:left="315"/>
            </w:pPr>
            <w:r w:rsidRPr="56F3FD81">
              <w:rPr>
                <w:rFonts w:eastAsia="Times New Roman" w:cs="Times New Roman"/>
                <w:b/>
                <w:bCs/>
                <w:sz w:val="28"/>
                <w:szCs w:val="28"/>
              </w:rPr>
              <w:t xml:space="preserve"> </w:t>
            </w:r>
          </w:p>
          <w:p w14:paraId="1F44C688" w14:textId="09366849" w:rsidR="00603DDB" w:rsidRDefault="56F3FD81" w:rsidP="00FF7924">
            <w:pPr>
              <w:ind w:left="315"/>
              <w:rPr>
                <w:rFonts w:eastAsia="Times New Roman" w:cs="Times New Roman"/>
              </w:rPr>
            </w:pPr>
            <w:r w:rsidRPr="56F3FD81">
              <w:rPr>
                <w:rFonts w:eastAsia="Times New Roman" w:cs="Times New Roman"/>
                <w:b/>
                <w:bCs/>
                <w:sz w:val="28"/>
                <w:szCs w:val="28"/>
              </w:rPr>
              <w:t xml:space="preserve"> </w:t>
            </w:r>
          </w:p>
          <w:p w14:paraId="6F8E84C9" w14:textId="3E3C40BB" w:rsidR="00603DDB" w:rsidRDefault="00603DDB" w:rsidP="00603DDB">
            <w:pPr>
              <w:ind w:left="174"/>
              <w:jc w:val="center"/>
              <w:rPr>
                <w:rFonts w:eastAsia="Times New Roman" w:cs="Times New Roman"/>
              </w:rPr>
            </w:pPr>
          </w:p>
          <w:p w14:paraId="5097E44D" w14:textId="7B8921D3" w:rsidR="56F3FD81" w:rsidRDefault="417AE5D5" w:rsidP="00603DDB">
            <w:pPr>
              <w:ind w:left="174"/>
              <w:jc w:val="center"/>
            </w:pPr>
            <w:r w:rsidRPr="078FCCC8">
              <w:rPr>
                <w:rFonts w:eastAsia="Times New Roman" w:cs="Times New Roman"/>
              </w:rPr>
              <w:t>Screenshot</w:t>
            </w:r>
            <w:r w:rsidR="56F3FD81" w:rsidRPr="56F3FD81">
              <w:rPr>
                <w:rFonts w:eastAsia="Times New Roman" w:cs="Times New Roman"/>
              </w:rPr>
              <w:t>/Mockup:</w:t>
            </w:r>
          </w:p>
        </w:tc>
        <w:tc>
          <w:tcPr>
            <w:tcW w:w="10005" w:type="dxa"/>
          </w:tcPr>
          <w:p w14:paraId="3322FF01" w14:textId="77777777" w:rsidR="00AB1DAB" w:rsidRDefault="00AB1DAB" w:rsidP="00AB1DAB">
            <w:pPr>
              <w:ind w:left="0"/>
            </w:pPr>
          </w:p>
          <w:p w14:paraId="1B094DE0" w14:textId="652ED761" w:rsidR="00AB1DAB" w:rsidRDefault="00AB1DAB" w:rsidP="00AB1DAB">
            <w:pPr>
              <w:ind w:left="0"/>
            </w:pPr>
          </w:p>
          <w:p w14:paraId="4212F100" w14:textId="03592E1E" w:rsidR="7F2BF0CA" w:rsidRDefault="283279C9" w:rsidP="00AB1DAB">
            <w:pPr>
              <w:ind w:left="0"/>
            </w:pPr>
            <w:r>
              <w:rPr>
                <w:noProof/>
              </w:rPr>
              <w:drawing>
                <wp:inline distT="0" distB="0" distL="0" distR="0" wp14:anchorId="1BE1B313" wp14:editId="69D0CA37">
                  <wp:extent cx="4952998" cy="1057275"/>
                  <wp:effectExtent l="0" t="0" r="0" b="0"/>
                  <wp:docPr id="528665142" name="Picture 176456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564289"/>
                          <pic:cNvPicPr/>
                        </pic:nvPicPr>
                        <pic:blipFill>
                          <a:blip r:embed="rId28">
                            <a:extLst>
                              <a:ext uri="{28A0092B-C50C-407E-A947-70E740481C1C}">
                                <a14:useLocalDpi xmlns:a14="http://schemas.microsoft.com/office/drawing/2010/main" val="0"/>
                              </a:ext>
                            </a:extLst>
                          </a:blip>
                          <a:stretch>
                            <a:fillRect/>
                          </a:stretch>
                        </pic:blipFill>
                        <pic:spPr>
                          <a:xfrm>
                            <a:off x="0" y="0"/>
                            <a:ext cx="4952998" cy="1057275"/>
                          </a:xfrm>
                          <a:prstGeom prst="rect">
                            <a:avLst/>
                          </a:prstGeom>
                        </pic:spPr>
                      </pic:pic>
                    </a:graphicData>
                  </a:graphic>
                </wp:inline>
              </w:drawing>
            </w:r>
          </w:p>
          <w:p w14:paraId="425E8535" w14:textId="38F5C2BD" w:rsidR="7F2BF0CA" w:rsidRDefault="4FB45F54" w:rsidP="00CC2EC2">
            <w:pPr>
              <w:ind w:left="0"/>
              <w:rPr>
                <w:i/>
                <w:sz w:val="20"/>
                <w:szCs w:val="20"/>
              </w:rPr>
            </w:pPr>
            <w:r w:rsidRPr="2E7A0C8E">
              <w:rPr>
                <w:i/>
                <w:sz w:val="20"/>
                <w:szCs w:val="20"/>
              </w:rPr>
              <w:t xml:space="preserve">Figure 3 </w:t>
            </w:r>
            <w:r w:rsidR="47B2A0DC" w:rsidRPr="2E7A0C8E">
              <w:rPr>
                <w:i/>
                <w:sz w:val="20"/>
                <w:szCs w:val="20"/>
              </w:rPr>
              <w:t>Failed to register class screenshot</w:t>
            </w:r>
          </w:p>
          <w:p w14:paraId="19730A6D" w14:textId="674A83D6" w:rsidR="7F2BF0CA" w:rsidRPr="00CC2EC2" w:rsidRDefault="7F2BF0CA" w:rsidP="00CC2EC2">
            <w:pPr>
              <w:ind w:left="0"/>
              <w:rPr>
                <w:sz w:val="20"/>
                <w:szCs w:val="20"/>
              </w:rPr>
            </w:pPr>
          </w:p>
        </w:tc>
      </w:tr>
      <w:tr w:rsidR="56F3FD81" w14:paraId="0319BC10"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0A2485BF" w14:textId="22351069" w:rsidR="56F3FD81" w:rsidRDefault="56F3FD81" w:rsidP="0080653A">
            <w:pPr>
              <w:ind w:left="174"/>
            </w:pPr>
            <w:r w:rsidRPr="56F3FD81">
              <w:rPr>
                <w:rFonts w:eastAsia="Times New Roman" w:cs="Times New Roman"/>
              </w:rPr>
              <w:t>Page Title:</w:t>
            </w:r>
          </w:p>
        </w:tc>
        <w:tc>
          <w:tcPr>
            <w:tcW w:w="10005" w:type="dxa"/>
          </w:tcPr>
          <w:p w14:paraId="70E1C6BD" w14:textId="03981846" w:rsidR="7F8FAA66" w:rsidRDefault="7F8FAA66" w:rsidP="0080653A">
            <w:pPr>
              <w:spacing w:line="259" w:lineRule="auto"/>
              <w:ind w:left="201"/>
            </w:pPr>
            <w:r w:rsidRPr="56F3FD81">
              <w:rPr>
                <w:rFonts w:eastAsia="Times New Roman" w:cs="Times New Roman"/>
              </w:rPr>
              <w:t>Class Schedule</w:t>
            </w:r>
          </w:p>
        </w:tc>
      </w:tr>
      <w:tr w:rsidR="56F3FD81" w14:paraId="59D47CFF"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0B8CA080" w14:textId="20B5E4A3" w:rsidR="56F3FD81" w:rsidRDefault="56F3FD81" w:rsidP="0080653A">
            <w:pPr>
              <w:ind w:left="174"/>
            </w:pPr>
            <w:r w:rsidRPr="56F3FD81">
              <w:rPr>
                <w:rFonts w:eastAsia="Times New Roman" w:cs="Times New Roman"/>
              </w:rPr>
              <w:t>Author:</w:t>
            </w:r>
          </w:p>
        </w:tc>
        <w:tc>
          <w:tcPr>
            <w:tcW w:w="10005" w:type="dxa"/>
          </w:tcPr>
          <w:p w14:paraId="77F0E131" w14:textId="0DEB5913" w:rsidR="25C1CBD1" w:rsidRDefault="25C1CBD1" w:rsidP="0080653A">
            <w:pPr>
              <w:ind w:left="201"/>
              <w:rPr>
                <w:rFonts w:eastAsia="Times New Roman" w:cs="Times New Roman"/>
              </w:rPr>
            </w:pPr>
            <w:proofErr w:type="spellStart"/>
            <w:r w:rsidRPr="56F3FD81">
              <w:rPr>
                <w:rFonts w:eastAsia="Times New Roman" w:cs="Times New Roman"/>
              </w:rPr>
              <w:t>Dalan</w:t>
            </w:r>
            <w:proofErr w:type="spellEnd"/>
            <w:r w:rsidRPr="56F3FD81">
              <w:rPr>
                <w:rFonts w:eastAsia="Times New Roman" w:cs="Times New Roman"/>
              </w:rPr>
              <w:t xml:space="preserve"> </w:t>
            </w:r>
            <w:proofErr w:type="spellStart"/>
            <w:r w:rsidRPr="56F3FD81">
              <w:rPr>
                <w:rFonts w:eastAsia="Times New Roman" w:cs="Times New Roman"/>
              </w:rPr>
              <w:t>Ienatsch</w:t>
            </w:r>
            <w:proofErr w:type="spellEnd"/>
            <w:r w:rsidRPr="56F3FD81">
              <w:rPr>
                <w:rFonts w:eastAsia="Times New Roman" w:cs="Times New Roman"/>
              </w:rPr>
              <w:t xml:space="preserve"> (Team 2)</w:t>
            </w:r>
          </w:p>
        </w:tc>
      </w:tr>
      <w:tr w:rsidR="56F3FD81" w14:paraId="2B6FBAE3"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66F5388A" w14:textId="16BF6B3D" w:rsidR="56F3FD81" w:rsidRDefault="56F3FD81" w:rsidP="00E154F6">
            <w:pPr>
              <w:ind w:left="599" w:hanging="426"/>
            </w:pPr>
            <w:r w:rsidRPr="56F3FD81">
              <w:rPr>
                <w:rFonts w:eastAsia="Times New Roman" w:cs="Times New Roman"/>
              </w:rPr>
              <w:t>Type:</w:t>
            </w:r>
          </w:p>
        </w:tc>
        <w:tc>
          <w:tcPr>
            <w:tcW w:w="10005" w:type="dxa"/>
          </w:tcPr>
          <w:p w14:paraId="258BDFA8" w14:textId="7EB9D219" w:rsidR="201C4FE1" w:rsidRDefault="201C4FE1" w:rsidP="00437A41">
            <w:pPr>
              <w:spacing w:line="259" w:lineRule="auto"/>
              <w:ind w:left="201"/>
            </w:pPr>
            <w:r w:rsidRPr="56F3FD81">
              <w:rPr>
                <w:rFonts w:eastAsia="Times New Roman" w:cs="Times New Roman"/>
              </w:rPr>
              <w:t>Course</w:t>
            </w:r>
          </w:p>
        </w:tc>
      </w:tr>
      <w:tr w:rsidR="56F3FD81" w14:paraId="24913EAD"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6D4AB8B7" w14:textId="57C0BC3E" w:rsidR="56F3FD81" w:rsidRDefault="56F3FD81" w:rsidP="00E154F6">
            <w:pPr>
              <w:ind w:left="599" w:hanging="426"/>
            </w:pPr>
            <w:r w:rsidRPr="56F3FD81">
              <w:rPr>
                <w:rFonts w:eastAsia="Times New Roman" w:cs="Times New Roman"/>
              </w:rPr>
              <w:t>Purpose:</w:t>
            </w:r>
          </w:p>
        </w:tc>
        <w:tc>
          <w:tcPr>
            <w:tcW w:w="10005" w:type="dxa"/>
          </w:tcPr>
          <w:p w14:paraId="41DC0441" w14:textId="1960FD39" w:rsidR="6495680F" w:rsidRDefault="6495680F" w:rsidP="00437A41">
            <w:pPr>
              <w:ind w:left="201"/>
              <w:rPr>
                <w:rFonts w:eastAsia="Times New Roman" w:cs="Times New Roman"/>
              </w:rPr>
            </w:pPr>
            <w:r w:rsidRPr="56F3FD81">
              <w:rPr>
                <w:rFonts w:eastAsia="Times New Roman" w:cs="Times New Roman"/>
              </w:rPr>
              <w:t xml:space="preserve">Verify times of enrolled </w:t>
            </w:r>
            <w:r w:rsidR="5C96FB8D" w:rsidRPr="078FCCC8">
              <w:rPr>
                <w:rFonts w:eastAsia="Times New Roman" w:cs="Times New Roman"/>
              </w:rPr>
              <w:t>courses</w:t>
            </w:r>
            <w:r w:rsidRPr="078FCCC8">
              <w:rPr>
                <w:rFonts w:eastAsia="Times New Roman" w:cs="Times New Roman"/>
              </w:rPr>
              <w:t xml:space="preserve"> </w:t>
            </w:r>
            <w:r w:rsidR="1C03A11D" w:rsidRPr="56F3FD81">
              <w:rPr>
                <w:rFonts w:eastAsia="Times New Roman" w:cs="Times New Roman"/>
              </w:rPr>
              <w:t>don’t overlap with currently enrolled class times.</w:t>
            </w:r>
          </w:p>
        </w:tc>
      </w:tr>
      <w:tr w:rsidR="56F3FD81" w14:paraId="557ABCB5"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032EDDC4" w14:textId="59F1F1C4" w:rsidR="56F3FD81" w:rsidRDefault="56F3FD81" w:rsidP="00E154F6">
            <w:pPr>
              <w:ind w:left="599" w:hanging="426"/>
            </w:pPr>
            <w:r w:rsidRPr="56F3FD81">
              <w:rPr>
                <w:rFonts w:eastAsia="Times New Roman" w:cs="Times New Roman"/>
              </w:rPr>
              <w:t>Stakeholders:</w:t>
            </w:r>
          </w:p>
          <w:p w14:paraId="027564D1" w14:textId="719DEC4C" w:rsidR="56F3FD81" w:rsidRDefault="56F3FD81" w:rsidP="00E154F6">
            <w:pPr>
              <w:ind w:left="599" w:hanging="426"/>
            </w:pPr>
            <w:r w:rsidRPr="56F3FD81">
              <w:rPr>
                <w:rFonts w:eastAsia="Times New Roman" w:cs="Times New Roman"/>
              </w:rPr>
              <w:t xml:space="preserve"> </w:t>
            </w:r>
          </w:p>
        </w:tc>
        <w:tc>
          <w:tcPr>
            <w:tcW w:w="10005" w:type="dxa"/>
          </w:tcPr>
          <w:p w14:paraId="18D0C817" w14:textId="2DA50E20" w:rsidR="56F3FD81" w:rsidRDefault="56F3FD81" w:rsidP="00437A41">
            <w:pPr>
              <w:ind w:left="201"/>
            </w:pPr>
            <w:r w:rsidRPr="56F3FD81">
              <w:rPr>
                <w:rFonts w:eastAsia="Times New Roman" w:cs="Times New Roman"/>
              </w:rPr>
              <w:t>Students</w:t>
            </w:r>
          </w:p>
        </w:tc>
      </w:tr>
      <w:tr w:rsidR="56F3FD81" w14:paraId="08EA0DF2"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29E95A22" w14:textId="116656D7" w:rsidR="56F3FD81" w:rsidRDefault="56F3FD81" w:rsidP="00CB2D95">
            <w:pPr>
              <w:ind w:left="599" w:hanging="426"/>
            </w:pPr>
            <w:r w:rsidRPr="56F3FD81">
              <w:rPr>
                <w:rFonts w:eastAsia="Times New Roman" w:cs="Times New Roman"/>
              </w:rPr>
              <w:lastRenderedPageBreak/>
              <w:t>Parent User Story:</w:t>
            </w:r>
          </w:p>
        </w:tc>
        <w:tc>
          <w:tcPr>
            <w:tcW w:w="10005" w:type="dxa"/>
          </w:tcPr>
          <w:p w14:paraId="0AADAD9F" w14:textId="627F8C51" w:rsidR="007749E6" w:rsidRDefault="007749E6" w:rsidP="00CB2D95">
            <w:pPr>
              <w:spacing w:line="259" w:lineRule="auto"/>
              <w:ind w:left="201"/>
            </w:pPr>
            <w:r w:rsidRPr="56F3FD81">
              <w:rPr>
                <w:rFonts w:eastAsia="Times New Roman" w:cs="Times New Roman"/>
              </w:rPr>
              <w:t>Overlapping Classes</w:t>
            </w:r>
            <w:r w:rsidR="401DB91C" w:rsidRPr="078FCCC8">
              <w:rPr>
                <w:rFonts w:eastAsia="Times New Roman" w:cs="Times New Roman"/>
              </w:rPr>
              <w:t>.</w:t>
            </w:r>
          </w:p>
          <w:p w14:paraId="41FDE131" w14:textId="35FF74B5" w:rsidR="56F3FD81" w:rsidRDefault="56F3FD81" w:rsidP="00CB2D95">
            <w:pPr>
              <w:ind w:left="201"/>
            </w:pPr>
            <w:r w:rsidRPr="56F3FD81">
              <w:rPr>
                <w:rFonts w:eastAsia="Times New Roman" w:cs="Times New Roman"/>
              </w:rPr>
              <w:t xml:space="preserve"> </w:t>
            </w:r>
          </w:p>
        </w:tc>
      </w:tr>
      <w:tr w:rsidR="56F3FD81" w14:paraId="6815F56B"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2FD456BD" w14:textId="7D0792C4" w:rsidR="56F3FD81" w:rsidRDefault="56F3FD81" w:rsidP="00CB2D95">
            <w:pPr>
              <w:spacing w:line="257" w:lineRule="auto"/>
              <w:ind w:left="599" w:hanging="426"/>
            </w:pPr>
            <w:r w:rsidRPr="56F3FD81">
              <w:rPr>
                <w:rFonts w:eastAsia="Times New Roman" w:cs="Times New Roman"/>
              </w:rPr>
              <w:t>Actor(s)/Persona(s):</w:t>
            </w:r>
          </w:p>
        </w:tc>
        <w:tc>
          <w:tcPr>
            <w:tcW w:w="10005" w:type="dxa"/>
          </w:tcPr>
          <w:p w14:paraId="5360CC37" w14:textId="29C98275" w:rsidR="56F3FD81" w:rsidRDefault="56F3FD81" w:rsidP="00CB2D95">
            <w:pPr>
              <w:spacing w:line="257" w:lineRule="auto"/>
              <w:ind w:left="201"/>
            </w:pPr>
            <w:r w:rsidRPr="56F3FD81">
              <w:rPr>
                <w:rFonts w:eastAsia="Times New Roman" w:cs="Times New Roman"/>
              </w:rPr>
              <w:t>Students</w:t>
            </w:r>
          </w:p>
        </w:tc>
      </w:tr>
      <w:tr w:rsidR="56F3FD81" w14:paraId="23F8D486"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1F820BDD" w14:textId="26B01210" w:rsidR="56F3FD81" w:rsidRDefault="56F3FD81" w:rsidP="00CB2D95">
            <w:pPr>
              <w:spacing w:line="257" w:lineRule="auto"/>
              <w:ind w:left="599" w:hanging="426"/>
            </w:pPr>
            <w:r w:rsidRPr="56F3FD81">
              <w:rPr>
                <w:rFonts w:eastAsia="Times New Roman" w:cs="Times New Roman"/>
              </w:rPr>
              <w:t>Pre-conditions/Product(s) Required:</w:t>
            </w:r>
          </w:p>
          <w:p w14:paraId="738584AC" w14:textId="77EBA87C" w:rsidR="56F3FD81" w:rsidRDefault="56F3FD81" w:rsidP="00CB2D95">
            <w:pPr>
              <w:ind w:left="599" w:hanging="426"/>
            </w:pPr>
            <w:r w:rsidRPr="56F3FD81">
              <w:rPr>
                <w:rFonts w:eastAsia="Times New Roman" w:cs="Times New Roman"/>
              </w:rPr>
              <w:t xml:space="preserve"> </w:t>
            </w:r>
          </w:p>
        </w:tc>
        <w:tc>
          <w:tcPr>
            <w:tcW w:w="10005" w:type="dxa"/>
          </w:tcPr>
          <w:p w14:paraId="3A5FE3DC" w14:textId="219BA09B" w:rsidR="56F3FD81" w:rsidRDefault="56F3FD81" w:rsidP="00CB2D95">
            <w:pPr>
              <w:ind w:left="201"/>
              <w:rPr>
                <w:rFonts w:eastAsia="Times New Roman" w:cs="Times New Roman"/>
              </w:rPr>
            </w:pPr>
            <w:r w:rsidRPr="56F3FD81">
              <w:rPr>
                <w:rFonts w:eastAsia="Times New Roman" w:cs="Times New Roman"/>
              </w:rPr>
              <w:t xml:space="preserve">The users must </w:t>
            </w:r>
            <w:r w:rsidR="5D659974" w:rsidRPr="56F3FD81">
              <w:rPr>
                <w:rFonts w:eastAsia="Times New Roman" w:cs="Times New Roman"/>
              </w:rPr>
              <w:t xml:space="preserve">be logged in. </w:t>
            </w:r>
          </w:p>
          <w:p w14:paraId="0E39FE70" w14:textId="13C6B5E7" w:rsidR="42E8D1D6" w:rsidRDefault="42E8D1D6" w:rsidP="00CB2D95">
            <w:pPr>
              <w:ind w:left="201"/>
              <w:rPr>
                <w:rFonts w:eastAsia="Times New Roman" w:cs="Times New Roman"/>
              </w:rPr>
            </w:pPr>
            <w:r w:rsidRPr="56F3FD81">
              <w:rPr>
                <w:rFonts w:eastAsia="Times New Roman" w:cs="Times New Roman"/>
              </w:rPr>
              <w:t xml:space="preserve">The user must be enrolled in </w:t>
            </w:r>
            <w:r w:rsidR="07013047" w:rsidRPr="078FCCC8">
              <w:rPr>
                <w:rFonts w:eastAsia="Times New Roman" w:cs="Times New Roman"/>
              </w:rPr>
              <w:t>one</w:t>
            </w:r>
            <w:r w:rsidRPr="56F3FD81">
              <w:rPr>
                <w:rFonts w:eastAsia="Times New Roman" w:cs="Times New Roman"/>
              </w:rPr>
              <w:t xml:space="preserve"> or more classes.</w:t>
            </w:r>
          </w:p>
        </w:tc>
      </w:tr>
      <w:tr w:rsidR="56F3FD81" w14:paraId="2B62ACC1"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6FB2FF4B" w14:textId="28284B53" w:rsidR="56F3FD81" w:rsidRDefault="56F3FD81" w:rsidP="00CB2D95">
            <w:pPr>
              <w:spacing w:line="257" w:lineRule="auto"/>
              <w:ind w:left="599" w:hanging="426"/>
            </w:pPr>
            <w:r w:rsidRPr="56F3FD81">
              <w:rPr>
                <w:rFonts w:eastAsia="Times New Roman" w:cs="Times New Roman"/>
              </w:rPr>
              <w:t>Post-conditions/Product(s) Produced:</w:t>
            </w:r>
          </w:p>
        </w:tc>
        <w:tc>
          <w:tcPr>
            <w:tcW w:w="10005" w:type="dxa"/>
          </w:tcPr>
          <w:p w14:paraId="131023C4" w14:textId="715656D6" w:rsidR="55238BE4" w:rsidRDefault="55238BE4" w:rsidP="00CB2D95">
            <w:pPr>
              <w:ind w:left="201"/>
              <w:rPr>
                <w:rFonts w:eastAsia="Times New Roman" w:cs="Times New Roman"/>
              </w:rPr>
            </w:pPr>
            <w:r w:rsidRPr="56F3FD81">
              <w:rPr>
                <w:rFonts w:eastAsia="Times New Roman" w:cs="Times New Roman"/>
              </w:rPr>
              <w:t>Error message</w:t>
            </w:r>
            <w:r w:rsidR="6DC78517" w:rsidRPr="078FCCC8">
              <w:rPr>
                <w:rFonts w:eastAsia="Times New Roman" w:cs="Times New Roman"/>
              </w:rPr>
              <w:t>.</w:t>
            </w:r>
          </w:p>
        </w:tc>
      </w:tr>
      <w:tr w:rsidR="56F3FD81" w14:paraId="0E48BD0E"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1629BA3F" w14:textId="0AA0DBCB" w:rsidR="56F3FD81" w:rsidRDefault="56F3FD81" w:rsidP="00CB2D95">
            <w:pPr>
              <w:ind w:left="599" w:hanging="426"/>
            </w:pPr>
            <w:r w:rsidRPr="56F3FD81">
              <w:rPr>
                <w:rFonts w:eastAsia="Times New Roman" w:cs="Times New Roman"/>
              </w:rPr>
              <w:t>Links:</w:t>
            </w:r>
          </w:p>
          <w:p w14:paraId="697C3D66" w14:textId="41F9CF63" w:rsidR="56F3FD81" w:rsidRDefault="56F3FD81" w:rsidP="00CB2D95">
            <w:pPr>
              <w:spacing w:line="257" w:lineRule="auto"/>
              <w:ind w:left="599" w:hanging="426"/>
            </w:pPr>
            <w:r w:rsidRPr="56F3FD81">
              <w:rPr>
                <w:rFonts w:eastAsia="Times New Roman" w:cs="Times New Roman"/>
              </w:rPr>
              <w:t xml:space="preserve"> </w:t>
            </w:r>
          </w:p>
        </w:tc>
        <w:tc>
          <w:tcPr>
            <w:tcW w:w="10005" w:type="dxa"/>
          </w:tcPr>
          <w:p w14:paraId="7BBD8ED6" w14:textId="24ADC303" w:rsidR="56F3FD81" w:rsidRDefault="56F3FD81" w:rsidP="00CB2D95">
            <w:pPr>
              <w:ind w:left="201"/>
            </w:pPr>
            <w:r w:rsidRPr="56F3FD81">
              <w:rPr>
                <w:rFonts w:eastAsia="Times New Roman" w:cs="Times New Roman"/>
              </w:rPr>
              <w:t>None</w:t>
            </w:r>
          </w:p>
        </w:tc>
      </w:tr>
      <w:tr w:rsidR="56F3FD81" w14:paraId="72542BAF" w14:textId="77777777" w:rsidTr="10938796">
        <w:trPr>
          <w:cnfStyle w:val="000000010000" w:firstRow="0" w:lastRow="0" w:firstColumn="0" w:lastColumn="0" w:oddVBand="0" w:evenVBand="0" w:oddHBand="0" w:evenHBand="1" w:firstRowFirstColumn="0" w:firstRowLastColumn="0" w:lastRowFirstColumn="0" w:lastRowLastColumn="0"/>
          <w:trHeight w:val="735"/>
        </w:trPr>
        <w:tc>
          <w:tcPr>
            <w:tcW w:w="3510" w:type="dxa"/>
          </w:tcPr>
          <w:p w14:paraId="3A772D84" w14:textId="4F9D767C" w:rsidR="56F3FD81" w:rsidRDefault="56F3FD81" w:rsidP="00CB2D95">
            <w:pPr>
              <w:ind w:left="599" w:hanging="426"/>
            </w:pPr>
            <w:r w:rsidRPr="56F3FD81">
              <w:rPr>
                <w:rFonts w:eastAsia="Times New Roman" w:cs="Times New Roman"/>
              </w:rPr>
              <w:t>SRS Document</w:t>
            </w:r>
          </w:p>
          <w:p w14:paraId="37FB1CF7" w14:textId="13685FE4" w:rsidR="56F3FD81" w:rsidRDefault="56F3FD81" w:rsidP="00CB2D95">
            <w:pPr>
              <w:spacing w:line="257" w:lineRule="auto"/>
              <w:ind w:left="599" w:hanging="426"/>
            </w:pPr>
            <w:r w:rsidRPr="56F3FD81">
              <w:rPr>
                <w:rFonts w:eastAsia="Times New Roman" w:cs="Times New Roman"/>
              </w:rPr>
              <w:t xml:space="preserve"> </w:t>
            </w:r>
          </w:p>
        </w:tc>
        <w:tc>
          <w:tcPr>
            <w:tcW w:w="10005" w:type="dxa"/>
          </w:tcPr>
          <w:p w14:paraId="7513655D" w14:textId="3ABBA500" w:rsidR="56F3FD81" w:rsidRDefault="56F3FD81" w:rsidP="00CB2D95">
            <w:pPr>
              <w:ind w:left="201"/>
              <w:rPr>
                <w:rFonts w:ascii="Times" w:eastAsia="Times" w:hAnsi="Times" w:cs="Times"/>
              </w:rPr>
            </w:pPr>
            <w:r w:rsidRPr="56F3FD81">
              <w:rPr>
                <w:rFonts w:ascii="Times" w:eastAsia="Times" w:hAnsi="Times" w:cs="Times"/>
              </w:rPr>
              <w:t xml:space="preserve">REQ – </w:t>
            </w:r>
            <w:r w:rsidR="3356BF71" w:rsidRPr="56F3FD81">
              <w:rPr>
                <w:rFonts w:ascii="Times" w:eastAsia="Times" w:hAnsi="Times" w:cs="Times"/>
              </w:rPr>
              <w:t>9, 10</w:t>
            </w:r>
          </w:p>
        </w:tc>
      </w:tr>
      <w:tr w:rsidR="56F3FD81" w14:paraId="51ECA85C" w14:textId="77777777" w:rsidTr="10938796">
        <w:trPr>
          <w:cnfStyle w:val="000000100000" w:firstRow="0" w:lastRow="0" w:firstColumn="0" w:lastColumn="0" w:oddVBand="0" w:evenVBand="0" w:oddHBand="1" w:evenHBand="0" w:firstRowFirstColumn="0" w:firstRowLastColumn="0" w:lastRowFirstColumn="0" w:lastRowLastColumn="0"/>
          <w:trHeight w:val="735"/>
        </w:trPr>
        <w:tc>
          <w:tcPr>
            <w:tcW w:w="3510" w:type="dxa"/>
          </w:tcPr>
          <w:p w14:paraId="5D830087" w14:textId="6A83D7D3" w:rsidR="56F3FD81" w:rsidRDefault="56F3FD81" w:rsidP="00CB2D95">
            <w:pPr>
              <w:ind w:left="599" w:hanging="426"/>
            </w:pPr>
            <w:r w:rsidRPr="56F3FD81">
              <w:rPr>
                <w:rFonts w:eastAsia="Times New Roman" w:cs="Times New Roman"/>
              </w:rPr>
              <w:t>Description/Notes:</w:t>
            </w:r>
          </w:p>
          <w:p w14:paraId="785161CD" w14:textId="7C9F5420" w:rsidR="56F3FD81" w:rsidRDefault="56F3FD81" w:rsidP="00CB2D95">
            <w:pPr>
              <w:spacing w:line="257" w:lineRule="auto"/>
              <w:ind w:left="599" w:hanging="426"/>
            </w:pPr>
            <w:r w:rsidRPr="56F3FD81">
              <w:rPr>
                <w:rFonts w:eastAsia="Times New Roman" w:cs="Times New Roman"/>
              </w:rPr>
              <w:t xml:space="preserve"> </w:t>
            </w:r>
          </w:p>
        </w:tc>
        <w:tc>
          <w:tcPr>
            <w:tcW w:w="10005" w:type="dxa"/>
          </w:tcPr>
          <w:p w14:paraId="1FEBB676" w14:textId="39225007" w:rsidR="56F3FD81" w:rsidRDefault="56F3FD81" w:rsidP="00CB2D95">
            <w:pPr>
              <w:spacing w:line="360" w:lineRule="auto"/>
              <w:ind w:left="201"/>
            </w:pPr>
            <w:r w:rsidRPr="56F3FD81">
              <w:rPr>
                <w:rFonts w:eastAsia="Times New Roman" w:cs="Times New Roman"/>
                <w:szCs w:val="24"/>
              </w:rPr>
              <w:t xml:space="preserve">When the user </w:t>
            </w:r>
            <w:r w:rsidR="4A629BB4" w:rsidRPr="56F3FD81">
              <w:rPr>
                <w:rFonts w:eastAsia="Times New Roman" w:cs="Times New Roman"/>
                <w:szCs w:val="24"/>
              </w:rPr>
              <w:t>attempts to register for a class</w:t>
            </w:r>
            <w:r w:rsidRPr="56F3FD81">
              <w:rPr>
                <w:rFonts w:eastAsia="Times New Roman" w:cs="Times New Roman"/>
                <w:szCs w:val="24"/>
              </w:rPr>
              <w:t>:</w:t>
            </w:r>
          </w:p>
          <w:p w14:paraId="5B398A21" w14:textId="3DC9F250" w:rsidR="6D991D94" w:rsidRDefault="6D991D94" w:rsidP="00CB2D95">
            <w:pPr>
              <w:pStyle w:val="ListParagraph"/>
              <w:numPr>
                <w:ilvl w:val="0"/>
                <w:numId w:val="1"/>
              </w:numPr>
              <w:ind w:left="201" w:firstLine="0"/>
              <w:rPr>
                <w:rFonts w:asciiTheme="minorHAnsi" w:eastAsiaTheme="minorEastAsia" w:hAnsiTheme="minorHAnsi" w:cstheme="minorBidi"/>
                <w:szCs w:val="24"/>
              </w:rPr>
            </w:pPr>
            <w:r w:rsidRPr="56F3FD81">
              <w:rPr>
                <w:rFonts w:eastAsia="Times New Roman" w:cs="Times New Roman"/>
                <w:szCs w:val="24"/>
              </w:rPr>
              <w:t>The system checks the user’s currently registered class times</w:t>
            </w:r>
            <w:r w:rsidR="56F3FD81" w:rsidRPr="56F3FD81">
              <w:rPr>
                <w:rFonts w:eastAsia="Times New Roman" w:cs="Times New Roman"/>
                <w:szCs w:val="24"/>
              </w:rPr>
              <w:t>.</w:t>
            </w:r>
          </w:p>
          <w:p w14:paraId="3888C257" w14:textId="436ECD77" w:rsidR="5C66218D" w:rsidRDefault="5C66218D" w:rsidP="00CB2D95">
            <w:pPr>
              <w:pStyle w:val="ListParagraph"/>
              <w:numPr>
                <w:ilvl w:val="0"/>
                <w:numId w:val="1"/>
              </w:numPr>
              <w:spacing w:line="259" w:lineRule="auto"/>
              <w:ind w:left="201" w:firstLine="0"/>
              <w:rPr>
                <w:rFonts w:asciiTheme="minorHAnsi" w:eastAsiaTheme="minorEastAsia" w:hAnsiTheme="minorHAnsi" w:cstheme="minorBidi"/>
                <w:szCs w:val="24"/>
              </w:rPr>
            </w:pPr>
            <w:r w:rsidRPr="56F3FD81">
              <w:rPr>
                <w:rFonts w:eastAsia="Times New Roman" w:cs="Times New Roman"/>
                <w:szCs w:val="24"/>
              </w:rPr>
              <w:t xml:space="preserve">If the user is attempting to enroll in a class that overlaps with a currently registered class’s time, an error message is displayed </w:t>
            </w:r>
            <w:r w:rsidR="6EA759ED" w:rsidRPr="56F3FD81">
              <w:rPr>
                <w:rFonts w:eastAsia="Times New Roman" w:cs="Times New Roman"/>
                <w:szCs w:val="24"/>
              </w:rPr>
              <w:t>that the class is unable to be registered in.</w:t>
            </w:r>
          </w:p>
        </w:tc>
      </w:tr>
    </w:tbl>
    <w:p w14:paraId="73A97D02" w14:textId="77777777" w:rsidR="00D973CB" w:rsidRDefault="00D973CB" w:rsidP="1086B3A7">
      <w:pPr>
        <w:ind w:left="0"/>
        <w:rPr>
          <w:rFonts w:cs="Times New Roman"/>
          <w:b/>
          <w:bCs/>
          <w:szCs w:val="24"/>
        </w:rPr>
      </w:pPr>
    </w:p>
    <w:p w14:paraId="1D1E658A" w14:textId="77777777" w:rsidR="000D3F0F" w:rsidRPr="000D3F0F" w:rsidRDefault="000D3F0F" w:rsidP="000D3F0F">
      <w:pPr>
        <w:ind w:left="319"/>
        <w:rPr>
          <w:rFonts w:cs="Times New Roman"/>
          <w:b/>
          <w:bCs/>
          <w:szCs w:val="24"/>
        </w:rPr>
      </w:pPr>
    </w:p>
    <w:p w14:paraId="68A05F2A" w14:textId="77777777" w:rsidR="004A6679" w:rsidRDefault="004A6679" w:rsidP="56F3FD81">
      <w:pPr>
        <w:ind w:left="319"/>
        <w:rPr>
          <w:rFonts w:cs="Times New Roman"/>
          <w:b/>
          <w:bCs/>
          <w:szCs w:val="24"/>
        </w:rPr>
      </w:pPr>
    </w:p>
    <w:p w14:paraId="35EF747D" w14:textId="77777777" w:rsidR="004A6679" w:rsidRDefault="004A6679" w:rsidP="56F3FD81">
      <w:pPr>
        <w:ind w:left="319"/>
        <w:rPr>
          <w:rFonts w:cs="Times New Roman"/>
          <w:b/>
          <w:bCs/>
          <w:szCs w:val="24"/>
        </w:rPr>
      </w:pPr>
    </w:p>
    <w:p w14:paraId="1028E8CE" w14:textId="77777777" w:rsidR="00792564" w:rsidRDefault="00792564" w:rsidP="004B3FDE">
      <w:pPr>
        <w:ind w:left="0"/>
        <w:rPr>
          <w:rFonts w:cs="Times New Roman"/>
          <w:b/>
          <w:bCs/>
          <w:szCs w:val="24"/>
        </w:rPr>
      </w:pPr>
    </w:p>
    <w:p w14:paraId="0286660B" w14:textId="77777777" w:rsidR="00A96FB9" w:rsidRDefault="00A96FB9" w:rsidP="004B3FDE">
      <w:pPr>
        <w:ind w:left="0"/>
        <w:rPr>
          <w:rFonts w:cs="Times New Roman"/>
          <w:b/>
          <w:bCs/>
          <w:szCs w:val="24"/>
        </w:rPr>
      </w:pPr>
    </w:p>
    <w:p w14:paraId="5E488B2D" w14:textId="77777777" w:rsidR="00A96FB9" w:rsidRDefault="00A96FB9" w:rsidP="004B3FDE">
      <w:pPr>
        <w:ind w:left="0"/>
        <w:rPr>
          <w:rFonts w:cs="Times New Roman"/>
          <w:b/>
          <w:bCs/>
          <w:szCs w:val="24"/>
        </w:rPr>
      </w:pPr>
    </w:p>
    <w:p w14:paraId="725C7059" w14:textId="77777777" w:rsidR="00A96FB9" w:rsidRDefault="00A96FB9" w:rsidP="004B3FDE">
      <w:pPr>
        <w:ind w:left="0"/>
        <w:rPr>
          <w:rFonts w:cs="Times New Roman"/>
          <w:b/>
          <w:bCs/>
          <w:szCs w:val="24"/>
        </w:rPr>
      </w:pPr>
    </w:p>
    <w:p w14:paraId="54EF0213" w14:textId="77777777" w:rsidR="00A96FB9" w:rsidRDefault="00A96FB9" w:rsidP="004B3FDE">
      <w:pPr>
        <w:ind w:left="0"/>
        <w:rPr>
          <w:rFonts w:cs="Times New Roman"/>
          <w:b/>
          <w:bCs/>
          <w:szCs w:val="24"/>
        </w:rPr>
      </w:pPr>
    </w:p>
    <w:p w14:paraId="7CB3FD76" w14:textId="77777777" w:rsidR="00D94E3D" w:rsidRDefault="00D94E3D" w:rsidP="004B3FDE">
      <w:pPr>
        <w:ind w:left="0"/>
        <w:rPr>
          <w:rFonts w:cs="Times New Roman"/>
          <w:b/>
          <w:bCs/>
          <w:szCs w:val="24"/>
        </w:rPr>
      </w:pPr>
    </w:p>
    <w:p w14:paraId="5B1BDD46" w14:textId="17D887FC" w:rsidR="00712B66" w:rsidRPr="00AA4A52" w:rsidRDefault="00712B66" w:rsidP="00EE79C3">
      <w:pPr>
        <w:pStyle w:val="Heading3"/>
        <w:numPr>
          <w:ilvl w:val="2"/>
          <w:numId w:val="19"/>
        </w:numPr>
        <w:spacing w:after="240"/>
        <w:ind w:left="1560"/>
        <w:rPr>
          <w:b/>
          <w:bCs w:val="0"/>
          <w:sz w:val="28"/>
          <w:szCs w:val="32"/>
        </w:rPr>
      </w:pPr>
      <w:bookmarkStart w:id="42" w:name="_Toc46337657"/>
      <w:r w:rsidRPr="00AA4A52">
        <w:rPr>
          <w:b/>
          <w:bCs w:val="0"/>
          <w:sz w:val="28"/>
          <w:szCs w:val="32"/>
        </w:rPr>
        <w:lastRenderedPageBreak/>
        <w:t>Class Status (REQ- 65)</w:t>
      </w:r>
      <w:bookmarkEnd w:id="42"/>
      <w:r w:rsidR="77D111BC" w:rsidRPr="00AA4A52">
        <w:rPr>
          <w:b/>
          <w:bCs w:val="0"/>
          <w:sz w:val="28"/>
          <w:szCs w:val="32"/>
        </w:rPr>
        <w:t xml:space="preserve"> </w:t>
      </w:r>
    </w:p>
    <w:tbl>
      <w:tblPr>
        <w:tblStyle w:val="Team3"/>
        <w:tblW w:w="0" w:type="auto"/>
        <w:tblLook w:val="01E0" w:firstRow="1" w:lastRow="1" w:firstColumn="1" w:lastColumn="1" w:noHBand="0" w:noVBand="0"/>
      </w:tblPr>
      <w:tblGrid>
        <w:gridCol w:w="3512"/>
        <w:gridCol w:w="10071"/>
      </w:tblGrid>
      <w:tr w:rsidR="56F3FD81" w14:paraId="3195525A"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512" w:type="dxa"/>
          </w:tcPr>
          <w:p w14:paraId="386D983C" w14:textId="77777777" w:rsidR="56F3FD81" w:rsidRPr="00D973CB" w:rsidRDefault="56F3FD81" w:rsidP="007F3D25">
            <w:pPr>
              <w:pStyle w:val="TableParagraph"/>
              <w:ind w:left="1200" w:right="1211" w:hanging="231"/>
              <w:jc w:val="center"/>
              <w:rPr>
                <w:rFonts w:cs="Times New Roman"/>
              </w:rPr>
            </w:pPr>
            <w:r w:rsidRPr="00D973CB">
              <w:rPr>
                <w:rFonts w:cs="Times New Roman"/>
                <w:sz w:val="28"/>
                <w:szCs w:val="28"/>
              </w:rPr>
              <w:t>Data</w:t>
            </w:r>
          </w:p>
        </w:tc>
        <w:tc>
          <w:tcPr>
            <w:tcW w:w="10071" w:type="dxa"/>
          </w:tcPr>
          <w:p w14:paraId="5C96A03C" w14:textId="77777777" w:rsidR="56F3FD81" w:rsidRPr="00D973CB" w:rsidRDefault="56F3FD81" w:rsidP="007F3D25">
            <w:pPr>
              <w:pStyle w:val="TableParagraph"/>
              <w:ind w:left="1200" w:right="1211" w:hanging="231"/>
              <w:jc w:val="center"/>
              <w:rPr>
                <w:rFonts w:cs="Times New Roman"/>
              </w:rPr>
            </w:pPr>
            <w:r w:rsidRPr="00D973CB">
              <w:rPr>
                <w:rFonts w:cs="Times New Roman"/>
                <w:sz w:val="28"/>
                <w:szCs w:val="28"/>
              </w:rPr>
              <w:t>Description</w:t>
            </w:r>
          </w:p>
        </w:tc>
      </w:tr>
      <w:tr w:rsidR="56F3FD81" w14:paraId="62A1C628" w14:textId="77777777" w:rsidTr="10938796">
        <w:trPr>
          <w:cnfStyle w:val="000000100000" w:firstRow="0" w:lastRow="0" w:firstColumn="0" w:lastColumn="0" w:oddVBand="0" w:evenVBand="0" w:oddHBand="1" w:evenHBand="0" w:firstRowFirstColumn="0" w:firstRowLastColumn="0" w:lastRowFirstColumn="0" w:lastRowLastColumn="0"/>
          <w:trHeight w:val="4816"/>
        </w:trPr>
        <w:tc>
          <w:tcPr>
            <w:tcW w:w="3512" w:type="dxa"/>
          </w:tcPr>
          <w:p w14:paraId="07919120" w14:textId="77777777" w:rsidR="56F3FD81" w:rsidRDefault="56F3FD81" w:rsidP="00075987">
            <w:pPr>
              <w:pStyle w:val="TableParagraph"/>
              <w:spacing w:before="0"/>
              <w:ind w:left="315"/>
              <w:rPr>
                <w:rFonts w:cs="Times New Roman"/>
                <w:b/>
                <w:bCs/>
                <w:sz w:val="28"/>
                <w:szCs w:val="28"/>
              </w:rPr>
            </w:pPr>
          </w:p>
          <w:p w14:paraId="43DEA2DF" w14:textId="77777777" w:rsidR="56F3FD81" w:rsidRDefault="56F3FD81" w:rsidP="00075987">
            <w:pPr>
              <w:pStyle w:val="TableParagraph"/>
              <w:spacing w:before="0"/>
              <w:ind w:left="315"/>
              <w:rPr>
                <w:rFonts w:cs="Times New Roman"/>
                <w:b/>
                <w:bCs/>
                <w:sz w:val="28"/>
                <w:szCs w:val="28"/>
              </w:rPr>
            </w:pPr>
          </w:p>
          <w:p w14:paraId="4F142354" w14:textId="77777777" w:rsidR="56F3FD81" w:rsidRDefault="56F3FD81" w:rsidP="00075987">
            <w:pPr>
              <w:pStyle w:val="TableParagraph"/>
              <w:spacing w:before="0"/>
              <w:ind w:left="315"/>
              <w:rPr>
                <w:rFonts w:cs="Times New Roman"/>
                <w:b/>
                <w:bCs/>
                <w:sz w:val="28"/>
                <w:szCs w:val="28"/>
              </w:rPr>
            </w:pPr>
          </w:p>
          <w:p w14:paraId="6900E89D" w14:textId="77777777" w:rsidR="56F3FD81" w:rsidRDefault="56F3FD81" w:rsidP="00075987">
            <w:pPr>
              <w:pStyle w:val="TableParagraph"/>
              <w:spacing w:before="0"/>
              <w:ind w:left="315"/>
              <w:rPr>
                <w:rFonts w:cs="Times New Roman"/>
                <w:b/>
                <w:bCs/>
                <w:sz w:val="28"/>
                <w:szCs w:val="28"/>
              </w:rPr>
            </w:pPr>
          </w:p>
          <w:p w14:paraId="1C6032CD" w14:textId="77777777" w:rsidR="56F3FD81" w:rsidRDefault="56F3FD81" w:rsidP="00075987">
            <w:pPr>
              <w:pStyle w:val="TableParagraph"/>
              <w:spacing w:before="0"/>
              <w:ind w:left="315"/>
              <w:rPr>
                <w:rFonts w:cs="Times New Roman"/>
                <w:b/>
                <w:bCs/>
                <w:sz w:val="28"/>
                <w:szCs w:val="28"/>
              </w:rPr>
            </w:pPr>
          </w:p>
          <w:p w14:paraId="33F66F73" w14:textId="77777777" w:rsidR="56F3FD81" w:rsidRDefault="56F3FD81" w:rsidP="00075987">
            <w:pPr>
              <w:pStyle w:val="TableParagraph"/>
              <w:spacing w:before="0"/>
              <w:ind w:left="315"/>
              <w:rPr>
                <w:rFonts w:cs="Times New Roman"/>
                <w:b/>
                <w:bCs/>
                <w:sz w:val="28"/>
                <w:szCs w:val="28"/>
              </w:rPr>
            </w:pPr>
          </w:p>
          <w:p w14:paraId="67D79F25" w14:textId="76DF3160" w:rsidR="56F3FD81" w:rsidRDefault="56F3FD81" w:rsidP="00F72337">
            <w:pPr>
              <w:pStyle w:val="TableParagraph"/>
              <w:spacing w:before="0"/>
              <w:ind w:left="0"/>
              <w:jc w:val="center"/>
              <w:rPr>
                <w:rFonts w:cs="Times New Roman"/>
              </w:rPr>
            </w:pPr>
          </w:p>
          <w:p w14:paraId="6D2330A8" w14:textId="4D7E430B" w:rsidR="00F72337" w:rsidRDefault="00F72337" w:rsidP="00F72337">
            <w:pPr>
              <w:pStyle w:val="TableParagraph"/>
              <w:spacing w:before="0"/>
              <w:ind w:left="0"/>
              <w:jc w:val="center"/>
              <w:rPr>
                <w:rFonts w:cs="Times New Roman"/>
              </w:rPr>
            </w:pPr>
          </w:p>
          <w:p w14:paraId="36649C08" w14:textId="30E70E2F" w:rsidR="56F3FD81" w:rsidRDefault="4D2E466A" w:rsidP="00F72337">
            <w:pPr>
              <w:pStyle w:val="TableParagraph"/>
              <w:spacing w:before="0"/>
              <w:ind w:left="0"/>
              <w:jc w:val="center"/>
              <w:rPr>
                <w:rFonts w:cs="Times New Roman"/>
              </w:rPr>
            </w:pPr>
            <w:r w:rsidRPr="078FCCC8">
              <w:rPr>
                <w:rFonts w:cs="Times New Roman"/>
              </w:rPr>
              <w:t>Screenshot</w:t>
            </w:r>
            <w:r w:rsidR="56F3FD81" w:rsidRPr="56F3FD81">
              <w:rPr>
                <w:rFonts w:cs="Times New Roman"/>
              </w:rPr>
              <w:t>/Mockup:</w:t>
            </w:r>
          </w:p>
        </w:tc>
        <w:tc>
          <w:tcPr>
            <w:tcW w:w="10071" w:type="dxa"/>
          </w:tcPr>
          <w:p w14:paraId="4D0158B7" w14:textId="67701EB9" w:rsidR="00F72337" w:rsidRDefault="00F72337" w:rsidP="56F3FD81">
            <w:pPr>
              <w:pStyle w:val="TableParagraph"/>
              <w:spacing w:before="0"/>
              <w:ind w:left="0"/>
            </w:pPr>
          </w:p>
          <w:p w14:paraId="22B3EC88" w14:textId="03263853" w:rsidR="00F72337" w:rsidRDefault="00F72337" w:rsidP="56F3FD81">
            <w:pPr>
              <w:pStyle w:val="TableParagraph"/>
              <w:spacing w:before="0"/>
              <w:ind w:left="0"/>
            </w:pPr>
          </w:p>
          <w:p w14:paraId="0A06E49E" w14:textId="0804C28D" w:rsidR="00F72337" w:rsidRDefault="00F72337" w:rsidP="56F3FD81">
            <w:pPr>
              <w:pStyle w:val="TableParagraph"/>
              <w:spacing w:before="0"/>
              <w:ind w:left="0"/>
            </w:pPr>
          </w:p>
          <w:p w14:paraId="7CC6F2BE" w14:textId="315BDA75" w:rsidR="130D9B91" w:rsidRDefault="5F2F0FDE" w:rsidP="56F3FD81">
            <w:pPr>
              <w:pStyle w:val="TableParagraph"/>
              <w:spacing w:before="0"/>
              <w:ind w:left="0"/>
            </w:pPr>
            <w:r>
              <w:rPr>
                <w:noProof/>
              </w:rPr>
              <w:drawing>
                <wp:inline distT="0" distB="0" distL="0" distR="0" wp14:anchorId="600126BC" wp14:editId="5962224D">
                  <wp:extent cx="6245411" cy="1990725"/>
                  <wp:effectExtent l="0" t="0" r="0" b="0"/>
                  <wp:docPr id="1280761286" name="Picture 201011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118711"/>
                          <pic:cNvPicPr/>
                        </pic:nvPicPr>
                        <pic:blipFill>
                          <a:blip r:embed="rId29">
                            <a:extLst>
                              <a:ext uri="{28A0092B-C50C-407E-A947-70E740481C1C}">
                                <a14:useLocalDpi xmlns:a14="http://schemas.microsoft.com/office/drawing/2010/main" val="0"/>
                              </a:ext>
                            </a:extLst>
                          </a:blip>
                          <a:stretch>
                            <a:fillRect/>
                          </a:stretch>
                        </pic:blipFill>
                        <pic:spPr>
                          <a:xfrm>
                            <a:off x="0" y="0"/>
                            <a:ext cx="6245411" cy="1990725"/>
                          </a:xfrm>
                          <a:prstGeom prst="rect">
                            <a:avLst/>
                          </a:prstGeom>
                        </pic:spPr>
                      </pic:pic>
                    </a:graphicData>
                  </a:graphic>
                </wp:inline>
              </w:drawing>
            </w:r>
          </w:p>
          <w:p w14:paraId="0048439F" w14:textId="43FF8641" w:rsidR="130D9B91" w:rsidRPr="00F72337" w:rsidRDefault="7B628AD5" w:rsidP="56F3FD81">
            <w:pPr>
              <w:pStyle w:val="TableParagraph"/>
              <w:spacing w:before="0"/>
              <w:ind w:left="0"/>
              <w:rPr>
                <w:i/>
                <w:sz w:val="20"/>
                <w:szCs w:val="20"/>
              </w:rPr>
            </w:pPr>
            <w:r w:rsidRPr="2E7A0C8E">
              <w:rPr>
                <w:i/>
                <w:sz w:val="20"/>
                <w:szCs w:val="20"/>
              </w:rPr>
              <w:t>Figure 4 Class Status screenshot</w:t>
            </w:r>
          </w:p>
        </w:tc>
      </w:tr>
      <w:tr w:rsidR="56F3FD81" w14:paraId="0093603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72FB7FF7" w14:textId="77777777" w:rsidR="56F3FD81" w:rsidRDefault="56F3FD81" w:rsidP="00CB2D95">
            <w:pPr>
              <w:pStyle w:val="TableParagraph"/>
              <w:ind w:left="315"/>
              <w:rPr>
                <w:rFonts w:cs="Times New Roman"/>
              </w:rPr>
            </w:pPr>
            <w:r w:rsidRPr="56F3FD81">
              <w:rPr>
                <w:rFonts w:cs="Times New Roman"/>
              </w:rPr>
              <w:t>Page Title:</w:t>
            </w:r>
          </w:p>
        </w:tc>
        <w:tc>
          <w:tcPr>
            <w:tcW w:w="10071" w:type="dxa"/>
          </w:tcPr>
          <w:p w14:paraId="3DE2A25C" w14:textId="7CA3469C" w:rsidR="7891BC3B" w:rsidRDefault="6A91028D" w:rsidP="00CB2D95">
            <w:pPr>
              <w:pStyle w:val="TableParagraph"/>
              <w:spacing w:line="259" w:lineRule="auto"/>
              <w:rPr>
                <w:rFonts w:cs="Times New Roman"/>
              </w:rPr>
            </w:pPr>
            <w:r w:rsidRPr="56F3FD81">
              <w:rPr>
                <w:rFonts w:cs="Times New Roman"/>
              </w:rPr>
              <w:t>Class Registration</w:t>
            </w:r>
          </w:p>
        </w:tc>
      </w:tr>
      <w:tr w:rsidR="56F3FD81" w14:paraId="0E863E5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1A4BA018" w14:textId="77777777" w:rsidR="56F3FD81" w:rsidRDefault="56F3FD81" w:rsidP="00CB2D95">
            <w:pPr>
              <w:pStyle w:val="TableParagraph"/>
              <w:ind w:left="315"/>
              <w:rPr>
                <w:rFonts w:cs="Times New Roman"/>
              </w:rPr>
            </w:pPr>
            <w:r w:rsidRPr="56F3FD81">
              <w:rPr>
                <w:rFonts w:cs="Times New Roman"/>
              </w:rPr>
              <w:t>Author:</w:t>
            </w:r>
          </w:p>
        </w:tc>
        <w:tc>
          <w:tcPr>
            <w:tcW w:w="10071" w:type="dxa"/>
          </w:tcPr>
          <w:p w14:paraId="5027E588" w14:textId="77655BFF" w:rsidR="1946ECD8" w:rsidRDefault="1946ECD8" w:rsidP="00CB2D95">
            <w:pPr>
              <w:pStyle w:val="TableParagraph"/>
              <w:rPr>
                <w:rFonts w:cs="Times New Roman"/>
              </w:rPr>
            </w:pPr>
            <w:r w:rsidRPr="56F3FD81">
              <w:rPr>
                <w:rFonts w:cs="Times New Roman"/>
              </w:rPr>
              <w:t>Adam Nielsen</w:t>
            </w:r>
            <w:r w:rsidR="56F3FD81" w:rsidRPr="56F3FD81">
              <w:rPr>
                <w:rFonts w:cs="Times New Roman"/>
              </w:rPr>
              <w:t xml:space="preserve"> (Team 02)</w:t>
            </w:r>
          </w:p>
        </w:tc>
      </w:tr>
      <w:tr w:rsidR="56F3FD81" w14:paraId="7F7399FA"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07038C0F" w14:textId="2EDEE739" w:rsidR="56F3FD81" w:rsidRDefault="56F3FD81" w:rsidP="00CB2D95">
            <w:pPr>
              <w:pStyle w:val="TableParagraph"/>
              <w:ind w:left="315"/>
              <w:rPr>
                <w:rFonts w:cs="Times New Roman"/>
              </w:rPr>
            </w:pPr>
            <w:r w:rsidRPr="56F3FD81">
              <w:rPr>
                <w:rFonts w:cs="Times New Roman"/>
              </w:rPr>
              <w:t>Type:</w:t>
            </w:r>
          </w:p>
        </w:tc>
        <w:tc>
          <w:tcPr>
            <w:tcW w:w="10071" w:type="dxa"/>
          </w:tcPr>
          <w:p w14:paraId="5B58ED5B" w14:textId="3C9DD148" w:rsidR="4375E78E" w:rsidRDefault="4375E78E" w:rsidP="00CB2D95">
            <w:pPr>
              <w:pStyle w:val="TableParagraph"/>
              <w:rPr>
                <w:rFonts w:cs="Times New Roman"/>
              </w:rPr>
            </w:pPr>
            <w:r w:rsidRPr="56F3FD81">
              <w:rPr>
                <w:rFonts w:cs="Times New Roman"/>
              </w:rPr>
              <w:t>Course</w:t>
            </w:r>
          </w:p>
        </w:tc>
      </w:tr>
      <w:tr w:rsidR="56F3FD81" w14:paraId="32DD960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514779FD" w14:textId="77777777" w:rsidR="56F3FD81" w:rsidRDefault="56F3FD81" w:rsidP="00CB2D95">
            <w:pPr>
              <w:pStyle w:val="TableParagraph"/>
              <w:spacing w:before="244"/>
              <w:rPr>
                <w:rFonts w:cs="Times New Roman"/>
              </w:rPr>
            </w:pPr>
            <w:r w:rsidRPr="56F3FD81">
              <w:rPr>
                <w:rFonts w:cs="Times New Roman"/>
              </w:rPr>
              <w:t>Purpose:</w:t>
            </w:r>
          </w:p>
        </w:tc>
        <w:tc>
          <w:tcPr>
            <w:tcW w:w="10071" w:type="dxa"/>
          </w:tcPr>
          <w:p w14:paraId="4EDE6A76" w14:textId="4C6E65CB" w:rsidR="28647D6E" w:rsidRDefault="28647D6E" w:rsidP="00CB2D95">
            <w:pPr>
              <w:pStyle w:val="TableParagraph"/>
              <w:rPr>
                <w:rFonts w:cs="Times New Roman"/>
              </w:rPr>
            </w:pPr>
            <w:r w:rsidRPr="56F3FD81">
              <w:rPr>
                <w:rFonts w:cs="Times New Roman"/>
              </w:rPr>
              <w:t>Indicates the status of the class as opened, closed, reopened, or waitlist.</w:t>
            </w:r>
            <w:r w:rsidR="56F3FD81" w:rsidRPr="56F3FD81">
              <w:rPr>
                <w:rFonts w:cs="Times New Roman"/>
              </w:rPr>
              <w:t xml:space="preserve"> </w:t>
            </w:r>
          </w:p>
        </w:tc>
      </w:tr>
      <w:tr w:rsidR="56F3FD81" w14:paraId="4BDFCA6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2A6EE4F6" w14:textId="77777777" w:rsidR="56F3FD81" w:rsidRDefault="56F3FD81" w:rsidP="56F3FD81">
            <w:pPr>
              <w:pStyle w:val="TableParagraph"/>
              <w:spacing w:before="87"/>
              <w:rPr>
                <w:rFonts w:cs="Times New Roman"/>
              </w:rPr>
            </w:pPr>
            <w:r w:rsidRPr="56F3FD81">
              <w:rPr>
                <w:rFonts w:cs="Times New Roman"/>
              </w:rPr>
              <w:lastRenderedPageBreak/>
              <w:t>Stakeholders:</w:t>
            </w:r>
          </w:p>
          <w:p w14:paraId="074FDB6D" w14:textId="77777777" w:rsidR="56F3FD81" w:rsidRDefault="56F3FD81" w:rsidP="56F3FD81">
            <w:pPr>
              <w:pStyle w:val="TableParagraph"/>
              <w:rPr>
                <w:rFonts w:cs="Times New Roman"/>
              </w:rPr>
            </w:pPr>
          </w:p>
        </w:tc>
        <w:tc>
          <w:tcPr>
            <w:tcW w:w="10071" w:type="dxa"/>
          </w:tcPr>
          <w:p w14:paraId="3E00E3BB" w14:textId="77777777" w:rsidR="56F3FD81" w:rsidRDefault="56F3FD81" w:rsidP="56F3FD81">
            <w:pPr>
              <w:pStyle w:val="TableParagraph"/>
              <w:rPr>
                <w:rFonts w:cs="Times New Roman"/>
              </w:rPr>
            </w:pPr>
            <w:r w:rsidRPr="56F3FD81">
              <w:rPr>
                <w:rFonts w:cs="Times New Roman"/>
              </w:rPr>
              <w:t>Students</w:t>
            </w:r>
          </w:p>
        </w:tc>
      </w:tr>
      <w:tr w:rsidR="56F3FD81" w14:paraId="0FE29717"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3C1804D3" w14:textId="77777777" w:rsidR="56F3FD81" w:rsidRDefault="56F3FD81" w:rsidP="56F3FD81">
            <w:pPr>
              <w:pStyle w:val="TableParagraph"/>
              <w:spacing w:before="84"/>
              <w:rPr>
                <w:rFonts w:cs="Times New Roman"/>
              </w:rPr>
            </w:pPr>
            <w:r w:rsidRPr="56F3FD81">
              <w:rPr>
                <w:rFonts w:cs="Times New Roman"/>
              </w:rPr>
              <w:t>Parent User Story:</w:t>
            </w:r>
          </w:p>
        </w:tc>
        <w:tc>
          <w:tcPr>
            <w:tcW w:w="10071" w:type="dxa"/>
          </w:tcPr>
          <w:p w14:paraId="1FB7B5FF" w14:textId="6414FAAD" w:rsidR="56F3FD81" w:rsidRDefault="56F3FD81" w:rsidP="65F81FDD">
            <w:pPr>
              <w:pStyle w:val="TableParagraph"/>
              <w:spacing w:before="84"/>
              <w:rPr>
                <w:rFonts w:cs="Times New Roman"/>
              </w:rPr>
            </w:pPr>
            <w:r w:rsidRPr="56F3FD81">
              <w:rPr>
                <w:rFonts w:cs="Times New Roman"/>
              </w:rPr>
              <w:t>Grad Plan</w:t>
            </w:r>
            <w:r w:rsidR="6B4ED4BE" w:rsidRPr="56F3FD81">
              <w:rPr>
                <w:rFonts w:cs="Times New Roman"/>
              </w:rPr>
              <w:t>, Course</w:t>
            </w:r>
          </w:p>
        </w:tc>
      </w:tr>
      <w:tr w:rsidR="56F3FD81" w14:paraId="7FBBC56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149DEA84" w14:textId="77777777" w:rsidR="56F3FD81" w:rsidRDefault="56F3FD81" w:rsidP="56F3FD81">
            <w:pPr>
              <w:pStyle w:val="TableParagraph"/>
              <w:spacing w:line="259" w:lineRule="auto"/>
              <w:rPr>
                <w:rFonts w:cs="Times New Roman"/>
              </w:rPr>
            </w:pPr>
            <w:r w:rsidRPr="56F3FD81">
              <w:rPr>
                <w:rFonts w:cs="Times New Roman"/>
              </w:rPr>
              <w:t>Actor(s)/Persona(s):</w:t>
            </w:r>
          </w:p>
        </w:tc>
        <w:tc>
          <w:tcPr>
            <w:tcW w:w="10071" w:type="dxa"/>
          </w:tcPr>
          <w:p w14:paraId="23D12184" w14:textId="2F8E4832" w:rsidR="56F3FD81" w:rsidRDefault="56F3FD81" w:rsidP="75BF024D">
            <w:pPr>
              <w:pStyle w:val="TableParagraph"/>
              <w:spacing w:line="259" w:lineRule="auto"/>
              <w:rPr>
                <w:rFonts w:cs="Times New Roman"/>
              </w:rPr>
            </w:pPr>
            <w:r w:rsidRPr="56F3FD81">
              <w:rPr>
                <w:rFonts w:cs="Times New Roman"/>
              </w:rPr>
              <w:t>Students</w:t>
            </w:r>
          </w:p>
        </w:tc>
      </w:tr>
      <w:tr w:rsidR="56F3FD81" w14:paraId="34B393D1"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69AE4A7A" w14:textId="6414FAAD" w:rsidR="56F3FD81" w:rsidRDefault="56F3FD81" w:rsidP="65F81FDD">
            <w:pPr>
              <w:pStyle w:val="TableParagraph"/>
              <w:spacing w:before="84" w:line="259" w:lineRule="auto"/>
              <w:ind w:right="669"/>
              <w:rPr>
                <w:rFonts w:cs="Times New Roman"/>
              </w:rPr>
            </w:pPr>
            <w:r w:rsidRPr="56F3FD81">
              <w:rPr>
                <w:rFonts w:cs="Times New Roman"/>
              </w:rPr>
              <w:t>Pre-conditions/Product(s) Required:</w:t>
            </w:r>
          </w:p>
        </w:tc>
        <w:tc>
          <w:tcPr>
            <w:tcW w:w="10071" w:type="dxa"/>
          </w:tcPr>
          <w:p w14:paraId="71806C97" w14:textId="0C513DC1" w:rsidR="56F3FD81" w:rsidRDefault="56F3FD81" w:rsidP="56F3FD81">
            <w:pPr>
              <w:pStyle w:val="TableParagraph"/>
              <w:rPr>
                <w:rFonts w:cs="Times New Roman"/>
              </w:rPr>
            </w:pPr>
            <w:r w:rsidRPr="56F3FD81">
              <w:rPr>
                <w:rFonts w:cs="Times New Roman"/>
              </w:rPr>
              <w:t xml:space="preserve">The </w:t>
            </w:r>
            <w:r w:rsidR="44623EEB" w:rsidRPr="56F3FD81">
              <w:rPr>
                <w:rFonts w:cs="Times New Roman"/>
              </w:rPr>
              <w:t>class must be created, and the user must be logged in to view the status of the class</w:t>
            </w:r>
            <w:r w:rsidR="36E3E080" w:rsidRPr="078FCCC8">
              <w:rPr>
                <w:rFonts w:cs="Times New Roman"/>
              </w:rPr>
              <w:t>.</w:t>
            </w:r>
          </w:p>
        </w:tc>
      </w:tr>
      <w:tr w:rsidR="56F3FD81" w14:paraId="11DD413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0FE894DA" w14:textId="77777777" w:rsidR="56F3FD81" w:rsidRDefault="56F3FD81" w:rsidP="56F3FD81">
            <w:pPr>
              <w:pStyle w:val="TableParagraph"/>
              <w:spacing w:before="84" w:line="259" w:lineRule="auto"/>
              <w:ind w:right="633"/>
              <w:rPr>
                <w:rFonts w:cs="Times New Roman"/>
              </w:rPr>
            </w:pPr>
            <w:r w:rsidRPr="56F3FD81">
              <w:rPr>
                <w:rFonts w:cs="Times New Roman"/>
              </w:rPr>
              <w:t>Post-conditions/Product(s) Produced:</w:t>
            </w:r>
          </w:p>
        </w:tc>
        <w:tc>
          <w:tcPr>
            <w:tcW w:w="10071" w:type="dxa"/>
          </w:tcPr>
          <w:p w14:paraId="306262EA" w14:textId="5882FB91" w:rsidR="56F3FD81" w:rsidRDefault="56F3FD81" w:rsidP="56F3FD81">
            <w:pPr>
              <w:pStyle w:val="TableParagraph"/>
              <w:spacing w:before="84"/>
              <w:rPr>
                <w:rFonts w:cs="Times New Roman"/>
              </w:rPr>
            </w:pPr>
          </w:p>
        </w:tc>
      </w:tr>
      <w:tr w:rsidR="56F3FD81" w14:paraId="08F8004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6B42688E" w14:textId="77777777" w:rsidR="56F3FD81" w:rsidRDefault="56F3FD81" w:rsidP="56F3FD81">
            <w:pPr>
              <w:pStyle w:val="TableParagraph"/>
              <w:rPr>
                <w:rFonts w:cs="Times New Roman"/>
              </w:rPr>
            </w:pPr>
            <w:r w:rsidRPr="56F3FD81">
              <w:rPr>
                <w:rFonts w:cs="Times New Roman"/>
              </w:rPr>
              <w:t>Links:</w:t>
            </w:r>
          </w:p>
          <w:p w14:paraId="5D17339A" w14:textId="77777777" w:rsidR="56F3FD81" w:rsidRDefault="56F3FD81" w:rsidP="56F3FD81">
            <w:pPr>
              <w:pStyle w:val="TableParagraph"/>
              <w:spacing w:line="259" w:lineRule="auto"/>
              <w:rPr>
                <w:rFonts w:cs="Times New Roman"/>
              </w:rPr>
            </w:pPr>
          </w:p>
        </w:tc>
        <w:tc>
          <w:tcPr>
            <w:tcW w:w="10071" w:type="dxa"/>
          </w:tcPr>
          <w:p w14:paraId="5AB22AE9" w14:textId="6CD56E86" w:rsidR="56F3FD81" w:rsidRDefault="56F3FD81" w:rsidP="75BF024D">
            <w:pPr>
              <w:pStyle w:val="TableParagraph"/>
              <w:spacing w:line="259" w:lineRule="auto"/>
              <w:rPr>
                <w:rFonts w:cs="Times New Roman"/>
              </w:rPr>
            </w:pPr>
            <w:r w:rsidRPr="56F3FD81">
              <w:rPr>
                <w:rFonts w:cs="Times New Roman"/>
              </w:rPr>
              <w:t>None</w:t>
            </w:r>
          </w:p>
        </w:tc>
      </w:tr>
      <w:tr w:rsidR="56F3FD81" w14:paraId="046A11F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79205F11" w14:textId="77777777" w:rsidR="56F3FD81" w:rsidRDefault="56F3FD81" w:rsidP="56F3FD81">
            <w:pPr>
              <w:pStyle w:val="TableParagraph"/>
              <w:rPr>
                <w:rFonts w:cs="Times New Roman"/>
              </w:rPr>
            </w:pPr>
            <w:r w:rsidRPr="56F3FD81">
              <w:rPr>
                <w:rFonts w:cs="Times New Roman"/>
              </w:rPr>
              <w:t>SRS Document</w:t>
            </w:r>
          </w:p>
          <w:p w14:paraId="5593EEFE" w14:textId="77777777" w:rsidR="56F3FD81" w:rsidRDefault="56F3FD81" w:rsidP="56F3FD81">
            <w:pPr>
              <w:pStyle w:val="TableParagraph"/>
              <w:spacing w:line="259" w:lineRule="auto"/>
              <w:rPr>
                <w:rFonts w:cs="Times New Roman"/>
              </w:rPr>
            </w:pPr>
          </w:p>
        </w:tc>
        <w:tc>
          <w:tcPr>
            <w:tcW w:w="10071" w:type="dxa"/>
          </w:tcPr>
          <w:p w14:paraId="4592BF77" w14:textId="3C91FE84" w:rsidR="56F3FD81" w:rsidRDefault="56F3FD81" w:rsidP="56F3FD81">
            <w:pPr>
              <w:pStyle w:val="TableParagraph"/>
              <w:rPr>
                <w:rFonts w:ascii="Times" w:eastAsia="Times" w:hAnsi="Times" w:cs="Times"/>
              </w:rPr>
            </w:pPr>
            <w:r w:rsidRPr="56F3FD81">
              <w:rPr>
                <w:rFonts w:ascii="Times" w:eastAsia="Times" w:hAnsi="Times" w:cs="Times"/>
              </w:rPr>
              <w:t xml:space="preserve">REQ – </w:t>
            </w:r>
            <w:r w:rsidR="6B98079E" w:rsidRPr="56F3FD81">
              <w:rPr>
                <w:rFonts w:ascii="Times" w:eastAsia="Times" w:hAnsi="Times" w:cs="Times"/>
              </w:rPr>
              <w:t>65</w:t>
            </w:r>
          </w:p>
        </w:tc>
      </w:tr>
      <w:tr w:rsidR="56F3FD81" w14:paraId="394B2A7C"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050A7165" w14:textId="77777777" w:rsidR="56F3FD81" w:rsidRDefault="56F3FD81" w:rsidP="75BF024D">
            <w:pPr>
              <w:pStyle w:val="TableParagraph"/>
              <w:spacing w:line="259" w:lineRule="auto"/>
              <w:rPr>
                <w:rFonts w:cs="Times New Roman"/>
              </w:rPr>
            </w:pPr>
            <w:r w:rsidRPr="56F3FD81">
              <w:rPr>
                <w:rFonts w:cs="Times New Roman"/>
              </w:rPr>
              <w:t>Description/Notes:</w:t>
            </w:r>
          </w:p>
          <w:p w14:paraId="5CBD3B73" w14:textId="77777777" w:rsidR="56F3FD81" w:rsidRDefault="56F3FD81" w:rsidP="56F3FD81">
            <w:pPr>
              <w:pStyle w:val="TableParagraph"/>
              <w:spacing w:line="259" w:lineRule="auto"/>
              <w:rPr>
                <w:rFonts w:cs="Times New Roman"/>
              </w:rPr>
            </w:pPr>
          </w:p>
        </w:tc>
        <w:tc>
          <w:tcPr>
            <w:tcW w:w="10071" w:type="dxa"/>
          </w:tcPr>
          <w:p w14:paraId="09D8CF3C" w14:textId="377776C2" w:rsidR="10645CE7" w:rsidRDefault="10645CE7" w:rsidP="65F81FDD">
            <w:pPr>
              <w:pStyle w:val="TableParagraph"/>
              <w:spacing w:line="259" w:lineRule="auto"/>
              <w:rPr>
                <w:rFonts w:cs="Times New Roman"/>
              </w:rPr>
            </w:pPr>
            <w:r w:rsidRPr="65F81FDD">
              <w:rPr>
                <w:rFonts w:cs="Times New Roman"/>
              </w:rPr>
              <w:t>When the class is first created, the status will be “closed”. When the class is available to be registered, the status will be set to “opened”. The status will remain “opened” un</w:t>
            </w:r>
            <w:r w:rsidR="68AF0155" w:rsidRPr="65F81FDD">
              <w:rPr>
                <w:rFonts w:cs="Times New Roman"/>
              </w:rPr>
              <w:t>til the maximum number of students have registered for the class. When the maximum number of students have registered for the class, the status will be set to “waitlist”</w:t>
            </w:r>
            <w:r w:rsidR="3B8B6D04" w:rsidRPr="65F81FDD">
              <w:rPr>
                <w:rFonts w:cs="Times New Roman"/>
              </w:rPr>
              <w:t xml:space="preserve">. If the maximum number of registered students has increased or a registered student has unregistered, </w:t>
            </w:r>
            <w:r w:rsidR="3924A4AB" w:rsidRPr="65F81FDD">
              <w:rPr>
                <w:rFonts w:cs="Times New Roman"/>
              </w:rPr>
              <w:t>students from the waitlist will be given the chance to register for the class. If there is still available room after waitlisted students have been given the chance to register, the class status will be set to “reopened”.</w:t>
            </w:r>
          </w:p>
        </w:tc>
      </w:tr>
    </w:tbl>
    <w:p w14:paraId="0CA27F97" w14:textId="77777777" w:rsidR="004A6679" w:rsidRDefault="004A6679" w:rsidP="00D94E3D">
      <w:pPr>
        <w:ind w:left="0"/>
        <w:rPr>
          <w:rFonts w:cs="Times New Roman"/>
          <w:b/>
          <w:bCs/>
          <w:szCs w:val="24"/>
        </w:rPr>
      </w:pPr>
    </w:p>
    <w:p w14:paraId="65520101" w14:textId="77777777" w:rsidR="00A96FB9" w:rsidRDefault="00A96FB9" w:rsidP="00D94E3D">
      <w:pPr>
        <w:ind w:left="0"/>
        <w:rPr>
          <w:rFonts w:cs="Times New Roman"/>
          <w:b/>
          <w:bCs/>
          <w:szCs w:val="24"/>
        </w:rPr>
      </w:pPr>
    </w:p>
    <w:p w14:paraId="2AE3F0AD" w14:textId="77777777" w:rsidR="00A96FB9" w:rsidRDefault="00A96FB9" w:rsidP="00D94E3D">
      <w:pPr>
        <w:ind w:left="0"/>
        <w:rPr>
          <w:rFonts w:cs="Times New Roman"/>
          <w:b/>
          <w:bCs/>
          <w:szCs w:val="24"/>
        </w:rPr>
      </w:pPr>
    </w:p>
    <w:p w14:paraId="6D7C4137" w14:textId="77777777" w:rsidR="00C36D9F" w:rsidRPr="00C36D9F" w:rsidRDefault="00C36D9F" w:rsidP="00C36D9F">
      <w:pPr>
        <w:ind w:left="0"/>
        <w:rPr>
          <w:rFonts w:cs="Times New Roman"/>
          <w:b/>
          <w:bCs/>
          <w:szCs w:val="24"/>
        </w:rPr>
      </w:pPr>
    </w:p>
    <w:p w14:paraId="57049FF8" w14:textId="57A2E850" w:rsidR="00712B66" w:rsidRPr="00AA4A52" w:rsidRDefault="00712B66" w:rsidP="00EE79C3">
      <w:pPr>
        <w:pStyle w:val="Heading3"/>
        <w:numPr>
          <w:ilvl w:val="2"/>
          <w:numId w:val="19"/>
        </w:numPr>
        <w:spacing w:after="240"/>
        <w:ind w:left="1560" w:hanging="709"/>
        <w:rPr>
          <w:b/>
          <w:bCs w:val="0"/>
          <w:sz w:val="28"/>
          <w:szCs w:val="32"/>
        </w:rPr>
      </w:pPr>
      <w:bookmarkStart w:id="43" w:name="_Toc46337658"/>
      <w:r w:rsidRPr="00AA4A52">
        <w:rPr>
          <w:b/>
          <w:bCs w:val="0"/>
          <w:sz w:val="28"/>
          <w:szCs w:val="32"/>
        </w:rPr>
        <w:lastRenderedPageBreak/>
        <w:t>Registration status (REQ- 66)</w:t>
      </w:r>
      <w:bookmarkEnd w:id="43"/>
      <w:r w:rsidRPr="00AA4A52">
        <w:rPr>
          <w:b/>
          <w:bCs w:val="0"/>
          <w:sz w:val="28"/>
          <w:szCs w:val="32"/>
        </w:rPr>
        <w:t xml:space="preserve"> </w:t>
      </w:r>
    </w:p>
    <w:tbl>
      <w:tblPr>
        <w:tblStyle w:val="Team3"/>
        <w:tblW w:w="0" w:type="auto"/>
        <w:tblLook w:val="01E0" w:firstRow="1" w:lastRow="1" w:firstColumn="1" w:lastColumn="1" w:noHBand="0" w:noVBand="0"/>
      </w:tblPr>
      <w:tblGrid>
        <w:gridCol w:w="3512"/>
        <w:gridCol w:w="10071"/>
      </w:tblGrid>
      <w:tr w:rsidR="56F3FD81" w14:paraId="6F1D9DCA"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512" w:type="dxa"/>
          </w:tcPr>
          <w:p w14:paraId="081CB22F" w14:textId="77777777" w:rsidR="56F3FD81" w:rsidRPr="00D973CB" w:rsidRDefault="56F3FD81" w:rsidP="00DA1C86">
            <w:pPr>
              <w:pStyle w:val="TableParagraph"/>
              <w:ind w:left="1200" w:right="1211" w:hanging="231"/>
              <w:jc w:val="center"/>
              <w:rPr>
                <w:rFonts w:cs="Times New Roman"/>
              </w:rPr>
            </w:pPr>
            <w:r w:rsidRPr="00D973CB">
              <w:rPr>
                <w:rFonts w:cs="Times New Roman"/>
                <w:sz w:val="28"/>
                <w:szCs w:val="28"/>
              </w:rPr>
              <w:t>Data</w:t>
            </w:r>
          </w:p>
        </w:tc>
        <w:tc>
          <w:tcPr>
            <w:tcW w:w="10071" w:type="dxa"/>
          </w:tcPr>
          <w:p w14:paraId="64C1F6CD" w14:textId="77777777" w:rsidR="56F3FD81" w:rsidRPr="00D973CB" w:rsidRDefault="56F3FD81" w:rsidP="00DA1C86">
            <w:pPr>
              <w:pStyle w:val="TableParagraph"/>
              <w:ind w:left="1200" w:right="1211" w:hanging="231"/>
              <w:jc w:val="center"/>
              <w:rPr>
                <w:rFonts w:cs="Times New Roman"/>
              </w:rPr>
            </w:pPr>
            <w:r w:rsidRPr="00D973CB">
              <w:rPr>
                <w:rFonts w:cs="Times New Roman"/>
                <w:sz w:val="28"/>
                <w:szCs w:val="28"/>
              </w:rPr>
              <w:t>Description</w:t>
            </w:r>
          </w:p>
        </w:tc>
      </w:tr>
      <w:tr w:rsidR="56F3FD81" w14:paraId="69C2E16C" w14:textId="77777777" w:rsidTr="10938796">
        <w:trPr>
          <w:cnfStyle w:val="000000100000" w:firstRow="0" w:lastRow="0" w:firstColumn="0" w:lastColumn="0" w:oddVBand="0" w:evenVBand="0" w:oddHBand="1" w:evenHBand="0" w:firstRowFirstColumn="0" w:firstRowLastColumn="0" w:lastRowFirstColumn="0" w:lastRowLastColumn="0"/>
          <w:trHeight w:val="5784"/>
        </w:trPr>
        <w:tc>
          <w:tcPr>
            <w:tcW w:w="3512" w:type="dxa"/>
          </w:tcPr>
          <w:p w14:paraId="238A52D1" w14:textId="77777777" w:rsidR="56F3FD81" w:rsidRDefault="56F3FD81" w:rsidP="56F3FD81">
            <w:pPr>
              <w:pStyle w:val="TableParagraph"/>
              <w:spacing w:before="0"/>
              <w:ind w:left="0"/>
              <w:rPr>
                <w:rFonts w:cs="Times New Roman"/>
                <w:b/>
                <w:bCs/>
                <w:sz w:val="28"/>
                <w:szCs w:val="28"/>
              </w:rPr>
            </w:pPr>
          </w:p>
          <w:p w14:paraId="49C3B514" w14:textId="77777777" w:rsidR="56F3FD81" w:rsidRDefault="56F3FD81" w:rsidP="56F3FD81">
            <w:pPr>
              <w:pStyle w:val="TableParagraph"/>
              <w:spacing w:before="0"/>
              <w:ind w:left="0"/>
              <w:rPr>
                <w:rFonts w:cs="Times New Roman"/>
                <w:b/>
                <w:bCs/>
                <w:sz w:val="28"/>
                <w:szCs w:val="28"/>
              </w:rPr>
            </w:pPr>
          </w:p>
          <w:p w14:paraId="0BDC603C" w14:textId="77777777" w:rsidR="56F3FD81" w:rsidRDefault="56F3FD81" w:rsidP="56F3FD81">
            <w:pPr>
              <w:pStyle w:val="TableParagraph"/>
              <w:spacing w:before="0"/>
              <w:ind w:left="0"/>
              <w:rPr>
                <w:rFonts w:cs="Times New Roman"/>
                <w:b/>
                <w:bCs/>
                <w:sz w:val="28"/>
                <w:szCs w:val="28"/>
              </w:rPr>
            </w:pPr>
          </w:p>
          <w:p w14:paraId="00F6CE5B" w14:textId="77777777" w:rsidR="56F3FD81" w:rsidRDefault="56F3FD81" w:rsidP="56F3FD81">
            <w:pPr>
              <w:pStyle w:val="TableParagraph"/>
              <w:spacing w:before="0"/>
              <w:ind w:left="0"/>
              <w:rPr>
                <w:rFonts w:cs="Times New Roman"/>
                <w:b/>
                <w:bCs/>
                <w:sz w:val="28"/>
                <w:szCs w:val="28"/>
              </w:rPr>
            </w:pPr>
          </w:p>
          <w:p w14:paraId="4D4365E8" w14:textId="77777777" w:rsidR="56F3FD81" w:rsidRDefault="56F3FD81" w:rsidP="56F3FD81">
            <w:pPr>
              <w:pStyle w:val="TableParagraph"/>
              <w:spacing w:before="0"/>
              <w:ind w:left="0"/>
              <w:rPr>
                <w:rFonts w:cs="Times New Roman"/>
                <w:b/>
                <w:bCs/>
                <w:sz w:val="28"/>
                <w:szCs w:val="28"/>
              </w:rPr>
            </w:pPr>
          </w:p>
          <w:p w14:paraId="210655C9" w14:textId="77777777" w:rsidR="56F3FD81" w:rsidRDefault="56F3FD81" w:rsidP="56F3FD81">
            <w:pPr>
              <w:pStyle w:val="TableParagraph"/>
              <w:spacing w:before="0"/>
              <w:ind w:left="0"/>
              <w:rPr>
                <w:rFonts w:cs="Times New Roman"/>
                <w:b/>
                <w:bCs/>
                <w:sz w:val="28"/>
                <w:szCs w:val="28"/>
              </w:rPr>
            </w:pPr>
          </w:p>
          <w:p w14:paraId="3144BD8C" w14:textId="77777777" w:rsidR="56F3FD81" w:rsidRDefault="56F3FD81" w:rsidP="56F3FD81">
            <w:pPr>
              <w:pStyle w:val="TableParagraph"/>
              <w:spacing w:before="1"/>
              <w:ind w:left="0"/>
              <w:rPr>
                <w:rFonts w:cs="Times New Roman"/>
                <w:b/>
                <w:bCs/>
                <w:sz w:val="38"/>
                <w:szCs w:val="38"/>
              </w:rPr>
            </w:pPr>
          </w:p>
          <w:p w14:paraId="0222D617" w14:textId="701C4B69" w:rsidR="56F3FD81" w:rsidRDefault="4116735E" w:rsidP="00103925">
            <w:pPr>
              <w:pStyle w:val="TableParagraph"/>
              <w:spacing w:before="0"/>
              <w:ind w:left="0"/>
              <w:jc w:val="center"/>
              <w:rPr>
                <w:rFonts w:cs="Times New Roman"/>
              </w:rPr>
            </w:pPr>
            <w:r w:rsidRPr="078FCCC8">
              <w:rPr>
                <w:rFonts w:cs="Times New Roman"/>
              </w:rPr>
              <w:t>Screenshot</w:t>
            </w:r>
            <w:r w:rsidR="56F3FD81" w:rsidRPr="56F3FD81">
              <w:rPr>
                <w:rFonts w:cs="Times New Roman"/>
              </w:rPr>
              <w:t>/Mockup:</w:t>
            </w:r>
          </w:p>
        </w:tc>
        <w:tc>
          <w:tcPr>
            <w:tcW w:w="10071" w:type="dxa"/>
          </w:tcPr>
          <w:p w14:paraId="501C3FE7" w14:textId="42EFD6F7" w:rsidR="00103925" w:rsidRDefault="00103925" w:rsidP="56F3FD81">
            <w:pPr>
              <w:pStyle w:val="TableParagraph"/>
              <w:spacing w:before="0"/>
              <w:ind w:left="0"/>
            </w:pPr>
          </w:p>
          <w:p w14:paraId="49CDEA1F" w14:textId="5492AA4E" w:rsidR="00103925" w:rsidRDefault="00103925" w:rsidP="56F3FD81">
            <w:pPr>
              <w:pStyle w:val="TableParagraph"/>
              <w:spacing w:before="0"/>
              <w:ind w:left="0"/>
            </w:pPr>
          </w:p>
          <w:p w14:paraId="7502BFDE" w14:textId="782C0BDC" w:rsidR="120E8E2F" w:rsidRDefault="376255D9" w:rsidP="56F3FD81">
            <w:pPr>
              <w:pStyle w:val="TableParagraph"/>
              <w:spacing w:before="0"/>
              <w:ind w:left="0"/>
            </w:pPr>
            <w:r>
              <w:rPr>
                <w:noProof/>
              </w:rPr>
              <w:drawing>
                <wp:inline distT="0" distB="0" distL="0" distR="0" wp14:anchorId="63944FB5" wp14:editId="67F73297">
                  <wp:extent cx="4572000" cy="1181100"/>
                  <wp:effectExtent l="0" t="0" r="0" b="0"/>
                  <wp:docPr id="772895267" name="Picture 14591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187244"/>
                          <pic:cNvPicPr/>
                        </pic:nvPicPr>
                        <pic:blipFill>
                          <a:blip r:embed="rId30">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0A5F36B6" w14:textId="02E4D8D3" w:rsidR="120E8E2F" w:rsidRDefault="376255D9" w:rsidP="56F3FD81">
            <w:pPr>
              <w:pStyle w:val="TableParagraph"/>
              <w:spacing w:before="0"/>
              <w:ind w:left="0"/>
            </w:pPr>
            <w:r>
              <w:rPr>
                <w:noProof/>
              </w:rPr>
              <w:drawing>
                <wp:inline distT="0" distB="0" distL="0" distR="0" wp14:anchorId="60BF2CFA" wp14:editId="0ACD6809">
                  <wp:extent cx="4572000" cy="790575"/>
                  <wp:effectExtent l="0" t="0" r="0" b="0"/>
                  <wp:docPr id="585511421" name="Picture 112450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508261"/>
                          <pic:cNvPicPr/>
                        </pic:nvPicPr>
                        <pic:blipFill>
                          <a:blip r:embed="rId31">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2F398A98" w14:textId="4083404C" w:rsidR="120E8E2F" w:rsidRDefault="376255D9" w:rsidP="56F3FD81">
            <w:pPr>
              <w:pStyle w:val="TableParagraph"/>
              <w:spacing w:before="0"/>
              <w:ind w:left="0"/>
            </w:pPr>
            <w:r>
              <w:rPr>
                <w:noProof/>
              </w:rPr>
              <w:drawing>
                <wp:inline distT="0" distB="0" distL="0" distR="0" wp14:anchorId="6990EA13" wp14:editId="46AFDB4F">
                  <wp:extent cx="4572000" cy="790575"/>
                  <wp:effectExtent l="0" t="0" r="0" b="0"/>
                  <wp:docPr id="681323311" name="Picture 72324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248862"/>
                          <pic:cNvPicPr/>
                        </pic:nvPicPr>
                        <pic:blipFill>
                          <a:blip r:embed="rId32">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1EAEF8D7" w14:textId="475BBCBF" w:rsidR="120E8E2F" w:rsidRPr="00103925" w:rsidRDefault="67C6FAEE" w:rsidP="56F3FD81">
            <w:pPr>
              <w:pStyle w:val="TableParagraph"/>
              <w:spacing w:before="0"/>
              <w:ind w:left="0"/>
              <w:rPr>
                <w:i/>
                <w:sz w:val="20"/>
                <w:szCs w:val="20"/>
              </w:rPr>
            </w:pPr>
            <w:r w:rsidRPr="2E7A0C8E">
              <w:rPr>
                <w:i/>
                <w:sz w:val="20"/>
                <w:szCs w:val="20"/>
              </w:rPr>
              <w:t>Figure 5 Registration status screenshot</w:t>
            </w:r>
          </w:p>
        </w:tc>
      </w:tr>
      <w:tr w:rsidR="56F3FD81" w14:paraId="2A4B20D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035629B7" w14:textId="77777777" w:rsidR="56F3FD81" w:rsidRDefault="56F3FD81" w:rsidP="56F3FD81">
            <w:pPr>
              <w:pStyle w:val="TableParagraph"/>
              <w:rPr>
                <w:rFonts w:cs="Times New Roman"/>
              </w:rPr>
            </w:pPr>
            <w:r w:rsidRPr="56F3FD81">
              <w:rPr>
                <w:rFonts w:cs="Times New Roman"/>
              </w:rPr>
              <w:t>Page Title:</w:t>
            </w:r>
          </w:p>
        </w:tc>
        <w:tc>
          <w:tcPr>
            <w:tcW w:w="10071" w:type="dxa"/>
          </w:tcPr>
          <w:p w14:paraId="3718B059" w14:textId="62F43E11" w:rsidR="56F3FD81" w:rsidRDefault="4B43308C" w:rsidP="65F81FDD">
            <w:pPr>
              <w:pStyle w:val="TableParagraph"/>
              <w:spacing w:line="259" w:lineRule="auto"/>
              <w:rPr>
                <w:rFonts w:cs="Times New Roman"/>
              </w:rPr>
            </w:pPr>
            <w:r w:rsidRPr="56F3FD81">
              <w:rPr>
                <w:rFonts w:cs="Times New Roman"/>
              </w:rPr>
              <w:t>Grad Planner</w:t>
            </w:r>
          </w:p>
        </w:tc>
      </w:tr>
      <w:tr w:rsidR="56F3FD81" w14:paraId="62E8004A"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6651E35B" w14:textId="77777777" w:rsidR="56F3FD81" w:rsidRDefault="56F3FD81" w:rsidP="56F3FD81">
            <w:pPr>
              <w:pStyle w:val="TableParagraph"/>
              <w:rPr>
                <w:rFonts w:cs="Times New Roman"/>
              </w:rPr>
            </w:pPr>
            <w:r w:rsidRPr="56F3FD81">
              <w:rPr>
                <w:rFonts w:cs="Times New Roman"/>
              </w:rPr>
              <w:t>Author:</w:t>
            </w:r>
          </w:p>
        </w:tc>
        <w:tc>
          <w:tcPr>
            <w:tcW w:w="10071" w:type="dxa"/>
          </w:tcPr>
          <w:p w14:paraId="43B06F61" w14:textId="77655BFF" w:rsidR="56F3FD81" w:rsidRDefault="56F3FD81" w:rsidP="56F3FD81">
            <w:pPr>
              <w:pStyle w:val="TableParagraph"/>
              <w:rPr>
                <w:rFonts w:cs="Times New Roman"/>
              </w:rPr>
            </w:pPr>
            <w:r w:rsidRPr="56F3FD81">
              <w:rPr>
                <w:rFonts w:cs="Times New Roman"/>
              </w:rPr>
              <w:t>Adam Nielsen (Team 02)</w:t>
            </w:r>
          </w:p>
        </w:tc>
      </w:tr>
      <w:tr w:rsidR="56F3FD81" w14:paraId="60BB706A"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17DD753B" w14:textId="2EDEE739" w:rsidR="56F3FD81" w:rsidRDefault="56F3FD81" w:rsidP="56F3FD81">
            <w:pPr>
              <w:pStyle w:val="TableParagraph"/>
              <w:rPr>
                <w:rFonts w:cs="Times New Roman"/>
              </w:rPr>
            </w:pPr>
            <w:r w:rsidRPr="56F3FD81">
              <w:rPr>
                <w:rFonts w:cs="Times New Roman"/>
              </w:rPr>
              <w:lastRenderedPageBreak/>
              <w:t>Type:</w:t>
            </w:r>
          </w:p>
        </w:tc>
        <w:tc>
          <w:tcPr>
            <w:tcW w:w="10071" w:type="dxa"/>
          </w:tcPr>
          <w:p w14:paraId="17F4CAD0" w14:textId="3C9DD148" w:rsidR="56F3FD81" w:rsidRDefault="56F3FD81" w:rsidP="56F3FD81">
            <w:pPr>
              <w:pStyle w:val="TableParagraph"/>
              <w:rPr>
                <w:rFonts w:cs="Times New Roman"/>
              </w:rPr>
            </w:pPr>
            <w:r w:rsidRPr="56F3FD81">
              <w:rPr>
                <w:rFonts w:cs="Times New Roman"/>
              </w:rPr>
              <w:t>Course</w:t>
            </w:r>
          </w:p>
        </w:tc>
      </w:tr>
      <w:tr w:rsidR="56F3FD81" w14:paraId="6850AA2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4668DCB6" w14:textId="77777777" w:rsidR="56F3FD81" w:rsidRDefault="56F3FD81" w:rsidP="56F3FD81">
            <w:pPr>
              <w:pStyle w:val="TableParagraph"/>
              <w:spacing w:before="244"/>
              <w:rPr>
                <w:rFonts w:cs="Times New Roman"/>
              </w:rPr>
            </w:pPr>
            <w:r w:rsidRPr="56F3FD81">
              <w:rPr>
                <w:rFonts w:cs="Times New Roman"/>
              </w:rPr>
              <w:t>Purpose:</w:t>
            </w:r>
          </w:p>
        </w:tc>
        <w:tc>
          <w:tcPr>
            <w:tcW w:w="10071" w:type="dxa"/>
          </w:tcPr>
          <w:p w14:paraId="2376D178" w14:textId="003A43FC" w:rsidR="1D4154B2" w:rsidRDefault="1D4154B2" w:rsidP="56F3FD81">
            <w:pPr>
              <w:pStyle w:val="TableParagraph"/>
              <w:rPr>
                <w:rFonts w:eastAsia="Times New Roman" w:cs="Times New Roman"/>
              </w:rPr>
            </w:pPr>
            <w:r w:rsidRPr="56F3FD81">
              <w:rPr>
                <w:rFonts w:eastAsia="Times New Roman" w:cs="Times New Roman"/>
              </w:rPr>
              <w:t>T</w:t>
            </w:r>
            <w:r w:rsidR="5D508D10" w:rsidRPr="56F3FD81">
              <w:rPr>
                <w:rFonts w:eastAsia="Times New Roman" w:cs="Times New Roman"/>
              </w:rPr>
              <w:t>o indicate</w:t>
            </w:r>
            <w:r w:rsidRPr="56F3FD81">
              <w:rPr>
                <w:rFonts w:eastAsia="Times New Roman" w:cs="Times New Roman"/>
              </w:rPr>
              <w:t xml:space="preserve"> if a class is taken, currently taking, or planned to take</w:t>
            </w:r>
            <w:r w:rsidR="4909EE8C" w:rsidRPr="56F3FD81">
              <w:rPr>
                <w:rFonts w:eastAsia="Times New Roman" w:cs="Times New Roman"/>
              </w:rPr>
              <w:t>.</w:t>
            </w:r>
          </w:p>
        </w:tc>
      </w:tr>
      <w:tr w:rsidR="56F3FD81" w14:paraId="66C788CA"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3B389FF1" w14:textId="77777777" w:rsidR="56F3FD81" w:rsidRDefault="56F3FD81" w:rsidP="56F3FD81">
            <w:pPr>
              <w:pStyle w:val="TableParagraph"/>
              <w:spacing w:before="87"/>
              <w:rPr>
                <w:rFonts w:cs="Times New Roman"/>
              </w:rPr>
            </w:pPr>
            <w:r w:rsidRPr="56F3FD81">
              <w:rPr>
                <w:rFonts w:cs="Times New Roman"/>
              </w:rPr>
              <w:t>Stakeholders:</w:t>
            </w:r>
          </w:p>
          <w:p w14:paraId="00D5A7F3" w14:textId="77777777" w:rsidR="56F3FD81" w:rsidRDefault="56F3FD81" w:rsidP="56F3FD81">
            <w:pPr>
              <w:pStyle w:val="TableParagraph"/>
              <w:rPr>
                <w:rFonts w:cs="Times New Roman"/>
              </w:rPr>
            </w:pPr>
          </w:p>
        </w:tc>
        <w:tc>
          <w:tcPr>
            <w:tcW w:w="10071" w:type="dxa"/>
          </w:tcPr>
          <w:p w14:paraId="611E408D" w14:textId="77777777" w:rsidR="56F3FD81" w:rsidRDefault="56F3FD81" w:rsidP="56F3FD81">
            <w:pPr>
              <w:pStyle w:val="TableParagraph"/>
              <w:rPr>
                <w:rFonts w:cs="Times New Roman"/>
              </w:rPr>
            </w:pPr>
            <w:r w:rsidRPr="56F3FD81">
              <w:rPr>
                <w:rFonts w:cs="Times New Roman"/>
              </w:rPr>
              <w:t>Students</w:t>
            </w:r>
          </w:p>
        </w:tc>
      </w:tr>
      <w:tr w:rsidR="56F3FD81" w14:paraId="38DFFED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4DDF7E5C" w14:textId="77777777" w:rsidR="56F3FD81" w:rsidRDefault="56F3FD81" w:rsidP="56F3FD81">
            <w:pPr>
              <w:pStyle w:val="TableParagraph"/>
              <w:spacing w:before="84"/>
              <w:rPr>
                <w:rFonts w:cs="Times New Roman"/>
              </w:rPr>
            </w:pPr>
            <w:r w:rsidRPr="56F3FD81">
              <w:rPr>
                <w:rFonts w:cs="Times New Roman"/>
              </w:rPr>
              <w:t>Parent User Story:</w:t>
            </w:r>
          </w:p>
        </w:tc>
        <w:tc>
          <w:tcPr>
            <w:tcW w:w="10071" w:type="dxa"/>
          </w:tcPr>
          <w:p w14:paraId="433932FA" w14:textId="775E2AEF" w:rsidR="56F3FD81" w:rsidRDefault="56F3FD81" w:rsidP="56F3FD81">
            <w:pPr>
              <w:pStyle w:val="TableParagraph"/>
              <w:spacing w:before="84"/>
              <w:rPr>
                <w:rFonts w:cs="Times New Roman"/>
              </w:rPr>
            </w:pPr>
            <w:r w:rsidRPr="56F3FD81">
              <w:rPr>
                <w:rFonts w:cs="Times New Roman"/>
              </w:rPr>
              <w:t>Grad Plan, Course</w:t>
            </w:r>
          </w:p>
          <w:p w14:paraId="03834428" w14:textId="77777777" w:rsidR="56F3FD81" w:rsidRDefault="56F3FD81" w:rsidP="56F3FD81">
            <w:pPr>
              <w:pStyle w:val="TableParagraph"/>
              <w:spacing w:before="84"/>
              <w:ind w:left="0"/>
              <w:rPr>
                <w:rFonts w:cs="Times New Roman"/>
              </w:rPr>
            </w:pPr>
          </w:p>
        </w:tc>
      </w:tr>
      <w:tr w:rsidR="56F3FD81" w14:paraId="6A98DF7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4FEB8772" w14:textId="77777777" w:rsidR="56F3FD81" w:rsidRDefault="56F3FD81" w:rsidP="56F3FD81">
            <w:pPr>
              <w:pStyle w:val="TableParagraph"/>
              <w:spacing w:line="259" w:lineRule="auto"/>
              <w:rPr>
                <w:rFonts w:cs="Times New Roman"/>
              </w:rPr>
            </w:pPr>
            <w:r w:rsidRPr="56F3FD81">
              <w:rPr>
                <w:rFonts w:cs="Times New Roman"/>
              </w:rPr>
              <w:t>Actor(s)/Persona(s):</w:t>
            </w:r>
          </w:p>
        </w:tc>
        <w:tc>
          <w:tcPr>
            <w:tcW w:w="10071" w:type="dxa"/>
          </w:tcPr>
          <w:p w14:paraId="235CC781" w14:textId="213FA432" w:rsidR="56F3FD81" w:rsidRDefault="56F3FD81" w:rsidP="749B1CEF">
            <w:pPr>
              <w:pStyle w:val="TableParagraph"/>
              <w:spacing w:line="259" w:lineRule="auto"/>
              <w:rPr>
                <w:rFonts w:cs="Times New Roman"/>
              </w:rPr>
            </w:pPr>
            <w:r w:rsidRPr="56F3FD81">
              <w:rPr>
                <w:rFonts w:cs="Times New Roman"/>
              </w:rPr>
              <w:t>Students</w:t>
            </w:r>
          </w:p>
        </w:tc>
      </w:tr>
      <w:tr w:rsidR="56F3FD81" w14:paraId="72D70AE7"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31EDE029" w14:textId="77777777" w:rsidR="56F3FD81" w:rsidRDefault="56F3FD81" w:rsidP="56F3FD81">
            <w:pPr>
              <w:pStyle w:val="TableParagraph"/>
              <w:spacing w:before="84" w:line="259" w:lineRule="auto"/>
              <w:ind w:right="669"/>
              <w:rPr>
                <w:rFonts w:cs="Times New Roman"/>
              </w:rPr>
            </w:pPr>
            <w:r w:rsidRPr="56F3FD81">
              <w:rPr>
                <w:rFonts w:cs="Times New Roman"/>
              </w:rPr>
              <w:t>Pre-conditions/Product(s) Required:</w:t>
            </w:r>
          </w:p>
          <w:p w14:paraId="7C53905F" w14:textId="77777777" w:rsidR="56F3FD81" w:rsidRDefault="56F3FD81" w:rsidP="56F3FD81">
            <w:pPr>
              <w:pStyle w:val="TableParagraph"/>
              <w:rPr>
                <w:rFonts w:cs="Times New Roman"/>
              </w:rPr>
            </w:pPr>
          </w:p>
        </w:tc>
        <w:tc>
          <w:tcPr>
            <w:tcW w:w="10071" w:type="dxa"/>
          </w:tcPr>
          <w:p w14:paraId="79460F15" w14:textId="2680058A" w:rsidR="5081AAD8" w:rsidRDefault="5081AAD8" w:rsidP="56F3FD81">
            <w:pPr>
              <w:pStyle w:val="TableParagraph"/>
              <w:rPr>
                <w:rFonts w:cs="Times New Roman"/>
              </w:rPr>
            </w:pPr>
            <w:r w:rsidRPr="56F3FD81">
              <w:rPr>
                <w:rFonts w:cs="Times New Roman"/>
              </w:rPr>
              <w:t>The users must be logged in to view their own personal grad plan.</w:t>
            </w:r>
          </w:p>
          <w:p w14:paraId="117CFED1" w14:textId="7035A7DB" w:rsidR="56F3FD81" w:rsidRDefault="56F3FD81" w:rsidP="56F3FD81">
            <w:pPr>
              <w:pStyle w:val="TableParagraph"/>
              <w:rPr>
                <w:rFonts w:cs="Times New Roman"/>
              </w:rPr>
            </w:pPr>
          </w:p>
        </w:tc>
      </w:tr>
      <w:tr w:rsidR="56F3FD81" w14:paraId="4FCC167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17C3AC3F" w14:textId="77777777" w:rsidR="56F3FD81" w:rsidRDefault="56F3FD81" w:rsidP="56F3FD81">
            <w:pPr>
              <w:pStyle w:val="TableParagraph"/>
              <w:spacing w:before="84" w:line="259" w:lineRule="auto"/>
              <w:ind w:right="633"/>
              <w:rPr>
                <w:rFonts w:cs="Times New Roman"/>
              </w:rPr>
            </w:pPr>
            <w:r w:rsidRPr="56F3FD81">
              <w:rPr>
                <w:rFonts w:cs="Times New Roman"/>
              </w:rPr>
              <w:t>Post-conditions/Product(s) Produced:</w:t>
            </w:r>
          </w:p>
        </w:tc>
        <w:tc>
          <w:tcPr>
            <w:tcW w:w="10071" w:type="dxa"/>
          </w:tcPr>
          <w:p w14:paraId="484B29F4" w14:textId="5882FB91" w:rsidR="56F3FD81" w:rsidRDefault="56F3FD81" w:rsidP="56F3FD81">
            <w:pPr>
              <w:pStyle w:val="TableParagraph"/>
              <w:spacing w:before="84"/>
              <w:rPr>
                <w:rFonts w:cs="Times New Roman"/>
              </w:rPr>
            </w:pPr>
          </w:p>
        </w:tc>
      </w:tr>
      <w:tr w:rsidR="56F3FD81" w14:paraId="70E33CFB"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601132CA" w14:textId="77777777" w:rsidR="56F3FD81" w:rsidRDefault="56F3FD81" w:rsidP="56F3FD81">
            <w:pPr>
              <w:pStyle w:val="TableParagraph"/>
              <w:rPr>
                <w:rFonts w:cs="Times New Roman"/>
              </w:rPr>
            </w:pPr>
            <w:r w:rsidRPr="56F3FD81">
              <w:rPr>
                <w:rFonts w:cs="Times New Roman"/>
              </w:rPr>
              <w:t>Links:</w:t>
            </w:r>
          </w:p>
          <w:p w14:paraId="7E94E582" w14:textId="77777777" w:rsidR="56F3FD81" w:rsidRDefault="56F3FD81" w:rsidP="56F3FD81">
            <w:pPr>
              <w:pStyle w:val="TableParagraph"/>
              <w:spacing w:line="259" w:lineRule="auto"/>
              <w:rPr>
                <w:rFonts w:cs="Times New Roman"/>
              </w:rPr>
            </w:pPr>
          </w:p>
        </w:tc>
        <w:tc>
          <w:tcPr>
            <w:tcW w:w="10071" w:type="dxa"/>
          </w:tcPr>
          <w:p w14:paraId="4C018DC4" w14:textId="65E7D45D" w:rsidR="56F3FD81" w:rsidRDefault="56F3FD81" w:rsidP="56F3FD81">
            <w:pPr>
              <w:pStyle w:val="TableParagraph"/>
              <w:ind w:left="0"/>
              <w:rPr>
                <w:rFonts w:cs="Times New Roman"/>
              </w:rPr>
            </w:pPr>
            <w:r w:rsidRPr="56F3FD81">
              <w:rPr>
                <w:rFonts w:cs="Times New Roman"/>
              </w:rPr>
              <w:t>None</w:t>
            </w:r>
          </w:p>
        </w:tc>
      </w:tr>
      <w:tr w:rsidR="56F3FD81" w14:paraId="3BAD7BA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1295FF7D" w14:textId="77777777" w:rsidR="56F3FD81" w:rsidRDefault="56F3FD81" w:rsidP="749B1CEF">
            <w:pPr>
              <w:pStyle w:val="TableParagraph"/>
              <w:spacing w:before="84" w:line="259" w:lineRule="auto"/>
              <w:ind w:right="633"/>
              <w:rPr>
                <w:rFonts w:cs="Times New Roman"/>
              </w:rPr>
            </w:pPr>
            <w:r w:rsidRPr="56F3FD81">
              <w:rPr>
                <w:rFonts w:cs="Times New Roman"/>
              </w:rPr>
              <w:t>SRS Document</w:t>
            </w:r>
          </w:p>
          <w:p w14:paraId="5559C041" w14:textId="77777777" w:rsidR="56F3FD81" w:rsidRDefault="56F3FD81" w:rsidP="749B1CEF">
            <w:pPr>
              <w:pStyle w:val="TableParagraph"/>
              <w:spacing w:before="84" w:line="259" w:lineRule="auto"/>
              <w:ind w:right="633"/>
              <w:rPr>
                <w:rFonts w:cs="Times New Roman"/>
              </w:rPr>
            </w:pPr>
          </w:p>
        </w:tc>
        <w:tc>
          <w:tcPr>
            <w:tcW w:w="10071" w:type="dxa"/>
          </w:tcPr>
          <w:p w14:paraId="585BF5C3" w14:textId="387B92A6" w:rsidR="56F3FD81" w:rsidRDefault="56F3FD81" w:rsidP="749B1CEF">
            <w:pPr>
              <w:pStyle w:val="TableParagraph"/>
              <w:spacing w:before="84" w:line="259" w:lineRule="auto"/>
              <w:ind w:right="633"/>
              <w:rPr>
                <w:rFonts w:cs="Times New Roman"/>
              </w:rPr>
            </w:pPr>
            <w:r w:rsidRPr="56F3FD81">
              <w:rPr>
                <w:rFonts w:ascii="Times" w:eastAsia="Times" w:hAnsi="Times" w:cs="Times"/>
              </w:rPr>
              <w:t>REQ – 6</w:t>
            </w:r>
            <w:r w:rsidR="5CD89648" w:rsidRPr="56F3FD81">
              <w:rPr>
                <w:rFonts w:ascii="Times" w:eastAsia="Times" w:hAnsi="Times" w:cs="Times"/>
              </w:rPr>
              <w:t>6</w:t>
            </w:r>
          </w:p>
        </w:tc>
      </w:tr>
      <w:tr w:rsidR="56F3FD81" w14:paraId="439CAC6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4572643A" w14:textId="77777777" w:rsidR="56F3FD81" w:rsidRDefault="56F3FD81" w:rsidP="749B1CEF">
            <w:pPr>
              <w:pStyle w:val="TableParagraph"/>
              <w:spacing w:line="259" w:lineRule="auto"/>
              <w:rPr>
                <w:rFonts w:cs="Times New Roman"/>
              </w:rPr>
            </w:pPr>
            <w:r w:rsidRPr="56F3FD81">
              <w:rPr>
                <w:rFonts w:cs="Times New Roman"/>
              </w:rPr>
              <w:t>Description/Notes:</w:t>
            </w:r>
          </w:p>
          <w:p w14:paraId="7E23AF31" w14:textId="77777777" w:rsidR="56F3FD81" w:rsidRDefault="56F3FD81" w:rsidP="56F3FD81">
            <w:pPr>
              <w:pStyle w:val="TableParagraph"/>
              <w:spacing w:line="259" w:lineRule="auto"/>
              <w:rPr>
                <w:rFonts w:cs="Times New Roman"/>
              </w:rPr>
            </w:pPr>
          </w:p>
        </w:tc>
        <w:tc>
          <w:tcPr>
            <w:tcW w:w="10071" w:type="dxa"/>
          </w:tcPr>
          <w:p w14:paraId="39D01B12" w14:textId="387B92A6" w:rsidR="0573B8F7" w:rsidRDefault="0573B8F7" w:rsidP="749B1CEF">
            <w:pPr>
              <w:pStyle w:val="TableParagraph"/>
              <w:spacing w:line="259" w:lineRule="auto"/>
              <w:rPr>
                <w:rFonts w:cs="Times New Roman"/>
              </w:rPr>
            </w:pPr>
            <w:r w:rsidRPr="078FCCC8">
              <w:rPr>
                <w:rFonts w:cs="Times New Roman"/>
              </w:rPr>
              <w:t xml:space="preserve">If a student has already taken a class, the class will have the status of “taken” and be displayed in the semester it was taken. If the student is currently taking a class or is registered to take a </w:t>
            </w:r>
            <w:r w:rsidR="462A32FC" w:rsidRPr="078FCCC8">
              <w:rPr>
                <w:rFonts w:cs="Times New Roman"/>
              </w:rPr>
              <w:t>class,</w:t>
            </w:r>
            <w:r w:rsidRPr="078FCCC8">
              <w:rPr>
                <w:rFonts w:cs="Times New Roman"/>
              </w:rPr>
              <w:t xml:space="preserve"> the status will dis</w:t>
            </w:r>
            <w:r w:rsidR="5C6958E9" w:rsidRPr="078FCCC8">
              <w:rPr>
                <w:rFonts w:cs="Times New Roman"/>
              </w:rPr>
              <w:t xml:space="preserve">play “currently taking”. If the course is in the planned courses of the students </w:t>
            </w:r>
            <w:proofErr w:type="spellStart"/>
            <w:r w:rsidR="5C6958E9" w:rsidRPr="078FCCC8">
              <w:rPr>
                <w:rFonts w:cs="Times New Roman"/>
              </w:rPr>
              <w:t>GradPlan</w:t>
            </w:r>
            <w:proofErr w:type="spellEnd"/>
            <w:r w:rsidR="5C6958E9" w:rsidRPr="078FCCC8">
              <w:rPr>
                <w:rFonts w:cs="Times New Roman"/>
              </w:rPr>
              <w:t xml:space="preserve">, </w:t>
            </w:r>
            <w:r w:rsidR="5C3A9366" w:rsidRPr="078FCCC8">
              <w:rPr>
                <w:rFonts w:cs="Times New Roman"/>
              </w:rPr>
              <w:t>the course will be displayed as “planned to take”.</w:t>
            </w:r>
          </w:p>
          <w:p w14:paraId="511C3894" w14:textId="387B92A6" w:rsidR="49D83C86" w:rsidRDefault="49D83C86" w:rsidP="749B1CEF">
            <w:pPr>
              <w:pStyle w:val="TableParagraph"/>
              <w:spacing w:line="259" w:lineRule="auto"/>
              <w:rPr>
                <w:rFonts w:cs="Times New Roman"/>
              </w:rPr>
            </w:pPr>
            <w:r w:rsidRPr="078FCCC8">
              <w:rPr>
                <w:rFonts w:cs="Times New Roman"/>
              </w:rPr>
              <w:lastRenderedPageBreak/>
              <w:t xml:space="preserve">In the </w:t>
            </w:r>
            <w:proofErr w:type="spellStart"/>
            <w:r w:rsidR="11E91C81" w:rsidRPr="078FCCC8">
              <w:rPr>
                <w:rFonts w:cs="Times New Roman"/>
              </w:rPr>
              <w:t>G</w:t>
            </w:r>
            <w:r w:rsidRPr="078FCCC8">
              <w:rPr>
                <w:rFonts w:cs="Times New Roman"/>
              </w:rPr>
              <w:t>rad</w:t>
            </w:r>
            <w:r w:rsidR="26DF3386" w:rsidRPr="078FCCC8">
              <w:rPr>
                <w:rFonts w:cs="Times New Roman"/>
              </w:rPr>
              <w:t>P</w:t>
            </w:r>
            <w:r w:rsidRPr="078FCCC8">
              <w:rPr>
                <w:rFonts w:cs="Times New Roman"/>
              </w:rPr>
              <w:t>lan</w:t>
            </w:r>
            <w:proofErr w:type="spellEnd"/>
            <w:r w:rsidRPr="078FCCC8">
              <w:rPr>
                <w:rFonts w:cs="Times New Roman"/>
              </w:rPr>
              <w:t xml:space="preserve">, the </w:t>
            </w:r>
            <w:r w:rsidR="430639D3" w:rsidRPr="078FCCC8">
              <w:rPr>
                <w:rFonts w:cs="Times New Roman"/>
              </w:rPr>
              <w:t xml:space="preserve">registration status will </w:t>
            </w:r>
            <w:r w:rsidR="29045213" w:rsidRPr="078FCCC8">
              <w:rPr>
                <w:rFonts w:cs="Times New Roman"/>
              </w:rPr>
              <w:t>be denoted</w:t>
            </w:r>
            <w:r w:rsidR="430639D3" w:rsidRPr="078FCCC8">
              <w:rPr>
                <w:rFonts w:cs="Times New Roman"/>
              </w:rPr>
              <w:t xml:space="preserve"> by the color of the course.</w:t>
            </w:r>
          </w:p>
        </w:tc>
      </w:tr>
    </w:tbl>
    <w:p w14:paraId="5D14ACCA" w14:textId="3ACB8AFE" w:rsidR="000D3F0F" w:rsidRPr="000D3F0F" w:rsidRDefault="000D3F0F" w:rsidP="000D3F0F">
      <w:pPr>
        <w:ind w:left="319"/>
        <w:rPr>
          <w:rFonts w:cs="Times New Roman"/>
          <w:b/>
          <w:bCs/>
          <w:szCs w:val="24"/>
        </w:rPr>
      </w:pPr>
    </w:p>
    <w:p w14:paraId="70BBF62B" w14:textId="77777777" w:rsidR="008C067C" w:rsidRDefault="008C067C" w:rsidP="56F3FD81">
      <w:pPr>
        <w:ind w:left="319"/>
        <w:rPr>
          <w:rFonts w:cs="Times New Roman"/>
          <w:b/>
          <w:bCs/>
          <w:szCs w:val="24"/>
        </w:rPr>
      </w:pPr>
    </w:p>
    <w:p w14:paraId="2553657E" w14:textId="77777777" w:rsidR="00F53D23" w:rsidRDefault="00F53D23" w:rsidP="56F3FD81">
      <w:pPr>
        <w:ind w:left="319"/>
        <w:rPr>
          <w:rFonts w:cs="Times New Roman"/>
          <w:b/>
          <w:bCs/>
          <w:szCs w:val="24"/>
        </w:rPr>
      </w:pPr>
    </w:p>
    <w:p w14:paraId="65E5FB4D" w14:textId="77777777" w:rsidR="00F53D23" w:rsidRDefault="00F53D23" w:rsidP="56F3FD81">
      <w:pPr>
        <w:ind w:left="319"/>
        <w:rPr>
          <w:rFonts w:cs="Times New Roman"/>
          <w:b/>
          <w:bCs/>
          <w:szCs w:val="24"/>
        </w:rPr>
      </w:pPr>
    </w:p>
    <w:p w14:paraId="254A0854" w14:textId="77777777" w:rsidR="00F53D23" w:rsidRDefault="00F53D23" w:rsidP="56F3FD81">
      <w:pPr>
        <w:ind w:left="319"/>
        <w:rPr>
          <w:rFonts w:cs="Times New Roman"/>
          <w:b/>
          <w:bCs/>
          <w:szCs w:val="24"/>
        </w:rPr>
      </w:pPr>
    </w:p>
    <w:p w14:paraId="4A3AFDD4" w14:textId="77777777" w:rsidR="00A96FB9" w:rsidRDefault="00A96FB9" w:rsidP="56F3FD81">
      <w:pPr>
        <w:ind w:left="319"/>
        <w:rPr>
          <w:rFonts w:cs="Times New Roman"/>
          <w:b/>
          <w:bCs/>
          <w:szCs w:val="24"/>
        </w:rPr>
      </w:pPr>
    </w:p>
    <w:p w14:paraId="3BA8705A" w14:textId="77777777" w:rsidR="00A96FB9" w:rsidRDefault="00A96FB9" w:rsidP="56F3FD81">
      <w:pPr>
        <w:ind w:left="319"/>
        <w:rPr>
          <w:rFonts w:cs="Times New Roman"/>
          <w:b/>
          <w:bCs/>
          <w:szCs w:val="24"/>
        </w:rPr>
      </w:pPr>
    </w:p>
    <w:p w14:paraId="1F499D3A" w14:textId="77777777" w:rsidR="00A96FB9" w:rsidRDefault="00A96FB9" w:rsidP="56F3FD81">
      <w:pPr>
        <w:ind w:left="319"/>
        <w:rPr>
          <w:rFonts w:cs="Times New Roman"/>
          <w:b/>
          <w:bCs/>
          <w:szCs w:val="24"/>
        </w:rPr>
      </w:pPr>
    </w:p>
    <w:p w14:paraId="2E57244C" w14:textId="77777777" w:rsidR="00A96FB9" w:rsidRDefault="00A96FB9" w:rsidP="56F3FD81">
      <w:pPr>
        <w:ind w:left="319"/>
        <w:rPr>
          <w:rFonts w:cs="Times New Roman"/>
          <w:b/>
          <w:bCs/>
          <w:szCs w:val="24"/>
        </w:rPr>
      </w:pPr>
    </w:p>
    <w:p w14:paraId="1C6A4373" w14:textId="77777777" w:rsidR="00A96FB9" w:rsidRDefault="00A96FB9" w:rsidP="56F3FD81">
      <w:pPr>
        <w:ind w:left="319"/>
        <w:rPr>
          <w:rFonts w:cs="Times New Roman"/>
          <w:b/>
          <w:bCs/>
          <w:szCs w:val="24"/>
        </w:rPr>
      </w:pPr>
    </w:p>
    <w:p w14:paraId="26925A92" w14:textId="77777777" w:rsidR="00A96FB9" w:rsidRDefault="00A96FB9" w:rsidP="56F3FD81">
      <w:pPr>
        <w:ind w:left="319"/>
        <w:rPr>
          <w:rFonts w:cs="Times New Roman"/>
          <w:b/>
          <w:bCs/>
          <w:szCs w:val="24"/>
        </w:rPr>
      </w:pPr>
    </w:p>
    <w:p w14:paraId="1838F721" w14:textId="77777777" w:rsidR="00A96FB9" w:rsidRDefault="00A96FB9" w:rsidP="56F3FD81">
      <w:pPr>
        <w:ind w:left="319"/>
        <w:rPr>
          <w:rFonts w:cs="Times New Roman"/>
          <w:b/>
          <w:bCs/>
          <w:szCs w:val="24"/>
        </w:rPr>
      </w:pPr>
    </w:p>
    <w:p w14:paraId="6F283837" w14:textId="77777777" w:rsidR="00A96FB9" w:rsidRDefault="00A96FB9" w:rsidP="56F3FD81">
      <w:pPr>
        <w:ind w:left="319"/>
        <w:rPr>
          <w:rFonts w:cs="Times New Roman"/>
          <w:b/>
          <w:bCs/>
          <w:szCs w:val="24"/>
        </w:rPr>
      </w:pPr>
    </w:p>
    <w:p w14:paraId="545F2F46" w14:textId="77777777" w:rsidR="00A96FB9" w:rsidRDefault="00A96FB9" w:rsidP="56F3FD81">
      <w:pPr>
        <w:ind w:left="319"/>
        <w:rPr>
          <w:rFonts w:cs="Times New Roman"/>
          <w:b/>
          <w:bCs/>
          <w:szCs w:val="24"/>
        </w:rPr>
      </w:pPr>
    </w:p>
    <w:p w14:paraId="7E1BB40C" w14:textId="77777777" w:rsidR="00A96FB9" w:rsidRDefault="00A96FB9" w:rsidP="56F3FD81">
      <w:pPr>
        <w:ind w:left="319"/>
        <w:rPr>
          <w:rFonts w:cs="Times New Roman"/>
          <w:b/>
          <w:bCs/>
          <w:szCs w:val="24"/>
        </w:rPr>
      </w:pPr>
    </w:p>
    <w:p w14:paraId="63D6A86C" w14:textId="77777777" w:rsidR="00A96FB9" w:rsidRDefault="00A96FB9" w:rsidP="56F3FD81">
      <w:pPr>
        <w:ind w:left="319"/>
        <w:rPr>
          <w:rFonts w:cs="Times New Roman"/>
          <w:b/>
          <w:bCs/>
          <w:szCs w:val="24"/>
        </w:rPr>
      </w:pPr>
    </w:p>
    <w:p w14:paraId="7BF39B82" w14:textId="77777777" w:rsidR="00A96FB9" w:rsidRDefault="00A96FB9" w:rsidP="56F3FD81">
      <w:pPr>
        <w:ind w:left="319"/>
        <w:rPr>
          <w:rFonts w:cs="Times New Roman"/>
          <w:b/>
          <w:bCs/>
          <w:szCs w:val="24"/>
        </w:rPr>
      </w:pPr>
    </w:p>
    <w:p w14:paraId="17056520" w14:textId="77777777" w:rsidR="00A96FB9" w:rsidRDefault="00A96FB9" w:rsidP="56F3FD81">
      <w:pPr>
        <w:ind w:left="319"/>
        <w:rPr>
          <w:rFonts w:cs="Times New Roman"/>
          <w:b/>
          <w:bCs/>
          <w:szCs w:val="24"/>
        </w:rPr>
      </w:pPr>
    </w:p>
    <w:p w14:paraId="73834212" w14:textId="77777777" w:rsidR="00A96FB9" w:rsidRDefault="00A96FB9" w:rsidP="56F3FD81">
      <w:pPr>
        <w:ind w:left="319"/>
        <w:rPr>
          <w:rFonts w:cs="Times New Roman"/>
          <w:b/>
          <w:bCs/>
          <w:szCs w:val="24"/>
        </w:rPr>
      </w:pPr>
    </w:p>
    <w:p w14:paraId="1AE9B405" w14:textId="77777777" w:rsidR="00A96FB9" w:rsidRDefault="00A96FB9" w:rsidP="56F3FD81">
      <w:pPr>
        <w:ind w:left="319"/>
        <w:rPr>
          <w:rFonts w:cs="Times New Roman"/>
          <w:b/>
          <w:bCs/>
          <w:szCs w:val="24"/>
        </w:rPr>
      </w:pPr>
    </w:p>
    <w:p w14:paraId="65BCC66D" w14:textId="77777777" w:rsidR="00A96FB9" w:rsidRDefault="00A96FB9" w:rsidP="56F3FD81">
      <w:pPr>
        <w:ind w:left="319"/>
        <w:rPr>
          <w:rFonts w:cs="Times New Roman"/>
          <w:b/>
          <w:bCs/>
          <w:szCs w:val="24"/>
        </w:rPr>
      </w:pPr>
    </w:p>
    <w:p w14:paraId="43987D8A" w14:textId="77777777" w:rsidR="00A96FB9" w:rsidRDefault="00A96FB9" w:rsidP="56F3FD81">
      <w:pPr>
        <w:ind w:left="319"/>
        <w:rPr>
          <w:rFonts w:cs="Times New Roman"/>
          <w:b/>
          <w:bCs/>
          <w:szCs w:val="24"/>
        </w:rPr>
      </w:pPr>
    </w:p>
    <w:p w14:paraId="5B5067E9" w14:textId="77777777" w:rsidR="00A96FB9" w:rsidRDefault="00A96FB9" w:rsidP="56F3FD81">
      <w:pPr>
        <w:ind w:left="319"/>
        <w:rPr>
          <w:rFonts w:cs="Times New Roman"/>
          <w:b/>
          <w:bCs/>
          <w:szCs w:val="24"/>
        </w:rPr>
      </w:pPr>
    </w:p>
    <w:p w14:paraId="7CA0387B" w14:textId="77777777" w:rsidR="00A96FB9" w:rsidRDefault="00A96FB9" w:rsidP="56F3FD81">
      <w:pPr>
        <w:ind w:left="319"/>
        <w:rPr>
          <w:rFonts w:cs="Times New Roman"/>
          <w:b/>
          <w:bCs/>
          <w:szCs w:val="24"/>
        </w:rPr>
      </w:pPr>
    </w:p>
    <w:p w14:paraId="07828D49" w14:textId="77777777" w:rsidR="00A96FB9" w:rsidRDefault="00A96FB9" w:rsidP="56F3FD81">
      <w:pPr>
        <w:ind w:left="319"/>
        <w:rPr>
          <w:rFonts w:cs="Times New Roman"/>
          <w:b/>
          <w:bCs/>
          <w:szCs w:val="24"/>
        </w:rPr>
      </w:pPr>
    </w:p>
    <w:p w14:paraId="71E7F989" w14:textId="77777777" w:rsidR="00A96FB9" w:rsidRDefault="00A96FB9" w:rsidP="56F3FD81">
      <w:pPr>
        <w:ind w:left="319"/>
        <w:rPr>
          <w:rFonts w:cs="Times New Roman"/>
          <w:b/>
          <w:bCs/>
          <w:szCs w:val="24"/>
        </w:rPr>
      </w:pPr>
    </w:p>
    <w:p w14:paraId="67F49E8D" w14:textId="77777777" w:rsidR="00A96FB9" w:rsidRDefault="00A96FB9" w:rsidP="56F3FD81">
      <w:pPr>
        <w:ind w:left="319"/>
        <w:rPr>
          <w:rFonts w:cs="Times New Roman"/>
          <w:b/>
          <w:bCs/>
          <w:szCs w:val="24"/>
        </w:rPr>
      </w:pPr>
    </w:p>
    <w:p w14:paraId="1F02CA96" w14:textId="77777777" w:rsidR="00A96FB9" w:rsidRDefault="00A96FB9" w:rsidP="56F3FD81">
      <w:pPr>
        <w:ind w:left="319"/>
        <w:rPr>
          <w:rFonts w:cs="Times New Roman"/>
          <w:b/>
          <w:bCs/>
          <w:szCs w:val="24"/>
        </w:rPr>
      </w:pPr>
    </w:p>
    <w:p w14:paraId="4F08229C" w14:textId="77777777" w:rsidR="00A96FB9" w:rsidRDefault="00A96FB9" w:rsidP="56F3FD81">
      <w:pPr>
        <w:ind w:left="319"/>
        <w:rPr>
          <w:rFonts w:cs="Times New Roman"/>
          <w:b/>
          <w:bCs/>
          <w:szCs w:val="24"/>
        </w:rPr>
      </w:pPr>
    </w:p>
    <w:p w14:paraId="2DD90273" w14:textId="77777777" w:rsidR="009657A8" w:rsidRDefault="009657A8" w:rsidP="56F3FD81">
      <w:pPr>
        <w:ind w:left="319"/>
        <w:rPr>
          <w:rFonts w:cs="Times New Roman"/>
          <w:b/>
          <w:bCs/>
          <w:szCs w:val="24"/>
        </w:rPr>
      </w:pPr>
    </w:p>
    <w:p w14:paraId="6779C941" w14:textId="42C9FD65" w:rsidR="00712B66" w:rsidRPr="00AA4A52" w:rsidRDefault="00712B66" w:rsidP="00EE79C3">
      <w:pPr>
        <w:pStyle w:val="Heading3"/>
        <w:numPr>
          <w:ilvl w:val="2"/>
          <w:numId w:val="19"/>
        </w:numPr>
        <w:spacing w:after="240"/>
        <w:ind w:left="1560" w:hanging="709"/>
        <w:rPr>
          <w:b/>
          <w:bCs w:val="0"/>
          <w:sz w:val="28"/>
          <w:szCs w:val="32"/>
        </w:rPr>
      </w:pPr>
      <w:bookmarkStart w:id="44" w:name="_Toc46337659"/>
      <w:r w:rsidRPr="00AA4A52">
        <w:rPr>
          <w:b/>
          <w:bCs w:val="0"/>
          <w:sz w:val="28"/>
          <w:szCs w:val="32"/>
        </w:rPr>
        <w:lastRenderedPageBreak/>
        <w:t>Course description (REQ- 15, 16, 49, 50, 51, 52)</w:t>
      </w:r>
      <w:bookmarkEnd w:id="44"/>
    </w:p>
    <w:tbl>
      <w:tblPr>
        <w:tblStyle w:val="Team3"/>
        <w:tblW w:w="0" w:type="auto"/>
        <w:tblLook w:val="01E0" w:firstRow="1" w:lastRow="1" w:firstColumn="1" w:lastColumn="1" w:noHBand="0" w:noVBand="0"/>
      </w:tblPr>
      <w:tblGrid>
        <w:gridCol w:w="3512"/>
        <w:gridCol w:w="10071"/>
      </w:tblGrid>
      <w:tr w:rsidR="56F3FD81" w14:paraId="13381E90"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512" w:type="dxa"/>
          </w:tcPr>
          <w:p w14:paraId="6DF37D45" w14:textId="77777777" w:rsidR="56F3FD81" w:rsidRPr="00D973CB" w:rsidRDefault="56F3FD81" w:rsidP="00F54CF4">
            <w:pPr>
              <w:pStyle w:val="TableParagraph"/>
              <w:ind w:left="1200" w:right="1211" w:hanging="231"/>
              <w:jc w:val="center"/>
              <w:rPr>
                <w:rFonts w:cs="Times New Roman"/>
              </w:rPr>
            </w:pPr>
            <w:r w:rsidRPr="00D973CB">
              <w:rPr>
                <w:rFonts w:cs="Times New Roman"/>
                <w:sz w:val="28"/>
                <w:szCs w:val="28"/>
              </w:rPr>
              <w:t>Data</w:t>
            </w:r>
          </w:p>
        </w:tc>
        <w:tc>
          <w:tcPr>
            <w:tcW w:w="10071" w:type="dxa"/>
          </w:tcPr>
          <w:p w14:paraId="091ADC1A" w14:textId="77777777" w:rsidR="56F3FD81" w:rsidRPr="00D973CB" w:rsidRDefault="56F3FD81" w:rsidP="00F54CF4">
            <w:pPr>
              <w:pStyle w:val="TableParagraph"/>
              <w:ind w:left="1200" w:right="1211" w:hanging="231"/>
              <w:jc w:val="center"/>
              <w:rPr>
                <w:rFonts w:cs="Times New Roman"/>
              </w:rPr>
            </w:pPr>
            <w:r w:rsidRPr="00D973CB">
              <w:rPr>
                <w:rFonts w:cs="Times New Roman"/>
                <w:sz w:val="28"/>
                <w:szCs w:val="28"/>
              </w:rPr>
              <w:t>Description</w:t>
            </w:r>
          </w:p>
        </w:tc>
      </w:tr>
      <w:tr w:rsidR="56F3FD81" w14:paraId="6D21438A"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512" w:type="dxa"/>
          </w:tcPr>
          <w:p w14:paraId="590F853F" w14:textId="77777777" w:rsidR="56F3FD81" w:rsidRDefault="56F3FD81" w:rsidP="56F3FD81">
            <w:pPr>
              <w:pStyle w:val="TableParagraph"/>
              <w:spacing w:before="0"/>
              <w:ind w:left="0"/>
              <w:rPr>
                <w:rFonts w:cs="Times New Roman"/>
                <w:b/>
                <w:bCs/>
                <w:sz w:val="28"/>
                <w:szCs w:val="28"/>
              </w:rPr>
            </w:pPr>
          </w:p>
          <w:p w14:paraId="542FB8D9" w14:textId="77777777" w:rsidR="56F3FD81" w:rsidRDefault="56F3FD81" w:rsidP="56F3FD81">
            <w:pPr>
              <w:pStyle w:val="TableParagraph"/>
              <w:spacing w:before="0"/>
              <w:ind w:left="0"/>
              <w:rPr>
                <w:rFonts w:cs="Times New Roman"/>
                <w:b/>
                <w:bCs/>
                <w:sz w:val="28"/>
                <w:szCs w:val="28"/>
              </w:rPr>
            </w:pPr>
          </w:p>
          <w:p w14:paraId="1BDA9D6E" w14:textId="77777777" w:rsidR="56F3FD81" w:rsidRDefault="56F3FD81" w:rsidP="56F3FD81">
            <w:pPr>
              <w:pStyle w:val="TableParagraph"/>
              <w:spacing w:before="0"/>
              <w:ind w:left="0"/>
              <w:rPr>
                <w:rFonts w:cs="Times New Roman"/>
                <w:b/>
                <w:bCs/>
                <w:sz w:val="28"/>
                <w:szCs w:val="28"/>
              </w:rPr>
            </w:pPr>
          </w:p>
          <w:p w14:paraId="6F187678" w14:textId="77777777" w:rsidR="56F3FD81" w:rsidRDefault="56F3FD81" w:rsidP="56F3FD81">
            <w:pPr>
              <w:pStyle w:val="TableParagraph"/>
              <w:spacing w:before="0"/>
              <w:ind w:left="0"/>
              <w:rPr>
                <w:rFonts w:cs="Times New Roman"/>
                <w:b/>
                <w:bCs/>
                <w:sz w:val="28"/>
                <w:szCs w:val="28"/>
              </w:rPr>
            </w:pPr>
          </w:p>
          <w:p w14:paraId="40873AEA" w14:textId="77777777" w:rsidR="56F3FD81" w:rsidRDefault="56F3FD81" w:rsidP="56F3FD81">
            <w:pPr>
              <w:pStyle w:val="TableParagraph"/>
              <w:spacing w:before="0"/>
              <w:ind w:left="0"/>
              <w:rPr>
                <w:rFonts w:cs="Times New Roman"/>
                <w:b/>
                <w:bCs/>
                <w:sz w:val="28"/>
                <w:szCs w:val="28"/>
              </w:rPr>
            </w:pPr>
          </w:p>
          <w:p w14:paraId="22D1D6E9" w14:textId="77777777" w:rsidR="56F3FD81" w:rsidRDefault="56F3FD81" w:rsidP="56F3FD81">
            <w:pPr>
              <w:pStyle w:val="TableParagraph"/>
              <w:spacing w:before="0"/>
              <w:ind w:left="0"/>
              <w:rPr>
                <w:rFonts w:cs="Times New Roman"/>
                <w:b/>
                <w:bCs/>
                <w:sz w:val="28"/>
                <w:szCs w:val="28"/>
              </w:rPr>
            </w:pPr>
          </w:p>
          <w:p w14:paraId="3DB85EDF" w14:textId="77777777" w:rsidR="56F3FD81" w:rsidRDefault="56F3FD81" w:rsidP="56F3FD81">
            <w:pPr>
              <w:pStyle w:val="TableParagraph"/>
              <w:spacing w:before="1"/>
              <w:ind w:left="0"/>
              <w:rPr>
                <w:rFonts w:cs="Times New Roman"/>
                <w:b/>
                <w:bCs/>
                <w:sz w:val="38"/>
                <w:szCs w:val="38"/>
              </w:rPr>
            </w:pPr>
          </w:p>
          <w:p w14:paraId="459548B8" w14:textId="42620BF5" w:rsidR="56F3FD81" w:rsidRDefault="0FB77BD7" w:rsidP="56F3FD81">
            <w:pPr>
              <w:pStyle w:val="TableParagraph"/>
              <w:spacing w:before="0"/>
              <w:rPr>
                <w:rFonts w:cs="Times New Roman"/>
              </w:rPr>
            </w:pPr>
            <w:r w:rsidRPr="078FCCC8">
              <w:rPr>
                <w:rFonts w:cs="Times New Roman"/>
              </w:rPr>
              <w:t>Screenshot</w:t>
            </w:r>
            <w:r w:rsidR="56F3FD81" w:rsidRPr="56F3FD81">
              <w:rPr>
                <w:rFonts w:cs="Times New Roman"/>
              </w:rPr>
              <w:t>/Mockup:</w:t>
            </w:r>
          </w:p>
        </w:tc>
        <w:tc>
          <w:tcPr>
            <w:tcW w:w="10071" w:type="dxa"/>
          </w:tcPr>
          <w:p w14:paraId="22136A94" w14:textId="213EBF5A" w:rsidR="24858FEC" w:rsidRDefault="3FEC9B50" w:rsidP="56F3FD81">
            <w:pPr>
              <w:pStyle w:val="TableParagraph"/>
              <w:spacing w:before="0"/>
              <w:ind w:left="0"/>
            </w:pPr>
            <w:r>
              <w:rPr>
                <w:noProof/>
              </w:rPr>
              <w:drawing>
                <wp:inline distT="0" distB="0" distL="0" distR="0" wp14:anchorId="44EDBC59" wp14:editId="2721DFE5">
                  <wp:extent cx="6105526" cy="1132066"/>
                  <wp:effectExtent l="0" t="0" r="0" b="0"/>
                  <wp:docPr id="1812164892" name="Picture 34909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096480"/>
                          <pic:cNvPicPr/>
                        </pic:nvPicPr>
                        <pic:blipFill>
                          <a:blip r:embed="rId33">
                            <a:extLst>
                              <a:ext uri="{28A0092B-C50C-407E-A947-70E740481C1C}">
                                <a14:useLocalDpi xmlns:a14="http://schemas.microsoft.com/office/drawing/2010/main" val="0"/>
                              </a:ext>
                            </a:extLst>
                          </a:blip>
                          <a:stretch>
                            <a:fillRect/>
                          </a:stretch>
                        </pic:blipFill>
                        <pic:spPr>
                          <a:xfrm>
                            <a:off x="0" y="0"/>
                            <a:ext cx="6105526" cy="1132066"/>
                          </a:xfrm>
                          <a:prstGeom prst="rect">
                            <a:avLst/>
                          </a:prstGeom>
                        </pic:spPr>
                      </pic:pic>
                    </a:graphicData>
                  </a:graphic>
                </wp:inline>
              </w:drawing>
            </w:r>
          </w:p>
          <w:p w14:paraId="2FED5139" w14:textId="3C49EAFD" w:rsidR="24858FEC" w:rsidRPr="00A612F2" w:rsidRDefault="00A143BC" w:rsidP="56F3FD81">
            <w:pPr>
              <w:pStyle w:val="TableParagraph"/>
              <w:spacing w:before="0"/>
              <w:ind w:left="0"/>
              <w:rPr>
                <w:i/>
                <w:sz w:val="20"/>
                <w:szCs w:val="20"/>
              </w:rPr>
            </w:pPr>
            <w:r w:rsidRPr="00A612F2">
              <w:rPr>
                <w:sz w:val="20"/>
                <w:szCs w:val="20"/>
              </w:rPr>
              <w:t xml:space="preserve">    </w:t>
            </w:r>
            <w:r w:rsidR="26509659" w:rsidRPr="2E7A0C8E">
              <w:rPr>
                <w:i/>
                <w:sz w:val="20"/>
                <w:szCs w:val="20"/>
              </w:rPr>
              <w:t>Figure 6 Course Description screenshot</w:t>
            </w:r>
          </w:p>
        </w:tc>
      </w:tr>
      <w:tr w:rsidR="56F3FD81" w14:paraId="6906E6F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42844296" w14:textId="77777777" w:rsidR="56F3FD81" w:rsidRDefault="56F3FD81" w:rsidP="56F3FD81">
            <w:pPr>
              <w:pStyle w:val="TableParagraph"/>
              <w:rPr>
                <w:rFonts w:cs="Times New Roman"/>
              </w:rPr>
            </w:pPr>
            <w:r w:rsidRPr="56F3FD81">
              <w:rPr>
                <w:rFonts w:cs="Times New Roman"/>
              </w:rPr>
              <w:t>Page Title:</w:t>
            </w:r>
          </w:p>
        </w:tc>
        <w:tc>
          <w:tcPr>
            <w:tcW w:w="10071" w:type="dxa"/>
          </w:tcPr>
          <w:p w14:paraId="49BD0B83" w14:textId="436074EC" w:rsidR="56F3FD81" w:rsidRDefault="56F3FD81" w:rsidP="749B1CEF">
            <w:pPr>
              <w:pStyle w:val="TableParagraph"/>
              <w:spacing w:line="259" w:lineRule="auto"/>
              <w:rPr>
                <w:rFonts w:cs="Times New Roman"/>
              </w:rPr>
            </w:pPr>
            <w:r w:rsidRPr="56F3FD81">
              <w:rPr>
                <w:rFonts w:cs="Times New Roman"/>
              </w:rPr>
              <w:t>Grad Planner</w:t>
            </w:r>
            <w:r w:rsidR="5ECC318F" w:rsidRPr="56F3FD81">
              <w:rPr>
                <w:rFonts w:cs="Times New Roman"/>
              </w:rPr>
              <w:t>, Course Registration</w:t>
            </w:r>
          </w:p>
        </w:tc>
      </w:tr>
      <w:tr w:rsidR="56F3FD81" w14:paraId="0760AC7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3DDDE452" w14:textId="77777777" w:rsidR="56F3FD81" w:rsidRDefault="56F3FD81" w:rsidP="56F3FD81">
            <w:pPr>
              <w:pStyle w:val="TableParagraph"/>
              <w:rPr>
                <w:rFonts w:cs="Times New Roman"/>
              </w:rPr>
            </w:pPr>
            <w:r w:rsidRPr="56F3FD81">
              <w:rPr>
                <w:rFonts w:cs="Times New Roman"/>
              </w:rPr>
              <w:t>Author:</w:t>
            </w:r>
          </w:p>
        </w:tc>
        <w:tc>
          <w:tcPr>
            <w:tcW w:w="10071" w:type="dxa"/>
          </w:tcPr>
          <w:p w14:paraId="6874BDA9" w14:textId="77655BFF" w:rsidR="56F3FD81" w:rsidRDefault="56F3FD81" w:rsidP="56F3FD81">
            <w:pPr>
              <w:pStyle w:val="TableParagraph"/>
              <w:rPr>
                <w:rFonts w:cs="Times New Roman"/>
              </w:rPr>
            </w:pPr>
            <w:r w:rsidRPr="56F3FD81">
              <w:rPr>
                <w:rFonts w:cs="Times New Roman"/>
              </w:rPr>
              <w:t>Adam Nielsen (Team 02)</w:t>
            </w:r>
          </w:p>
        </w:tc>
      </w:tr>
      <w:tr w:rsidR="56F3FD81" w14:paraId="311560B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2D2A7DE6" w14:textId="2EDEE739" w:rsidR="56F3FD81" w:rsidRDefault="56F3FD81" w:rsidP="56F3FD81">
            <w:pPr>
              <w:pStyle w:val="TableParagraph"/>
              <w:rPr>
                <w:rFonts w:cs="Times New Roman"/>
              </w:rPr>
            </w:pPr>
            <w:r w:rsidRPr="56F3FD81">
              <w:rPr>
                <w:rFonts w:cs="Times New Roman"/>
              </w:rPr>
              <w:lastRenderedPageBreak/>
              <w:t>Type:</w:t>
            </w:r>
          </w:p>
        </w:tc>
        <w:tc>
          <w:tcPr>
            <w:tcW w:w="10071" w:type="dxa"/>
          </w:tcPr>
          <w:p w14:paraId="49816CDC" w14:textId="3C9DD148" w:rsidR="56F3FD81" w:rsidRDefault="56F3FD81" w:rsidP="56F3FD81">
            <w:pPr>
              <w:pStyle w:val="TableParagraph"/>
              <w:rPr>
                <w:rFonts w:cs="Times New Roman"/>
              </w:rPr>
            </w:pPr>
            <w:r w:rsidRPr="56F3FD81">
              <w:rPr>
                <w:rFonts w:cs="Times New Roman"/>
              </w:rPr>
              <w:t>Course</w:t>
            </w:r>
          </w:p>
        </w:tc>
      </w:tr>
      <w:tr w:rsidR="56F3FD81" w14:paraId="63618FE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45FC2A1B" w14:textId="77777777" w:rsidR="56F3FD81" w:rsidRDefault="56F3FD81" w:rsidP="56F3FD81">
            <w:pPr>
              <w:pStyle w:val="TableParagraph"/>
              <w:spacing w:before="244"/>
              <w:rPr>
                <w:rFonts w:cs="Times New Roman"/>
              </w:rPr>
            </w:pPr>
            <w:r w:rsidRPr="56F3FD81">
              <w:rPr>
                <w:rFonts w:cs="Times New Roman"/>
              </w:rPr>
              <w:t>Purpose:</w:t>
            </w:r>
          </w:p>
        </w:tc>
        <w:tc>
          <w:tcPr>
            <w:tcW w:w="10071" w:type="dxa"/>
          </w:tcPr>
          <w:p w14:paraId="2FC60802" w14:textId="204C63E1" w:rsidR="56F3FD81" w:rsidRDefault="56F3FD81" w:rsidP="56F3FD81">
            <w:pPr>
              <w:pStyle w:val="TableParagraph"/>
              <w:rPr>
                <w:rFonts w:eastAsia="Times New Roman" w:cs="Times New Roman"/>
              </w:rPr>
            </w:pPr>
            <w:r w:rsidRPr="56F3FD81">
              <w:rPr>
                <w:rFonts w:eastAsia="Times New Roman" w:cs="Times New Roman"/>
              </w:rPr>
              <w:t>To i</w:t>
            </w:r>
            <w:r w:rsidR="2543C521" w:rsidRPr="56F3FD81">
              <w:rPr>
                <w:rFonts w:eastAsia="Times New Roman" w:cs="Times New Roman"/>
              </w:rPr>
              <w:t>nform the user of the purpose and syllabus of the course.</w:t>
            </w:r>
          </w:p>
        </w:tc>
      </w:tr>
      <w:tr w:rsidR="56F3FD81" w14:paraId="56377EF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6D4CF112" w14:textId="77777777" w:rsidR="56F3FD81" w:rsidRDefault="56F3FD81" w:rsidP="56F3FD81">
            <w:pPr>
              <w:pStyle w:val="TableParagraph"/>
              <w:spacing w:before="87"/>
              <w:rPr>
                <w:rFonts w:cs="Times New Roman"/>
              </w:rPr>
            </w:pPr>
            <w:r w:rsidRPr="56F3FD81">
              <w:rPr>
                <w:rFonts w:cs="Times New Roman"/>
              </w:rPr>
              <w:t>Stakeholders:</w:t>
            </w:r>
          </w:p>
          <w:p w14:paraId="77F5B290" w14:textId="77777777" w:rsidR="56F3FD81" w:rsidRDefault="56F3FD81" w:rsidP="56F3FD81">
            <w:pPr>
              <w:pStyle w:val="TableParagraph"/>
              <w:rPr>
                <w:rFonts w:cs="Times New Roman"/>
              </w:rPr>
            </w:pPr>
          </w:p>
        </w:tc>
        <w:tc>
          <w:tcPr>
            <w:tcW w:w="10071" w:type="dxa"/>
          </w:tcPr>
          <w:p w14:paraId="480F936F" w14:textId="77777777" w:rsidR="56F3FD81" w:rsidRDefault="56F3FD81" w:rsidP="56F3FD81">
            <w:pPr>
              <w:pStyle w:val="TableParagraph"/>
              <w:rPr>
                <w:rFonts w:cs="Times New Roman"/>
              </w:rPr>
            </w:pPr>
            <w:r w:rsidRPr="56F3FD81">
              <w:rPr>
                <w:rFonts w:cs="Times New Roman"/>
              </w:rPr>
              <w:t>Students</w:t>
            </w:r>
          </w:p>
        </w:tc>
      </w:tr>
      <w:tr w:rsidR="56F3FD81" w14:paraId="65E9B02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29D016D7" w14:textId="77777777" w:rsidR="56F3FD81" w:rsidRDefault="56F3FD81" w:rsidP="56F3FD81">
            <w:pPr>
              <w:pStyle w:val="TableParagraph"/>
              <w:spacing w:before="84"/>
              <w:rPr>
                <w:rFonts w:cs="Times New Roman"/>
              </w:rPr>
            </w:pPr>
            <w:r w:rsidRPr="56F3FD81">
              <w:rPr>
                <w:rFonts w:cs="Times New Roman"/>
              </w:rPr>
              <w:t>Parent User Story:</w:t>
            </w:r>
          </w:p>
        </w:tc>
        <w:tc>
          <w:tcPr>
            <w:tcW w:w="10071" w:type="dxa"/>
          </w:tcPr>
          <w:p w14:paraId="5FAAB174" w14:textId="2C79A34D" w:rsidR="56F3FD81" w:rsidRDefault="56F3FD81" w:rsidP="56F3FD81">
            <w:pPr>
              <w:pStyle w:val="TableParagraph"/>
              <w:spacing w:before="84"/>
              <w:rPr>
                <w:rFonts w:cs="Times New Roman"/>
              </w:rPr>
            </w:pPr>
            <w:proofErr w:type="spellStart"/>
            <w:r w:rsidRPr="078FCCC8">
              <w:rPr>
                <w:rFonts w:cs="Times New Roman"/>
              </w:rPr>
              <w:t>GradPlan</w:t>
            </w:r>
            <w:proofErr w:type="spellEnd"/>
            <w:r w:rsidRPr="56F3FD81">
              <w:rPr>
                <w:rFonts w:cs="Times New Roman"/>
              </w:rPr>
              <w:t>, Course</w:t>
            </w:r>
          </w:p>
          <w:p w14:paraId="53354F2E" w14:textId="77777777" w:rsidR="56F3FD81" w:rsidRDefault="56F3FD81" w:rsidP="56F3FD81">
            <w:pPr>
              <w:pStyle w:val="TableParagraph"/>
              <w:spacing w:before="84"/>
              <w:ind w:left="0"/>
              <w:rPr>
                <w:rFonts w:cs="Times New Roman"/>
              </w:rPr>
            </w:pPr>
          </w:p>
        </w:tc>
      </w:tr>
      <w:tr w:rsidR="56F3FD81" w14:paraId="4D53FEA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0269ECBA" w14:textId="77777777" w:rsidR="56F3FD81" w:rsidRDefault="56F3FD81" w:rsidP="56F3FD81">
            <w:pPr>
              <w:pStyle w:val="TableParagraph"/>
              <w:spacing w:line="259" w:lineRule="auto"/>
              <w:rPr>
                <w:rFonts w:cs="Times New Roman"/>
              </w:rPr>
            </w:pPr>
            <w:r w:rsidRPr="56F3FD81">
              <w:rPr>
                <w:rFonts w:cs="Times New Roman"/>
              </w:rPr>
              <w:t>Actor(s)/Persona(s):</w:t>
            </w:r>
          </w:p>
        </w:tc>
        <w:tc>
          <w:tcPr>
            <w:tcW w:w="10071" w:type="dxa"/>
          </w:tcPr>
          <w:p w14:paraId="476EAB2E" w14:textId="1A21CD9F" w:rsidR="56F3FD81" w:rsidRDefault="56F3FD81" w:rsidP="786E7B99">
            <w:pPr>
              <w:pStyle w:val="TableParagraph"/>
              <w:spacing w:line="259" w:lineRule="auto"/>
              <w:rPr>
                <w:rFonts w:cs="Times New Roman"/>
              </w:rPr>
            </w:pPr>
            <w:r w:rsidRPr="56F3FD81">
              <w:rPr>
                <w:rFonts w:cs="Times New Roman"/>
              </w:rPr>
              <w:t>Students</w:t>
            </w:r>
          </w:p>
        </w:tc>
      </w:tr>
      <w:tr w:rsidR="56F3FD81" w14:paraId="1EAD7A9B"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61010C61" w14:textId="77777777" w:rsidR="56F3FD81" w:rsidRDefault="56F3FD81" w:rsidP="56F3FD81">
            <w:pPr>
              <w:pStyle w:val="TableParagraph"/>
              <w:spacing w:before="84" w:line="259" w:lineRule="auto"/>
              <w:ind w:right="669"/>
              <w:rPr>
                <w:rFonts w:cs="Times New Roman"/>
              </w:rPr>
            </w:pPr>
            <w:r w:rsidRPr="56F3FD81">
              <w:rPr>
                <w:rFonts w:cs="Times New Roman"/>
              </w:rPr>
              <w:t>Pre-conditions/Product(s) Required:</w:t>
            </w:r>
          </w:p>
          <w:p w14:paraId="0EC2A49C" w14:textId="77777777" w:rsidR="56F3FD81" w:rsidRDefault="56F3FD81" w:rsidP="56F3FD81">
            <w:pPr>
              <w:pStyle w:val="TableParagraph"/>
              <w:rPr>
                <w:rFonts w:cs="Times New Roman"/>
              </w:rPr>
            </w:pPr>
          </w:p>
        </w:tc>
        <w:tc>
          <w:tcPr>
            <w:tcW w:w="10071" w:type="dxa"/>
          </w:tcPr>
          <w:p w14:paraId="784C37C3" w14:textId="0BE6A792" w:rsidR="7A20EFA1" w:rsidRDefault="7A20EFA1" w:rsidP="56F3FD81">
            <w:pPr>
              <w:pStyle w:val="TableParagraph"/>
              <w:rPr>
                <w:rFonts w:cs="Times New Roman"/>
              </w:rPr>
            </w:pPr>
            <w:r w:rsidRPr="56F3FD81">
              <w:rPr>
                <w:rFonts w:cs="Times New Roman"/>
              </w:rPr>
              <w:t>The users must be logged in</w:t>
            </w:r>
            <w:r w:rsidR="69FAE129" w:rsidRPr="56F3FD81">
              <w:rPr>
                <w:rFonts w:cs="Times New Roman"/>
              </w:rPr>
              <w:t>.</w:t>
            </w:r>
          </w:p>
          <w:p w14:paraId="36754B5D" w14:textId="2F87B2DD" w:rsidR="56F3FD81" w:rsidRDefault="56F3FD81" w:rsidP="56F3FD81">
            <w:pPr>
              <w:pStyle w:val="TableParagraph"/>
              <w:rPr>
                <w:rFonts w:cs="Times New Roman"/>
              </w:rPr>
            </w:pPr>
          </w:p>
        </w:tc>
      </w:tr>
      <w:tr w:rsidR="56F3FD81" w14:paraId="171EECA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26F07FF0" w14:textId="77777777" w:rsidR="56F3FD81" w:rsidRDefault="56F3FD81" w:rsidP="786E7B99">
            <w:pPr>
              <w:pStyle w:val="TableParagraph"/>
              <w:spacing w:line="259" w:lineRule="auto"/>
              <w:rPr>
                <w:rFonts w:cs="Times New Roman"/>
              </w:rPr>
            </w:pPr>
            <w:r w:rsidRPr="56F3FD81">
              <w:rPr>
                <w:rFonts w:cs="Times New Roman"/>
              </w:rPr>
              <w:t>Post-conditions/Product(s) Produced:</w:t>
            </w:r>
          </w:p>
        </w:tc>
        <w:tc>
          <w:tcPr>
            <w:tcW w:w="10071" w:type="dxa"/>
          </w:tcPr>
          <w:p w14:paraId="78AF03F6" w14:textId="5882FB91" w:rsidR="56F3FD81" w:rsidRDefault="56F3FD81" w:rsidP="56F3FD81">
            <w:pPr>
              <w:pStyle w:val="TableParagraph"/>
              <w:spacing w:before="84"/>
              <w:rPr>
                <w:rFonts w:cs="Times New Roman"/>
              </w:rPr>
            </w:pPr>
          </w:p>
        </w:tc>
      </w:tr>
      <w:tr w:rsidR="56F3FD81" w14:paraId="6AFBB61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0D463495" w14:textId="77777777" w:rsidR="56F3FD81" w:rsidRDefault="56F3FD81" w:rsidP="56F3FD81">
            <w:pPr>
              <w:pStyle w:val="TableParagraph"/>
              <w:rPr>
                <w:rFonts w:cs="Times New Roman"/>
              </w:rPr>
            </w:pPr>
            <w:r w:rsidRPr="56F3FD81">
              <w:rPr>
                <w:rFonts w:cs="Times New Roman"/>
              </w:rPr>
              <w:t>Links:</w:t>
            </w:r>
          </w:p>
          <w:p w14:paraId="63F22CFD" w14:textId="77777777" w:rsidR="56F3FD81" w:rsidRDefault="56F3FD81" w:rsidP="56F3FD81">
            <w:pPr>
              <w:pStyle w:val="TableParagraph"/>
              <w:spacing w:line="259" w:lineRule="auto"/>
              <w:rPr>
                <w:rFonts w:cs="Times New Roman"/>
              </w:rPr>
            </w:pPr>
          </w:p>
        </w:tc>
        <w:tc>
          <w:tcPr>
            <w:tcW w:w="10071" w:type="dxa"/>
          </w:tcPr>
          <w:p w14:paraId="26F79B4C" w14:textId="205E3552" w:rsidR="56F3FD81" w:rsidRDefault="56F3FD81" w:rsidP="786E7B99">
            <w:pPr>
              <w:pStyle w:val="TableParagraph"/>
              <w:spacing w:line="259" w:lineRule="auto"/>
              <w:rPr>
                <w:rFonts w:cs="Times New Roman"/>
              </w:rPr>
            </w:pPr>
            <w:r w:rsidRPr="56F3FD81">
              <w:rPr>
                <w:rFonts w:cs="Times New Roman"/>
              </w:rPr>
              <w:t>None</w:t>
            </w:r>
          </w:p>
        </w:tc>
      </w:tr>
      <w:tr w:rsidR="56F3FD81" w14:paraId="034BB83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706F70D5" w14:textId="77777777" w:rsidR="56F3FD81" w:rsidRDefault="56F3FD81" w:rsidP="56F3FD81">
            <w:pPr>
              <w:pStyle w:val="TableParagraph"/>
              <w:rPr>
                <w:rFonts w:cs="Times New Roman"/>
              </w:rPr>
            </w:pPr>
            <w:r w:rsidRPr="56F3FD81">
              <w:rPr>
                <w:rFonts w:cs="Times New Roman"/>
              </w:rPr>
              <w:t>SRS Document</w:t>
            </w:r>
          </w:p>
          <w:p w14:paraId="05AAAE10" w14:textId="77777777" w:rsidR="56F3FD81" w:rsidRDefault="56F3FD81" w:rsidP="56F3FD81">
            <w:pPr>
              <w:pStyle w:val="TableParagraph"/>
              <w:spacing w:line="259" w:lineRule="auto"/>
              <w:rPr>
                <w:rFonts w:cs="Times New Roman"/>
              </w:rPr>
            </w:pPr>
          </w:p>
        </w:tc>
        <w:tc>
          <w:tcPr>
            <w:tcW w:w="10071" w:type="dxa"/>
          </w:tcPr>
          <w:p w14:paraId="1409F8A6" w14:textId="14997A87" w:rsidR="56F3FD81" w:rsidRDefault="56F3FD81" w:rsidP="56F3FD81">
            <w:pPr>
              <w:pStyle w:val="TableParagraph"/>
              <w:rPr>
                <w:rFonts w:ascii="Times" w:eastAsia="Times" w:hAnsi="Times" w:cs="Times"/>
              </w:rPr>
            </w:pPr>
            <w:r w:rsidRPr="56F3FD81">
              <w:rPr>
                <w:rFonts w:ascii="Times" w:eastAsia="Times" w:hAnsi="Times" w:cs="Times"/>
              </w:rPr>
              <w:t xml:space="preserve">REQ – </w:t>
            </w:r>
            <w:r w:rsidR="12564EDF" w:rsidRPr="56F3FD81">
              <w:rPr>
                <w:rFonts w:ascii="Times" w:eastAsia="Times" w:hAnsi="Times" w:cs="Times"/>
              </w:rPr>
              <w:t>15, 16, 49, 50, 51, 52</w:t>
            </w:r>
          </w:p>
        </w:tc>
      </w:tr>
      <w:tr w:rsidR="56F3FD81" w14:paraId="2AC404E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13C2212B" w14:textId="77777777" w:rsidR="56F3FD81" w:rsidRDefault="56F3FD81" w:rsidP="786E7B99">
            <w:pPr>
              <w:pStyle w:val="TableParagraph"/>
              <w:spacing w:line="259" w:lineRule="auto"/>
              <w:rPr>
                <w:rFonts w:cs="Times New Roman"/>
              </w:rPr>
            </w:pPr>
            <w:r w:rsidRPr="56F3FD81">
              <w:rPr>
                <w:rFonts w:cs="Times New Roman"/>
              </w:rPr>
              <w:t>Description/Notes:</w:t>
            </w:r>
          </w:p>
          <w:p w14:paraId="4B6A23F3" w14:textId="77777777" w:rsidR="56F3FD81" w:rsidRDefault="56F3FD81" w:rsidP="56F3FD81">
            <w:pPr>
              <w:pStyle w:val="TableParagraph"/>
              <w:spacing w:line="259" w:lineRule="auto"/>
              <w:rPr>
                <w:rFonts w:cs="Times New Roman"/>
              </w:rPr>
            </w:pPr>
          </w:p>
        </w:tc>
        <w:tc>
          <w:tcPr>
            <w:tcW w:w="10071" w:type="dxa"/>
          </w:tcPr>
          <w:p w14:paraId="4CCB8CB8" w14:textId="24E9B551" w:rsidR="73CE2638" w:rsidRDefault="73CE2638" w:rsidP="56F3FD81">
            <w:pPr>
              <w:pStyle w:val="TableParagraph"/>
              <w:rPr>
                <w:rFonts w:cs="Times New Roman"/>
                <w:szCs w:val="24"/>
              </w:rPr>
            </w:pPr>
            <w:r w:rsidRPr="56F3FD81">
              <w:rPr>
                <w:rFonts w:cs="Times New Roman"/>
                <w:szCs w:val="24"/>
              </w:rPr>
              <w:t>Contains a detailed description of the course provided by the department.</w:t>
            </w:r>
          </w:p>
        </w:tc>
      </w:tr>
    </w:tbl>
    <w:p w14:paraId="5B49FE92" w14:textId="25324862" w:rsidR="00C36D9F" w:rsidRPr="00C36D9F" w:rsidRDefault="00C36D9F" w:rsidP="00C36D9F">
      <w:pPr>
        <w:ind w:left="319"/>
        <w:rPr>
          <w:rFonts w:cs="Times New Roman"/>
          <w:b/>
        </w:rPr>
      </w:pPr>
    </w:p>
    <w:p w14:paraId="083CA2CF" w14:textId="77777777" w:rsidR="004E2B69" w:rsidRDefault="004E2B69" w:rsidP="00271466">
      <w:pPr>
        <w:ind w:left="0"/>
        <w:rPr>
          <w:rFonts w:cs="Times New Roman"/>
          <w:b/>
        </w:rPr>
      </w:pPr>
    </w:p>
    <w:p w14:paraId="5160D496" w14:textId="77777777" w:rsidR="00271466" w:rsidRDefault="00271466" w:rsidP="00271466">
      <w:pPr>
        <w:ind w:left="0"/>
        <w:rPr>
          <w:rFonts w:cs="Times New Roman"/>
          <w:b/>
        </w:rPr>
      </w:pPr>
    </w:p>
    <w:p w14:paraId="462AAC7D" w14:textId="36552D79" w:rsidR="00712B66" w:rsidRPr="00AA4A52" w:rsidRDefault="00712B66" w:rsidP="00EE79C3">
      <w:pPr>
        <w:pStyle w:val="Heading3"/>
        <w:numPr>
          <w:ilvl w:val="2"/>
          <w:numId w:val="19"/>
        </w:numPr>
        <w:spacing w:after="240"/>
        <w:ind w:left="1560" w:hanging="709"/>
        <w:rPr>
          <w:b/>
          <w:bCs w:val="0"/>
          <w:sz w:val="28"/>
          <w:szCs w:val="32"/>
        </w:rPr>
      </w:pPr>
      <w:bookmarkStart w:id="45" w:name="_Toc46337660"/>
      <w:r w:rsidRPr="00AA4A52">
        <w:rPr>
          <w:b/>
          <w:bCs w:val="0"/>
          <w:sz w:val="28"/>
          <w:szCs w:val="32"/>
        </w:rPr>
        <w:lastRenderedPageBreak/>
        <w:t>Required Classes (41)</w:t>
      </w:r>
      <w:bookmarkEnd w:id="45"/>
    </w:p>
    <w:tbl>
      <w:tblPr>
        <w:tblStyle w:val="Team3"/>
        <w:tblW w:w="0" w:type="auto"/>
        <w:tblLayout w:type="fixed"/>
        <w:tblLook w:val="01E0" w:firstRow="1" w:lastRow="1" w:firstColumn="1" w:lastColumn="1" w:noHBand="0" w:noVBand="0"/>
      </w:tblPr>
      <w:tblGrid>
        <w:gridCol w:w="3635"/>
        <w:gridCol w:w="9973"/>
      </w:tblGrid>
      <w:tr w:rsidR="56F3FD81" w14:paraId="01F9DE17"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3B67A6EF" w14:textId="77777777" w:rsidR="56F3FD81" w:rsidRPr="00D973CB" w:rsidRDefault="56F3FD81" w:rsidP="56F3FD81">
            <w:pPr>
              <w:pStyle w:val="TableParagraph"/>
              <w:ind w:left="1427" w:right="1416"/>
              <w:jc w:val="center"/>
              <w:rPr>
                <w:rFonts w:cs="Times New Roman"/>
                <w:sz w:val="28"/>
                <w:szCs w:val="28"/>
              </w:rPr>
            </w:pPr>
            <w:r w:rsidRPr="00D973CB">
              <w:rPr>
                <w:rFonts w:cs="Times New Roman"/>
                <w:bCs/>
                <w:sz w:val="28"/>
                <w:szCs w:val="28"/>
              </w:rPr>
              <w:t>Data</w:t>
            </w:r>
          </w:p>
        </w:tc>
        <w:tc>
          <w:tcPr>
            <w:tcW w:w="9973" w:type="dxa"/>
          </w:tcPr>
          <w:p w14:paraId="1015CDB1" w14:textId="77777777" w:rsidR="56F3FD81" w:rsidRPr="00D973CB" w:rsidRDefault="56F3FD81" w:rsidP="00A84384">
            <w:pPr>
              <w:pStyle w:val="TableParagraph"/>
              <w:ind w:left="4122" w:right="4108"/>
              <w:jc w:val="center"/>
              <w:rPr>
                <w:rFonts w:cs="Times New Roman"/>
                <w:sz w:val="28"/>
                <w:szCs w:val="28"/>
              </w:rPr>
            </w:pPr>
            <w:r w:rsidRPr="00A84384">
              <w:rPr>
                <w:rFonts w:cs="Times New Roman"/>
                <w:bCs/>
                <w:sz w:val="28"/>
                <w:szCs w:val="24"/>
              </w:rPr>
              <w:t>Description</w:t>
            </w:r>
          </w:p>
        </w:tc>
      </w:tr>
      <w:tr w:rsidR="56F3FD81" w14:paraId="2F2E7BBE" w14:textId="77777777" w:rsidTr="10938796">
        <w:trPr>
          <w:cnfStyle w:val="000000100000" w:firstRow="0" w:lastRow="0" w:firstColumn="0" w:lastColumn="0" w:oddVBand="0" w:evenVBand="0" w:oddHBand="1" w:evenHBand="0" w:firstRowFirstColumn="0" w:firstRowLastColumn="0" w:lastRowFirstColumn="0" w:lastRowLastColumn="0"/>
          <w:trHeight w:val="789"/>
        </w:trPr>
        <w:tc>
          <w:tcPr>
            <w:tcW w:w="3635" w:type="dxa"/>
          </w:tcPr>
          <w:p w14:paraId="11BE7F54" w14:textId="77777777" w:rsidR="56F3FD81" w:rsidRDefault="56F3FD81" w:rsidP="56F3FD81">
            <w:pPr>
              <w:pStyle w:val="TableParagraph"/>
              <w:spacing w:before="0"/>
              <w:ind w:left="0"/>
              <w:rPr>
                <w:rFonts w:cs="Times New Roman"/>
                <w:b/>
                <w:bCs/>
                <w:sz w:val="28"/>
                <w:szCs w:val="28"/>
              </w:rPr>
            </w:pPr>
          </w:p>
          <w:p w14:paraId="31605403" w14:textId="77777777" w:rsidR="56F3FD81" w:rsidRDefault="56F3FD81" w:rsidP="56F3FD81">
            <w:pPr>
              <w:pStyle w:val="TableParagraph"/>
              <w:spacing w:before="0"/>
              <w:ind w:left="0"/>
              <w:rPr>
                <w:rFonts w:cs="Times New Roman"/>
                <w:b/>
                <w:bCs/>
                <w:sz w:val="28"/>
                <w:szCs w:val="28"/>
              </w:rPr>
            </w:pPr>
          </w:p>
          <w:p w14:paraId="77B51C7C" w14:textId="77777777" w:rsidR="56F3FD81" w:rsidRDefault="56F3FD81" w:rsidP="56F3FD81">
            <w:pPr>
              <w:pStyle w:val="TableParagraph"/>
              <w:spacing w:before="0"/>
              <w:ind w:left="0"/>
              <w:rPr>
                <w:rFonts w:cs="Times New Roman"/>
                <w:b/>
                <w:bCs/>
                <w:sz w:val="28"/>
                <w:szCs w:val="28"/>
              </w:rPr>
            </w:pPr>
          </w:p>
          <w:p w14:paraId="7EA09941" w14:textId="77777777" w:rsidR="56F3FD81" w:rsidRDefault="56F3FD81" w:rsidP="56F3FD81">
            <w:pPr>
              <w:pStyle w:val="TableParagraph"/>
              <w:spacing w:before="0"/>
              <w:ind w:left="0"/>
              <w:rPr>
                <w:rFonts w:cs="Times New Roman"/>
                <w:b/>
                <w:bCs/>
                <w:sz w:val="28"/>
                <w:szCs w:val="28"/>
              </w:rPr>
            </w:pPr>
          </w:p>
          <w:p w14:paraId="4192A699" w14:textId="77777777" w:rsidR="56F3FD81" w:rsidRDefault="56F3FD81" w:rsidP="56F3FD81">
            <w:pPr>
              <w:pStyle w:val="TableParagraph"/>
              <w:spacing w:before="0"/>
              <w:ind w:left="0"/>
              <w:rPr>
                <w:rFonts w:cs="Times New Roman"/>
                <w:b/>
                <w:bCs/>
                <w:sz w:val="28"/>
                <w:szCs w:val="28"/>
              </w:rPr>
            </w:pPr>
          </w:p>
          <w:p w14:paraId="7891EE17" w14:textId="77777777" w:rsidR="56F3FD81" w:rsidRDefault="56F3FD81" w:rsidP="56F3FD81">
            <w:pPr>
              <w:pStyle w:val="TableParagraph"/>
              <w:spacing w:before="0"/>
              <w:ind w:left="0"/>
              <w:rPr>
                <w:rFonts w:cs="Times New Roman"/>
                <w:b/>
                <w:bCs/>
                <w:sz w:val="28"/>
                <w:szCs w:val="28"/>
              </w:rPr>
            </w:pPr>
          </w:p>
          <w:p w14:paraId="2F8245C7" w14:textId="77777777" w:rsidR="56F3FD81" w:rsidRDefault="56F3FD81" w:rsidP="56F3FD81">
            <w:pPr>
              <w:pStyle w:val="TableParagraph"/>
              <w:spacing w:before="1"/>
              <w:ind w:left="0"/>
              <w:rPr>
                <w:rFonts w:cs="Times New Roman"/>
                <w:b/>
                <w:bCs/>
                <w:sz w:val="38"/>
                <w:szCs w:val="38"/>
              </w:rPr>
            </w:pPr>
          </w:p>
          <w:p w14:paraId="29A48EB6" w14:textId="176C18DB" w:rsidR="56F3FD81" w:rsidRDefault="1A255CE2" w:rsidP="56F3FD81">
            <w:pPr>
              <w:pStyle w:val="TableParagraph"/>
              <w:spacing w:before="0"/>
              <w:rPr>
                <w:rFonts w:cs="Times New Roman"/>
              </w:rPr>
            </w:pPr>
            <w:r w:rsidRPr="078FCCC8">
              <w:rPr>
                <w:rFonts w:cs="Times New Roman"/>
              </w:rPr>
              <w:t>Screenshot</w:t>
            </w:r>
            <w:r w:rsidR="56F3FD81" w:rsidRPr="56F3FD81">
              <w:rPr>
                <w:rFonts w:cs="Times New Roman"/>
              </w:rPr>
              <w:t>/Mockup:</w:t>
            </w:r>
          </w:p>
        </w:tc>
        <w:tc>
          <w:tcPr>
            <w:tcW w:w="9973" w:type="dxa"/>
          </w:tcPr>
          <w:p w14:paraId="60D1F0C7" w14:textId="08AB354B" w:rsidR="1F2D1460" w:rsidRDefault="712F0A60" w:rsidP="00F22A65">
            <w:pPr>
              <w:pStyle w:val="TableParagraph"/>
              <w:spacing w:before="0"/>
              <w:ind w:left="225"/>
            </w:pPr>
            <w:r>
              <w:rPr>
                <w:noProof/>
              </w:rPr>
              <w:drawing>
                <wp:inline distT="0" distB="0" distL="0" distR="0" wp14:anchorId="60B6A471" wp14:editId="46A390CD">
                  <wp:extent cx="2822472" cy="4533900"/>
                  <wp:effectExtent l="0" t="0" r="0" b="0"/>
                  <wp:docPr id="475321133" name="Picture 116417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178197"/>
                          <pic:cNvPicPr/>
                        </pic:nvPicPr>
                        <pic:blipFill>
                          <a:blip r:embed="rId34">
                            <a:extLst>
                              <a:ext uri="{28A0092B-C50C-407E-A947-70E740481C1C}">
                                <a14:useLocalDpi xmlns:a14="http://schemas.microsoft.com/office/drawing/2010/main" val="0"/>
                              </a:ext>
                            </a:extLst>
                          </a:blip>
                          <a:stretch>
                            <a:fillRect/>
                          </a:stretch>
                        </pic:blipFill>
                        <pic:spPr>
                          <a:xfrm>
                            <a:off x="0" y="0"/>
                            <a:ext cx="2822472" cy="4533900"/>
                          </a:xfrm>
                          <a:prstGeom prst="rect">
                            <a:avLst/>
                          </a:prstGeom>
                        </pic:spPr>
                      </pic:pic>
                    </a:graphicData>
                  </a:graphic>
                </wp:inline>
              </w:drawing>
            </w:r>
          </w:p>
          <w:p w14:paraId="25F9CE8C" w14:textId="08AB354B" w:rsidR="1F2D1460" w:rsidRDefault="0ECA2670" w:rsidP="00F22A65">
            <w:pPr>
              <w:pStyle w:val="TableParagraph"/>
              <w:spacing w:before="0"/>
              <w:ind w:left="225"/>
              <w:rPr>
                <w:i/>
              </w:rPr>
            </w:pPr>
            <w:r w:rsidRPr="2E7A0C8E">
              <w:rPr>
                <w:i/>
              </w:rPr>
              <w:t>Figure 7 Required classes screenshot</w:t>
            </w:r>
          </w:p>
          <w:p w14:paraId="64D4BCC8" w14:textId="06D49F8E" w:rsidR="1F2D1460" w:rsidRDefault="1F2D1460" w:rsidP="00F22A65">
            <w:pPr>
              <w:pStyle w:val="TableParagraph"/>
              <w:spacing w:before="0"/>
              <w:ind w:left="225"/>
            </w:pPr>
          </w:p>
        </w:tc>
      </w:tr>
      <w:tr w:rsidR="56F3FD81" w14:paraId="7E6D483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C92049E" w14:textId="77777777" w:rsidR="56F3FD81" w:rsidRDefault="56F3FD81" w:rsidP="56F3FD81">
            <w:pPr>
              <w:pStyle w:val="TableParagraph"/>
              <w:rPr>
                <w:rFonts w:cs="Times New Roman"/>
              </w:rPr>
            </w:pPr>
            <w:r w:rsidRPr="56F3FD81">
              <w:rPr>
                <w:rFonts w:cs="Times New Roman"/>
              </w:rPr>
              <w:lastRenderedPageBreak/>
              <w:t>Page Title:</w:t>
            </w:r>
          </w:p>
        </w:tc>
        <w:tc>
          <w:tcPr>
            <w:tcW w:w="9973" w:type="dxa"/>
          </w:tcPr>
          <w:p w14:paraId="28976A52" w14:textId="69FD614A" w:rsidR="56F3FD81" w:rsidRDefault="3A3C1334" w:rsidP="786E7B99">
            <w:pPr>
              <w:pStyle w:val="TableParagraph"/>
              <w:spacing w:line="259" w:lineRule="auto"/>
              <w:rPr>
                <w:rFonts w:cs="Times New Roman"/>
              </w:rPr>
            </w:pPr>
            <w:r w:rsidRPr="56F3FD81">
              <w:rPr>
                <w:rFonts w:cs="Times New Roman"/>
              </w:rPr>
              <w:t>List of Required Courses for Students Degree</w:t>
            </w:r>
          </w:p>
        </w:tc>
      </w:tr>
      <w:tr w:rsidR="56F3FD81" w14:paraId="77AE1222"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9B24124" w14:textId="77777777" w:rsidR="56F3FD81" w:rsidRDefault="56F3FD81" w:rsidP="56F3FD81">
            <w:pPr>
              <w:pStyle w:val="TableParagraph"/>
              <w:rPr>
                <w:rFonts w:cs="Times New Roman"/>
              </w:rPr>
            </w:pPr>
            <w:r w:rsidRPr="56F3FD81">
              <w:rPr>
                <w:rFonts w:cs="Times New Roman"/>
              </w:rPr>
              <w:t>Author:</w:t>
            </w:r>
          </w:p>
        </w:tc>
        <w:tc>
          <w:tcPr>
            <w:tcW w:w="9973" w:type="dxa"/>
          </w:tcPr>
          <w:p w14:paraId="37BF9F64" w14:textId="5E7836BA" w:rsidR="13B5C3A1" w:rsidRDefault="0C661BDC" w:rsidP="56F3FD81">
            <w:pPr>
              <w:pStyle w:val="TableParagraph"/>
              <w:rPr>
                <w:rFonts w:cs="Times New Roman"/>
              </w:rPr>
            </w:pPr>
            <w:r w:rsidRPr="1DB5D3D0">
              <w:rPr>
                <w:rFonts w:cs="Times New Roman"/>
              </w:rPr>
              <w:t>Team 0</w:t>
            </w:r>
            <w:r w:rsidR="1C3FE0FB" w:rsidRPr="1DB5D3D0">
              <w:rPr>
                <w:rFonts w:cs="Times New Roman"/>
              </w:rPr>
              <w:t>2</w:t>
            </w:r>
          </w:p>
        </w:tc>
      </w:tr>
      <w:tr w:rsidR="56F3FD81" w14:paraId="76E2B338"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2AC5724" w14:textId="2EDEE739" w:rsidR="56F3FD81" w:rsidRDefault="56F3FD81" w:rsidP="56F3FD81">
            <w:pPr>
              <w:pStyle w:val="TableParagraph"/>
              <w:rPr>
                <w:rFonts w:cs="Times New Roman"/>
              </w:rPr>
            </w:pPr>
            <w:r w:rsidRPr="56F3FD81">
              <w:rPr>
                <w:rFonts w:cs="Times New Roman"/>
              </w:rPr>
              <w:t>Type:</w:t>
            </w:r>
          </w:p>
        </w:tc>
        <w:tc>
          <w:tcPr>
            <w:tcW w:w="9973" w:type="dxa"/>
          </w:tcPr>
          <w:p w14:paraId="63E30F61" w14:textId="4932A19C" w:rsidR="43561603" w:rsidRDefault="43561603" w:rsidP="786E7B99">
            <w:pPr>
              <w:pStyle w:val="TableParagraph"/>
              <w:spacing w:line="259" w:lineRule="auto"/>
              <w:rPr>
                <w:rFonts w:cs="Times New Roman"/>
              </w:rPr>
            </w:pPr>
            <w:r w:rsidRPr="56F3FD81">
              <w:rPr>
                <w:rFonts w:cs="Times New Roman"/>
              </w:rPr>
              <w:t>Course</w:t>
            </w:r>
          </w:p>
        </w:tc>
      </w:tr>
      <w:tr w:rsidR="56F3FD81" w14:paraId="14316F4B"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9F03D75" w14:textId="77777777" w:rsidR="56F3FD81" w:rsidRDefault="56F3FD81" w:rsidP="786E7B99">
            <w:pPr>
              <w:pStyle w:val="TableParagraph"/>
              <w:spacing w:line="259" w:lineRule="auto"/>
              <w:rPr>
                <w:rFonts w:cs="Times New Roman"/>
              </w:rPr>
            </w:pPr>
            <w:r w:rsidRPr="56F3FD81">
              <w:rPr>
                <w:rFonts w:cs="Times New Roman"/>
              </w:rPr>
              <w:t>Purpose:</w:t>
            </w:r>
          </w:p>
        </w:tc>
        <w:tc>
          <w:tcPr>
            <w:tcW w:w="9973" w:type="dxa"/>
          </w:tcPr>
          <w:p w14:paraId="76115E95" w14:textId="37C18CAD" w:rsidR="56F3FD81" w:rsidRDefault="56F3FD81" w:rsidP="56F3FD81">
            <w:pPr>
              <w:pStyle w:val="TableParagraph"/>
              <w:rPr>
                <w:rFonts w:cs="Times New Roman"/>
              </w:rPr>
            </w:pPr>
            <w:r w:rsidRPr="56F3FD81">
              <w:rPr>
                <w:rFonts w:cs="Times New Roman"/>
              </w:rPr>
              <w:t>Help t</w:t>
            </w:r>
            <w:r w:rsidR="69D89BE9" w:rsidRPr="56F3FD81">
              <w:rPr>
                <w:rFonts w:cs="Times New Roman"/>
              </w:rPr>
              <w:t xml:space="preserve">he user understand the required courses for their degrees. </w:t>
            </w:r>
          </w:p>
        </w:tc>
      </w:tr>
      <w:tr w:rsidR="56F3FD81" w14:paraId="3C89F18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896228F" w14:textId="77777777" w:rsidR="56F3FD81" w:rsidRDefault="56F3FD81" w:rsidP="56F3FD81">
            <w:pPr>
              <w:pStyle w:val="TableParagraph"/>
              <w:spacing w:before="87"/>
              <w:rPr>
                <w:rFonts w:cs="Times New Roman"/>
              </w:rPr>
            </w:pPr>
            <w:r w:rsidRPr="56F3FD81">
              <w:rPr>
                <w:rFonts w:cs="Times New Roman"/>
              </w:rPr>
              <w:t>Stakeholders:</w:t>
            </w:r>
          </w:p>
          <w:p w14:paraId="54183C7C" w14:textId="77777777" w:rsidR="56F3FD81" w:rsidRDefault="56F3FD81" w:rsidP="56F3FD81">
            <w:pPr>
              <w:pStyle w:val="TableParagraph"/>
              <w:rPr>
                <w:rFonts w:cs="Times New Roman"/>
              </w:rPr>
            </w:pPr>
          </w:p>
        </w:tc>
        <w:tc>
          <w:tcPr>
            <w:tcW w:w="9973" w:type="dxa"/>
          </w:tcPr>
          <w:p w14:paraId="5D05FFF8" w14:textId="77777777" w:rsidR="56F3FD81" w:rsidRDefault="56F3FD81" w:rsidP="56F3FD81">
            <w:pPr>
              <w:pStyle w:val="TableParagraph"/>
              <w:rPr>
                <w:rFonts w:cs="Times New Roman"/>
              </w:rPr>
            </w:pPr>
            <w:r w:rsidRPr="56F3FD81">
              <w:rPr>
                <w:rFonts w:cs="Times New Roman"/>
              </w:rPr>
              <w:t>Students</w:t>
            </w:r>
          </w:p>
        </w:tc>
      </w:tr>
      <w:tr w:rsidR="56F3FD81" w14:paraId="4AA7F243"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A52FF40" w14:textId="77777777" w:rsidR="56F3FD81" w:rsidRDefault="56F3FD81" w:rsidP="56F3FD81">
            <w:pPr>
              <w:pStyle w:val="TableParagraph"/>
              <w:spacing w:before="84"/>
              <w:rPr>
                <w:rFonts w:cs="Times New Roman"/>
              </w:rPr>
            </w:pPr>
            <w:r w:rsidRPr="56F3FD81">
              <w:rPr>
                <w:rFonts w:cs="Times New Roman"/>
              </w:rPr>
              <w:t>Parent User Story:</w:t>
            </w:r>
          </w:p>
        </w:tc>
        <w:tc>
          <w:tcPr>
            <w:tcW w:w="9973" w:type="dxa"/>
          </w:tcPr>
          <w:p w14:paraId="08AECA3C" w14:textId="2B5D6616" w:rsidR="19A4B814" w:rsidRDefault="19A4B814" w:rsidP="56F3FD81">
            <w:pPr>
              <w:pStyle w:val="TableParagraph"/>
              <w:spacing w:before="84"/>
              <w:rPr>
                <w:rFonts w:cs="Times New Roman"/>
              </w:rPr>
            </w:pPr>
            <w:proofErr w:type="spellStart"/>
            <w:r w:rsidRPr="078FCCC8">
              <w:rPr>
                <w:rFonts w:cs="Times New Roman"/>
              </w:rPr>
              <w:t>GradPlan</w:t>
            </w:r>
            <w:proofErr w:type="spellEnd"/>
          </w:p>
          <w:p w14:paraId="78C7CB7A" w14:textId="77777777" w:rsidR="56F3FD81" w:rsidRDefault="56F3FD81" w:rsidP="56F3FD81">
            <w:pPr>
              <w:pStyle w:val="TableParagraph"/>
              <w:spacing w:before="84"/>
              <w:ind w:left="0"/>
              <w:rPr>
                <w:rFonts w:cs="Times New Roman"/>
              </w:rPr>
            </w:pPr>
          </w:p>
        </w:tc>
      </w:tr>
      <w:tr w:rsidR="56F3FD81" w14:paraId="6896541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4B2D97F" w14:textId="77777777" w:rsidR="56F3FD81" w:rsidRDefault="56F3FD81" w:rsidP="56F3FD81">
            <w:pPr>
              <w:pStyle w:val="TableParagraph"/>
              <w:spacing w:line="259" w:lineRule="auto"/>
              <w:rPr>
                <w:rFonts w:cs="Times New Roman"/>
              </w:rPr>
            </w:pPr>
            <w:r w:rsidRPr="56F3FD81">
              <w:rPr>
                <w:rFonts w:cs="Times New Roman"/>
              </w:rPr>
              <w:t>Actor(s)/Persona(s):</w:t>
            </w:r>
          </w:p>
        </w:tc>
        <w:tc>
          <w:tcPr>
            <w:tcW w:w="9973" w:type="dxa"/>
          </w:tcPr>
          <w:p w14:paraId="6463E498" w14:textId="32606699" w:rsidR="56F3FD81" w:rsidRDefault="56F3FD81" w:rsidP="786E7B99">
            <w:pPr>
              <w:pStyle w:val="TableParagraph"/>
              <w:spacing w:line="259" w:lineRule="auto"/>
              <w:rPr>
                <w:rFonts w:cs="Times New Roman"/>
              </w:rPr>
            </w:pPr>
            <w:r w:rsidRPr="56F3FD81">
              <w:rPr>
                <w:rFonts w:cs="Times New Roman"/>
              </w:rPr>
              <w:t>Students</w:t>
            </w:r>
          </w:p>
        </w:tc>
      </w:tr>
      <w:tr w:rsidR="56F3FD81" w14:paraId="33302603"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8319317" w14:textId="77777777" w:rsidR="56F3FD81" w:rsidRDefault="56F3FD81" w:rsidP="56F3FD81">
            <w:pPr>
              <w:pStyle w:val="TableParagraph"/>
              <w:spacing w:before="84" w:line="259" w:lineRule="auto"/>
              <w:ind w:right="669"/>
              <w:rPr>
                <w:rFonts w:cs="Times New Roman"/>
              </w:rPr>
            </w:pPr>
            <w:r w:rsidRPr="56F3FD81">
              <w:rPr>
                <w:rFonts w:cs="Times New Roman"/>
              </w:rPr>
              <w:t>Pre-conditions/Product(s) Required:</w:t>
            </w:r>
          </w:p>
          <w:p w14:paraId="4D539026" w14:textId="77777777" w:rsidR="56F3FD81" w:rsidRDefault="56F3FD81" w:rsidP="56F3FD81">
            <w:pPr>
              <w:pStyle w:val="TableParagraph"/>
              <w:rPr>
                <w:rFonts w:cs="Times New Roman"/>
              </w:rPr>
            </w:pPr>
          </w:p>
        </w:tc>
        <w:tc>
          <w:tcPr>
            <w:tcW w:w="9973" w:type="dxa"/>
          </w:tcPr>
          <w:p w14:paraId="6B054FA4" w14:textId="26FCA413" w:rsidR="56F3FD81" w:rsidRDefault="56F3FD81" w:rsidP="56F3FD81">
            <w:pPr>
              <w:pStyle w:val="TableParagraph"/>
              <w:rPr>
                <w:rFonts w:cs="Times New Roman"/>
              </w:rPr>
            </w:pPr>
            <w:r w:rsidRPr="56F3FD81">
              <w:rPr>
                <w:rFonts w:cs="Times New Roman"/>
              </w:rPr>
              <w:t xml:space="preserve">The users must </w:t>
            </w:r>
            <w:r w:rsidR="2587677C" w:rsidRPr="56F3FD81">
              <w:rPr>
                <w:rFonts w:cs="Times New Roman"/>
              </w:rPr>
              <w:t>be logged in to view their own personal grad plan and then expand the requirements for their degree path</w:t>
            </w:r>
            <w:r w:rsidRPr="56F3FD81">
              <w:rPr>
                <w:rFonts w:cs="Times New Roman"/>
              </w:rPr>
              <w:t>.</w:t>
            </w:r>
          </w:p>
        </w:tc>
      </w:tr>
      <w:tr w:rsidR="56F3FD81" w14:paraId="326F88E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253FD6F" w14:textId="77777777" w:rsidR="56F3FD81" w:rsidRDefault="56F3FD81" w:rsidP="56F3FD81">
            <w:pPr>
              <w:pStyle w:val="TableParagraph"/>
              <w:spacing w:before="84" w:line="259" w:lineRule="auto"/>
              <w:ind w:right="633"/>
              <w:rPr>
                <w:rFonts w:cs="Times New Roman"/>
              </w:rPr>
            </w:pPr>
            <w:r w:rsidRPr="56F3FD81">
              <w:rPr>
                <w:rFonts w:cs="Times New Roman"/>
              </w:rPr>
              <w:t>Post-conditions/Product(s) Produced:</w:t>
            </w:r>
          </w:p>
        </w:tc>
        <w:tc>
          <w:tcPr>
            <w:tcW w:w="9973" w:type="dxa"/>
          </w:tcPr>
          <w:p w14:paraId="6E4B9D23" w14:textId="1517FF4E" w:rsidR="06429E6A" w:rsidRDefault="06429E6A" w:rsidP="56F3FD81">
            <w:pPr>
              <w:pStyle w:val="TableParagraph"/>
              <w:spacing w:before="84"/>
              <w:rPr>
                <w:rFonts w:cs="Times New Roman"/>
              </w:rPr>
            </w:pPr>
            <w:r w:rsidRPr="56F3FD81">
              <w:rPr>
                <w:rFonts w:cs="Times New Roman"/>
              </w:rPr>
              <w:t xml:space="preserve">The user can drag and drop course selections into their grad plan for future semesters and </w:t>
            </w:r>
            <w:r w:rsidR="1B8F3AAD" w:rsidRPr="56F3FD81">
              <w:rPr>
                <w:rFonts w:cs="Times New Roman"/>
              </w:rPr>
              <w:t>be informed if that class is available and any course pre-</w:t>
            </w:r>
            <w:r w:rsidR="4EC4E870" w:rsidRPr="078FCCC8">
              <w:rPr>
                <w:rFonts w:cs="Times New Roman"/>
              </w:rPr>
              <w:t>requisites</w:t>
            </w:r>
            <w:r w:rsidR="1B8F3AAD" w:rsidRPr="56F3FD81">
              <w:rPr>
                <w:rFonts w:cs="Times New Roman"/>
              </w:rPr>
              <w:t>.</w:t>
            </w:r>
          </w:p>
        </w:tc>
      </w:tr>
      <w:tr w:rsidR="56F3FD81" w14:paraId="11B3D5B0"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0CE0A68" w14:textId="77777777" w:rsidR="56F3FD81" w:rsidRDefault="56F3FD81" w:rsidP="56F3FD81">
            <w:pPr>
              <w:pStyle w:val="TableParagraph"/>
              <w:rPr>
                <w:rFonts w:cs="Times New Roman"/>
              </w:rPr>
            </w:pPr>
            <w:r w:rsidRPr="56F3FD81">
              <w:rPr>
                <w:rFonts w:cs="Times New Roman"/>
              </w:rPr>
              <w:t>Links:</w:t>
            </w:r>
          </w:p>
          <w:p w14:paraId="514BE16F" w14:textId="77777777" w:rsidR="56F3FD81" w:rsidRDefault="56F3FD81" w:rsidP="56F3FD81">
            <w:pPr>
              <w:pStyle w:val="TableParagraph"/>
              <w:spacing w:line="259" w:lineRule="auto"/>
              <w:rPr>
                <w:rFonts w:cs="Times New Roman"/>
              </w:rPr>
            </w:pPr>
          </w:p>
        </w:tc>
        <w:tc>
          <w:tcPr>
            <w:tcW w:w="9973" w:type="dxa"/>
          </w:tcPr>
          <w:p w14:paraId="041FC650" w14:textId="7AD57126" w:rsidR="56F3FD81" w:rsidRDefault="56F3FD81" w:rsidP="786E7B99">
            <w:pPr>
              <w:pStyle w:val="TableParagraph"/>
              <w:spacing w:line="259" w:lineRule="auto"/>
              <w:rPr>
                <w:rFonts w:cs="Times New Roman"/>
              </w:rPr>
            </w:pPr>
            <w:r w:rsidRPr="56F3FD81">
              <w:rPr>
                <w:rFonts w:cs="Times New Roman"/>
              </w:rPr>
              <w:t>None</w:t>
            </w:r>
          </w:p>
        </w:tc>
      </w:tr>
      <w:tr w:rsidR="56F3FD81" w14:paraId="1E8BB46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5958A90" w14:textId="77777777" w:rsidR="56F3FD81" w:rsidRDefault="56F3FD81" w:rsidP="56F3FD81">
            <w:pPr>
              <w:pStyle w:val="TableParagraph"/>
              <w:rPr>
                <w:rFonts w:cs="Times New Roman"/>
              </w:rPr>
            </w:pPr>
            <w:r w:rsidRPr="56F3FD81">
              <w:rPr>
                <w:rFonts w:cs="Times New Roman"/>
              </w:rPr>
              <w:t>SRS Document</w:t>
            </w:r>
          </w:p>
          <w:p w14:paraId="7D60C1E5" w14:textId="77777777" w:rsidR="56F3FD81" w:rsidRDefault="56F3FD81" w:rsidP="56F3FD81">
            <w:pPr>
              <w:pStyle w:val="TableParagraph"/>
              <w:spacing w:line="259" w:lineRule="auto"/>
              <w:rPr>
                <w:rFonts w:cs="Times New Roman"/>
              </w:rPr>
            </w:pPr>
          </w:p>
        </w:tc>
        <w:tc>
          <w:tcPr>
            <w:tcW w:w="9973" w:type="dxa"/>
          </w:tcPr>
          <w:p w14:paraId="4F7F3ECE" w14:textId="0EFDD729" w:rsidR="56F3FD81" w:rsidRDefault="56F3FD81" w:rsidP="18C39FA8">
            <w:pPr>
              <w:pStyle w:val="TableParagraph"/>
              <w:spacing w:line="259" w:lineRule="auto"/>
              <w:rPr>
                <w:rFonts w:ascii="Times" w:eastAsia="Times" w:hAnsi="Times" w:cs="Times"/>
              </w:rPr>
            </w:pPr>
            <w:r w:rsidRPr="56F3FD81">
              <w:rPr>
                <w:rFonts w:ascii="Times" w:eastAsia="Times" w:hAnsi="Times" w:cs="Times"/>
              </w:rPr>
              <w:t xml:space="preserve">REQ – </w:t>
            </w:r>
            <w:r w:rsidR="2921B20B" w:rsidRPr="56F3FD81">
              <w:rPr>
                <w:rFonts w:ascii="Times" w:eastAsia="Times" w:hAnsi="Times" w:cs="Times"/>
              </w:rPr>
              <w:t>41</w:t>
            </w:r>
          </w:p>
        </w:tc>
      </w:tr>
      <w:tr w:rsidR="56F3FD81" w14:paraId="017F57AC"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C0BCEA1" w14:textId="7AD57126" w:rsidR="56F3FD81" w:rsidRDefault="56F3FD81" w:rsidP="27C84351">
            <w:pPr>
              <w:pStyle w:val="TableParagraph"/>
              <w:spacing w:line="259" w:lineRule="auto"/>
              <w:rPr>
                <w:rFonts w:cs="Times New Roman"/>
              </w:rPr>
            </w:pPr>
            <w:r w:rsidRPr="56F3FD81">
              <w:rPr>
                <w:rFonts w:cs="Times New Roman"/>
              </w:rPr>
              <w:lastRenderedPageBreak/>
              <w:t>Description/Notes:</w:t>
            </w:r>
          </w:p>
          <w:p w14:paraId="333C6734" w14:textId="77777777" w:rsidR="56F3FD81" w:rsidRDefault="56F3FD81" w:rsidP="56F3FD81">
            <w:pPr>
              <w:pStyle w:val="TableParagraph"/>
              <w:spacing w:line="259" w:lineRule="auto"/>
              <w:rPr>
                <w:rFonts w:cs="Times New Roman"/>
              </w:rPr>
            </w:pPr>
          </w:p>
        </w:tc>
        <w:tc>
          <w:tcPr>
            <w:tcW w:w="9973" w:type="dxa"/>
          </w:tcPr>
          <w:p w14:paraId="771FC404" w14:textId="67090CE6" w:rsidR="56F3FD81" w:rsidRDefault="56F3FD81" w:rsidP="27C84351">
            <w:pPr>
              <w:pStyle w:val="TableParagraph"/>
              <w:spacing w:line="259" w:lineRule="auto"/>
              <w:rPr>
                <w:rFonts w:eastAsia="Times New Roman" w:cs="Times New Roman"/>
                <w:lang w:bidi="ar-SA"/>
              </w:rPr>
            </w:pPr>
            <w:r w:rsidRPr="078FCCC8">
              <w:rPr>
                <w:rFonts w:eastAsia="Times New Roman" w:cs="Times New Roman"/>
                <w:lang w:bidi="ar-SA"/>
              </w:rPr>
              <w:t xml:space="preserve">When the user </w:t>
            </w:r>
            <w:r w:rsidR="3D5454EF" w:rsidRPr="078FCCC8">
              <w:rPr>
                <w:rFonts w:eastAsia="Times New Roman" w:cs="Times New Roman"/>
                <w:lang w:bidi="ar-SA"/>
              </w:rPr>
              <w:t xml:space="preserve">clicks the </w:t>
            </w:r>
            <w:r w:rsidR="24D63BA5" w:rsidRPr="078FCCC8">
              <w:rPr>
                <w:rFonts w:eastAsia="Times New Roman" w:cs="Times New Roman"/>
                <w:lang w:bidi="ar-SA"/>
              </w:rPr>
              <w:t xml:space="preserve">folder </w:t>
            </w:r>
            <w:r w:rsidR="3D5454EF" w:rsidRPr="078FCCC8">
              <w:rPr>
                <w:rFonts w:eastAsia="Times New Roman" w:cs="Times New Roman"/>
                <w:lang w:bidi="ar-SA"/>
              </w:rPr>
              <w:t>tabs for General Education, Degree, or Elective Requirements</w:t>
            </w:r>
            <w:r w:rsidR="549DACD5" w:rsidRPr="078FCCC8">
              <w:rPr>
                <w:rFonts w:eastAsia="Times New Roman" w:cs="Times New Roman"/>
                <w:lang w:bidi="ar-SA"/>
              </w:rPr>
              <w:t xml:space="preserve"> </w:t>
            </w:r>
            <w:r w:rsidR="67FFD50A" w:rsidRPr="078FCCC8">
              <w:rPr>
                <w:rFonts w:eastAsia="Times New Roman" w:cs="Times New Roman"/>
                <w:lang w:bidi="ar-SA"/>
              </w:rPr>
              <w:t xml:space="preserve">the modal will show the requirements </w:t>
            </w:r>
            <w:r w:rsidR="13A86EB8" w:rsidRPr="078FCCC8">
              <w:rPr>
                <w:rFonts w:eastAsia="Times New Roman" w:cs="Times New Roman"/>
                <w:lang w:bidi="ar-SA"/>
              </w:rPr>
              <w:t>subcategories</w:t>
            </w:r>
            <w:r w:rsidR="0C6BD513" w:rsidRPr="078FCCC8">
              <w:rPr>
                <w:rFonts w:eastAsia="Times New Roman" w:cs="Times New Roman"/>
                <w:lang w:bidi="ar-SA"/>
              </w:rPr>
              <w:t xml:space="preserve"> required for their degree and a list of course options per </w:t>
            </w:r>
            <w:r w:rsidR="46D347BA" w:rsidRPr="078FCCC8">
              <w:rPr>
                <w:rFonts w:eastAsia="Times New Roman" w:cs="Times New Roman"/>
                <w:lang w:bidi="ar-SA"/>
              </w:rPr>
              <w:t xml:space="preserve">subcategory. The users completed courses will show in blue </w:t>
            </w:r>
            <w:r w:rsidR="396FFC10" w:rsidRPr="078FCCC8">
              <w:rPr>
                <w:rFonts w:eastAsia="Times New Roman" w:cs="Times New Roman"/>
                <w:lang w:bidi="ar-SA"/>
              </w:rPr>
              <w:t>and the available ones in green.</w:t>
            </w:r>
          </w:p>
          <w:p w14:paraId="27B8C0D3" w14:textId="5EDC5684" w:rsidR="56F3FD81" w:rsidRDefault="56F3FD81" w:rsidP="56F3FD81">
            <w:pPr>
              <w:pStyle w:val="TableParagraph"/>
              <w:rPr>
                <w:rFonts w:cs="Times New Roman"/>
                <w:szCs w:val="24"/>
              </w:rPr>
            </w:pPr>
          </w:p>
        </w:tc>
      </w:tr>
    </w:tbl>
    <w:p w14:paraId="5A118E23" w14:textId="34DA5F1B" w:rsidR="56F3FD81" w:rsidRDefault="56F3FD81" w:rsidP="00BF6D12">
      <w:pPr>
        <w:spacing w:after="240"/>
        <w:ind w:left="0"/>
        <w:rPr>
          <w:rFonts w:cs="Times New Roman"/>
          <w:b/>
          <w:bCs/>
          <w:szCs w:val="24"/>
        </w:rPr>
      </w:pPr>
    </w:p>
    <w:p w14:paraId="6E280422" w14:textId="690D338D" w:rsidR="00712B66" w:rsidRPr="00AA4A52" w:rsidRDefault="00712B66" w:rsidP="00EE79C3">
      <w:pPr>
        <w:pStyle w:val="Heading3"/>
        <w:numPr>
          <w:ilvl w:val="2"/>
          <w:numId w:val="19"/>
        </w:numPr>
        <w:spacing w:after="240"/>
        <w:ind w:left="1560" w:hanging="709"/>
        <w:rPr>
          <w:b/>
          <w:bCs w:val="0"/>
          <w:sz w:val="28"/>
          <w:szCs w:val="32"/>
        </w:rPr>
      </w:pPr>
      <w:bookmarkStart w:id="46" w:name="_Toc46337661"/>
      <w:r w:rsidRPr="00AA4A52">
        <w:rPr>
          <w:b/>
          <w:bCs w:val="0"/>
          <w:sz w:val="28"/>
          <w:szCs w:val="32"/>
        </w:rPr>
        <w:t>Automatic Registration (REQ- 48)</w:t>
      </w:r>
      <w:bookmarkEnd w:id="46"/>
    </w:p>
    <w:tbl>
      <w:tblPr>
        <w:tblStyle w:val="Team3"/>
        <w:tblW w:w="0" w:type="auto"/>
        <w:tblLook w:val="01E0" w:firstRow="1" w:lastRow="1" w:firstColumn="1" w:lastColumn="1" w:noHBand="0" w:noVBand="0"/>
      </w:tblPr>
      <w:tblGrid>
        <w:gridCol w:w="2972"/>
        <w:gridCol w:w="10636"/>
      </w:tblGrid>
      <w:tr w:rsidR="56F3FD81" w14:paraId="6E296F92"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2972" w:type="dxa"/>
          </w:tcPr>
          <w:p w14:paraId="5C0CA5C2" w14:textId="56E44508" w:rsidR="56F3FD81" w:rsidRPr="001872E3" w:rsidRDefault="56F3FD81" w:rsidP="00A97BA4">
            <w:pPr>
              <w:pStyle w:val="TableParagraph"/>
              <w:ind w:left="1200" w:right="1211" w:hanging="231"/>
              <w:jc w:val="center"/>
              <w:rPr>
                <w:rFonts w:cs="Times New Roman"/>
              </w:rPr>
            </w:pPr>
            <w:r w:rsidRPr="001872E3">
              <w:rPr>
                <w:rFonts w:cs="Times New Roman"/>
                <w:sz w:val="28"/>
                <w:szCs w:val="28"/>
              </w:rPr>
              <w:t>Data</w:t>
            </w:r>
          </w:p>
        </w:tc>
        <w:tc>
          <w:tcPr>
            <w:tcW w:w="10636" w:type="dxa"/>
          </w:tcPr>
          <w:p w14:paraId="48FC4404" w14:textId="77777777" w:rsidR="56F3FD81" w:rsidRPr="001872E3" w:rsidRDefault="56F3FD81" w:rsidP="00A97BA4">
            <w:pPr>
              <w:pStyle w:val="TableParagraph"/>
              <w:ind w:left="1200" w:right="1211" w:hanging="231"/>
              <w:jc w:val="center"/>
              <w:rPr>
                <w:rFonts w:cs="Times New Roman"/>
              </w:rPr>
            </w:pPr>
            <w:r w:rsidRPr="001872E3">
              <w:rPr>
                <w:rFonts w:cs="Times New Roman"/>
                <w:sz w:val="28"/>
                <w:szCs w:val="28"/>
              </w:rPr>
              <w:t>Description</w:t>
            </w:r>
          </w:p>
        </w:tc>
      </w:tr>
      <w:tr w:rsidR="56F3FD81" w14:paraId="2F7EE292" w14:textId="77777777" w:rsidTr="10938796">
        <w:trPr>
          <w:cnfStyle w:val="000000100000" w:firstRow="0" w:lastRow="0" w:firstColumn="0" w:lastColumn="0" w:oddVBand="0" w:evenVBand="0" w:oddHBand="1" w:evenHBand="0" w:firstRowFirstColumn="0" w:firstRowLastColumn="0" w:lastRowFirstColumn="0" w:lastRowLastColumn="0"/>
          <w:trHeight w:val="1053"/>
        </w:trPr>
        <w:tc>
          <w:tcPr>
            <w:tcW w:w="2972" w:type="dxa"/>
          </w:tcPr>
          <w:p w14:paraId="78034585" w14:textId="25324862" w:rsidR="00DA1BF4" w:rsidRDefault="00DA1BF4" w:rsidP="56F3FD81">
            <w:pPr>
              <w:pStyle w:val="TableParagraph"/>
              <w:spacing w:before="244"/>
              <w:rPr>
                <w:rFonts w:cs="Times New Roman"/>
              </w:rPr>
            </w:pPr>
          </w:p>
          <w:p w14:paraId="7727377E" w14:textId="25324862" w:rsidR="00DA1BF4" w:rsidRDefault="00DA1BF4" w:rsidP="56F3FD81">
            <w:pPr>
              <w:pStyle w:val="TableParagraph"/>
              <w:spacing w:before="244"/>
              <w:rPr>
                <w:rFonts w:cs="Times New Roman"/>
              </w:rPr>
            </w:pPr>
          </w:p>
          <w:p w14:paraId="3C640B0D" w14:textId="25324862" w:rsidR="00DA1BF4" w:rsidRDefault="00DA1BF4" w:rsidP="56F3FD81">
            <w:pPr>
              <w:pStyle w:val="TableParagraph"/>
              <w:spacing w:before="244"/>
              <w:rPr>
                <w:rFonts w:cs="Times New Roman"/>
              </w:rPr>
            </w:pPr>
          </w:p>
          <w:p w14:paraId="7DD3C34C" w14:textId="25324862" w:rsidR="00DA1BF4" w:rsidRDefault="00DA1BF4" w:rsidP="00DA1BF4">
            <w:pPr>
              <w:pStyle w:val="TableParagraph"/>
              <w:spacing w:before="244"/>
              <w:ind w:left="0"/>
              <w:jc w:val="center"/>
              <w:rPr>
                <w:rFonts w:cs="Times New Roman"/>
              </w:rPr>
            </w:pPr>
          </w:p>
          <w:p w14:paraId="75AC1103" w14:textId="25324862" w:rsidR="56F3FD81" w:rsidRDefault="56F3FD81" w:rsidP="00DA1BF4">
            <w:pPr>
              <w:pStyle w:val="TableParagraph"/>
              <w:spacing w:before="244"/>
              <w:ind w:left="0"/>
              <w:jc w:val="center"/>
              <w:rPr>
                <w:rFonts w:cs="Times New Roman"/>
              </w:rPr>
            </w:pPr>
            <w:r w:rsidRPr="56F3FD81">
              <w:rPr>
                <w:rFonts w:cs="Times New Roman"/>
              </w:rPr>
              <w:t>Screenshot/Mockup:</w:t>
            </w:r>
          </w:p>
        </w:tc>
        <w:tc>
          <w:tcPr>
            <w:tcW w:w="10636" w:type="dxa"/>
          </w:tcPr>
          <w:p w14:paraId="26C7218E" w14:textId="7FD837B9" w:rsidR="00FF531F" w:rsidRPr="00FF531F" w:rsidRDefault="1D0D563C" w:rsidP="00FF531F">
            <w:pPr>
              <w:pStyle w:val="TableParagraph"/>
              <w:spacing w:line="259" w:lineRule="auto"/>
              <w:ind w:left="0" w:right="264"/>
            </w:pPr>
            <w:r>
              <w:rPr>
                <w:noProof/>
              </w:rPr>
              <w:drawing>
                <wp:inline distT="0" distB="0" distL="0" distR="0" wp14:anchorId="1304016B" wp14:editId="6E26D20F">
                  <wp:extent cx="4663440" cy="2615910"/>
                  <wp:effectExtent l="0" t="0" r="3810" b="0"/>
                  <wp:docPr id="1103526557" name="Picture 40090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09131"/>
                          <pic:cNvPicPr/>
                        </pic:nvPicPr>
                        <pic:blipFill>
                          <a:blip r:embed="rId35">
                            <a:extLst>
                              <a:ext uri="{28A0092B-C50C-407E-A947-70E740481C1C}">
                                <a14:useLocalDpi xmlns:a14="http://schemas.microsoft.com/office/drawing/2010/main" val="0"/>
                              </a:ext>
                            </a:extLst>
                          </a:blip>
                          <a:stretch>
                            <a:fillRect/>
                          </a:stretch>
                        </pic:blipFill>
                        <pic:spPr>
                          <a:xfrm>
                            <a:off x="0" y="0"/>
                            <a:ext cx="4663440" cy="2615910"/>
                          </a:xfrm>
                          <a:prstGeom prst="rect">
                            <a:avLst/>
                          </a:prstGeom>
                        </pic:spPr>
                      </pic:pic>
                    </a:graphicData>
                  </a:graphic>
                </wp:inline>
              </w:drawing>
            </w:r>
          </w:p>
          <w:p w14:paraId="727733B3" w14:textId="38D48B3F" w:rsidR="39C31309" w:rsidRDefault="5ED7996A" w:rsidP="00F22A65">
            <w:pPr>
              <w:pStyle w:val="TableParagraph"/>
              <w:spacing w:line="259" w:lineRule="auto"/>
              <w:ind w:left="0" w:right="264"/>
              <w:rPr>
                <w:i/>
              </w:rPr>
            </w:pPr>
            <w:r w:rsidRPr="2E7A0C8E">
              <w:rPr>
                <w:i/>
              </w:rPr>
              <w:t xml:space="preserve">Figure 8 Automatic registration </w:t>
            </w:r>
            <w:r w:rsidR="2D8D73E8" w:rsidRPr="2E7A0C8E">
              <w:rPr>
                <w:i/>
              </w:rPr>
              <w:t>screenshot</w:t>
            </w:r>
          </w:p>
          <w:p w14:paraId="54569667" w14:textId="32BC0777" w:rsidR="39C31309" w:rsidRDefault="39C31309" w:rsidP="00F22A65">
            <w:pPr>
              <w:pStyle w:val="TableParagraph"/>
              <w:spacing w:line="259" w:lineRule="auto"/>
              <w:ind w:left="0" w:right="264"/>
            </w:pPr>
          </w:p>
        </w:tc>
      </w:tr>
      <w:tr w:rsidR="56F3FD81" w14:paraId="2141CE9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25E92430" w14:textId="77777777" w:rsidR="56F3FD81" w:rsidRDefault="56F3FD81" w:rsidP="56F3FD81">
            <w:pPr>
              <w:pStyle w:val="TableParagraph"/>
              <w:spacing w:before="84"/>
              <w:rPr>
                <w:rFonts w:cs="Times New Roman"/>
              </w:rPr>
            </w:pPr>
            <w:r w:rsidRPr="56F3FD81">
              <w:rPr>
                <w:rFonts w:cs="Times New Roman"/>
              </w:rPr>
              <w:lastRenderedPageBreak/>
              <w:t>Page Title:</w:t>
            </w:r>
          </w:p>
        </w:tc>
        <w:tc>
          <w:tcPr>
            <w:tcW w:w="10636" w:type="dxa"/>
          </w:tcPr>
          <w:p w14:paraId="0303CAE8" w14:textId="5D264B20" w:rsidR="56F3FD81" w:rsidRDefault="56F3FD81" w:rsidP="27C84351">
            <w:pPr>
              <w:pStyle w:val="TableParagraph"/>
              <w:spacing w:before="84" w:line="259" w:lineRule="auto"/>
              <w:rPr>
                <w:rFonts w:cs="Times New Roman"/>
              </w:rPr>
            </w:pPr>
            <w:r w:rsidRPr="56F3FD81">
              <w:rPr>
                <w:rFonts w:cs="Times New Roman"/>
              </w:rPr>
              <w:t>Automatic Registration</w:t>
            </w:r>
          </w:p>
        </w:tc>
      </w:tr>
      <w:tr w:rsidR="56F3FD81" w14:paraId="08042A83" w14:textId="77777777" w:rsidTr="10938796">
        <w:trPr>
          <w:cnfStyle w:val="000000100000" w:firstRow="0" w:lastRow="0" w:firstColumn="0" w:lastColumn="0" w:oddVBand="0" w:evenVBand="0" w:oddHBand="1" w:evenHBand="0" w:firstRowFirstColumn="0" w:firstRowLastColumn="0" w:lastRowFirstColumn="0" w:lastRowLastColumn="0"/>
          <w:trHeight w:val="733"/>
        </w:trPr>
        <w:tc>
          <w:tcPr>
            <w:tcW w:w="2972" w:type="dxa"/>
          </w:tcPr>
          <w:p w14:paraId="1476C4DF" w14:textId="77777777" w:rsidR="56F3FD81" w:rsidRDefault="56F3FD81" w:rsidP="56F3FD81">
            <w:pPr>
              <w:pStyle w:val="TableParagraph"/>
              <w:spacing w:before="84"/>
              <w:rPr>
                <w:rFonts w:cs="Times New Roman"/>
              </w:rPr>
            </w:pPr>
            <w:r w:rsidRPr="56F3FD81">
              <w:rPr>
                <w:rFonts w:cs="Times New Roman"/>
              </w:rPr>
              <w:t>Author:</w:t>
            </w:r>
          </w:p>
        </w:tc>
        <w:tc>
          <w:tcPr>
            <w:tcW w:w="10636" w:type="dxa"/>
          </w:tcPr>
          <w:p w14:paraId="1546EE3A" w14:textId="42399BDA" w:rsidR="56F3FD81" w:rsidRDefault="56F3FD81" w:rsidP="18C39FA8">
            <w:pPr>
              <w:pStyle w:val="TableParagraph"/>
              <w:spacing w:line="259" w:lineRule="auto"/>
            </w:pPr>
            <w:r w:rsidRPr="30B2507F">
              <w:rPr>
                <w:rFonts w:cs="Times New Roman"/>
              </w:rPr>
              <w:t>Team 0</w:t>
            </w:r>
            <w:r w:rsidR="6D994E4F" w:rsidRPr="30B2507F">
              <w:rPr>
                <w:rFonts w:cs="Times New Roman"/>
              </w:rPr>
              <w:t>1</w:t>
            </w:r>
          </w:p>
        </w:tc>
      </w:tr>
      <w:tr w:rsidR="56F3FD81" w14:paraId="30C63A0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5E7F90DA" w14:textId="77777777" w:rsidR="56F3FD81" w:rsidRDefault="56F3FD81" w:rsidP="56F3FD81">
            <w:pPr>
              <w:pStyle w:val="TableParagraph"/>
              <w:rPr>
                <w:rFonts w:cs="Times New Roman"/>
              </w:rPr>
            </w:pPr>
            <w:r w:rsidRPr="56F3FD81">
              <w:rPr>
                <w:rFonts w:cs="Times New Roman"/>
              </w:rPr>
              <w:t>Type:</w:t>
            </w:r>
          </w:p>
        </w:tc>
        <w:tc>
          <w:tcPr>
            <w:tcW w:w="10636" w:type="dxa"/>
          </w:tcPr>
          <w:p w14:paraId="41E0F7B3" w14:textId="79EADEE0" w:rsidR="36513A37" w:rsidRDefault="36513A37" w:rsidP="18C39FA8">
            <w:pPr>
              <w:pStyle w:val="TableParagraph"/>
              <w:spacing w:line="259" w:lineRule="auto"/>
              <w:rPr>
                <w:rFonts w:cs="Times New Roman"/>
              </w:rPr>
            </w:pPr>
            <w:r w:rsidRPr="56F3FD81">
              <w:rPr>
                <w:rFonts w:cs="Times New Roman"/>
              </w:rPr>
              <w:t>Actor</w:t>
            </w:r>
          </w:p>
        </w:tc>
      </w:tr>
      <w:tr w:rsidR="56F3FD81" w14:paraId="6976F313"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45493867" w14:textId="77777777" w:rsidR="56F3FD81" w:rsidRDefault="56F3FD81" w:rsidP="27C84351">
            <w:pPr>
              <w:pStyle w:val="TableParagraph"/>
              <w:spacing w:line="259" w:lineRule="auto"/>
              <w:rPr>
                <w:rFonts w:cs="Times New Roman"/>
              </w:rPr>
            </w:pPr>
            <w:r w:rsidRPr="56F3FD81">
              <w:rPr>
                <w:rFonts w:cs="Times New Roman"/>
              </w:rPr>
              <w:t>Purpose:</w:t>
            </w:r>
          </w:p>
        </w:tc>
        <w:tc>
          <w:tcPr>
            <w:tcW w:w="10636" w:type="dxa"/>
          </w:tcPr>
          <w:p w14:paraId="54774787" w14:textId="3C54DEE5" w:rsidR="56F3FD81" w:rsidRDefault="44E72552" w:rsidP="27C84351">
            <w:pPr>
              <w:pStyle w:val="TableParagraph"/>
              <w:spacing w:line="259" w:lineRule="auto"/>
              <w:rPr>
                <w:rFonts w:cs="Times New Roman"/>
              </w:rPr>
            </w:pPr>
            <w:r w:rsidRPr="738E6674">
              <w:rPr>
                <w:rFonts w:eastAsia="Times New Roman" w:cs="Times New Roman"/>
              </w:rPr>
              <w:t>The ability the user shall have to enable or disable automatic registration</w:t>
            </w:r>
            <w:r w:rsidR="301104ED" w:rsidRPr="078FCCC8">
              <w:rPr>
                <w:rFonts w:eastAsia="Times New Roman" w:cs="Times New Roman"/>
              </w:rPr>
              <w:t>.</w:t>
            </w:r>
          </w:p>
        </w:tc>
      </w:tr>
      <w:tr w:rsidR="56F3FD81" w14:paraId="030C84A2"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4DFA55C0" w14:textId="77777777" w:rsidR="56F3FD81" w:rsidRDefault="56F3FD81" w:rsidP="56F3FD81">
            <w:pPr>
              <w:pStyle w:val="TableParagraph"/>
              <w:spacing w:before="84"/>
              <w:rPr>
                <w:rFonts w:cs="Times New Roman"/>
              </w:rPr>
            </w:pPr>
            <w:r w:rsidRPr="56F3FD81">
              <w:rPr>
                <w:rFonts w:cs="Times New Roman"/>
              </w:rPr>
              <w:t>Parent User Story:</w:t>
            </w:r>
          </w:p>
        </w:tc>
        <w:tc>
          <w:tcPr>
            <w:tcW w:w="10636" w:type="dxa"/>
          </w:tcPr>
          <w:p w14:paraId="3EF66CB1" w14:textId="1E6FF453" w:rsidR="56F3FD81" w:rsidRDefault="56F3FD81" w:rsidP="00DA1BF4">
            <w:pPr>
              <w:pStyle w:val="TableParagraph"/>
              <w:spacing w:before="84"/>
              <w:ind w:left="304"/>
              <w:rPr>
                <w:rFonts w:cs="Times New Roman"/>
              </w:rPr>
            </w:pPr>
          </w:p>
        </w:tc>
      </w:tr>
      <w:tr w:rsidR="56F3FD81" w14:paraId="4D19394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5CE783EE" w14:textId="722CF230" w:rsidR="56F3FD81" w:rsidRDefault="56F3FD81" w:rsidP="56F3FD81">
            <w:pPr>
              <w:pStyle w:val="TableParagraph"/>
              <w:rPr>
                <w:rFonts w:cs="Times New Roman"/>
              </w:rPr>
            </w:pPr>
            <w:r w:rsidRPr="56F3FD81">
              <w:rPr>
                <w:rFonts w:cs="Times New Roman"/>
              </w:rPr>
              <w:t>Stakeholders:</w:t>
            </w:r>
          </w:p>
        </w:tc>
        <w:tc>
          <w:tcPr>
            <w:tcW w:w="10636" w:type="dxa"/>
          </w:tcPr>
          <w:p w14:paraId="3BFB326B" w14:textId="11957C03" w:rsidR="56F3FD81" w:rsidRDefault="56F3FD81" w:rsidP="0EEFA4CF">
            <w:pPr>
              <w:pStyle w:val="TableParagraph"/>
              <w:spacing w:line="259" w:lineRule="auto"/>
              <w:rPr>
                <w:rFonts w:cs="Times New Roman"/>
              </w:rPr>
            </w:pPr>
            <w:r w:rsidRPr="56F3FD81">
              <w:rPr>
                <w:rFonts w:cs="Times New Roman"/>
              </w:rPr>
              <w:t>Student, Pr</w:t>
            </w:r>
            <w:r w:rsidR="38D79532" w:rsidRPr="56F3FD81">
              <w:rPr>
                <w:rFonts w:cs="Times New Roman"/>
              </w:rPr>
              <w:t>ofessor</w:t>
            </w:r>
          </w:p>
        </w:tc>
      </w:tr>
      <w:tr w:rsidR="56F3FD81" w14:paraId="331D4DD8"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6294C438" w14:textId="77777777" w:rsidR="56F3FD81" w:rsidRDefault="56F3FD81" w:rsidP="56F3FD81">
            <w:pPr>
              <w:pStyle w:val="TableParagraph"/>
              <w:spacing w:before="84" w:line="259" w:lineRule="auto"/>
              <w:ind w:right="257"/>
              <w:rPr>
                <w:rFonts w:cs="Times New Roman"/>
              </w:rPr>
            </w:pPr>
            <w:r w:rsidRPr="56F3FD81">
              <w:rPr>
                <w:rFonts w:cs="Times New Roman"/>
              </w:rPr>
              <w:t>Pre-conditions/Product(s) Required:</w:t>
            </w:r>
          </w:p>
        </w:tc>
        <w:tc>
          <w:tcPr>
            <w:tcW w:w="10636" w:type="dxa"/>
          </w:tcPr>
          <w:p w14:paraId="3CD4D3C4" w14:textId="211CF4BA" w:rsidR="56F3FD81" w:rsidRDefault="0E88B155" w:rsidP="0EEFA4CF">
            <w:pPr>
              <w:pStyle w:val="TableParagraph"/>
              <w:spacing w:line="259" w:lineRule="auto"/>
              <w:rPr>
                <w:rFonts w:cs="Times New Roman"/>
              </w:rPr>
            </w:pPr>
            <w:r w:rsidRPr="56F3FD81">
              <w:rPr>
                <w:rFonts w:cs="Times New Roman"/>
              </w:rPr>
              <w:t>The user must be logged in. The user must be a current student.</w:t>
            </w:r>
          </w:p>
        </w:tc>
      </w:tr>
      <w:tr w:rsidR="56F3FD81" w14:paraId="3E1710C2"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775FDB0F" w14:textId="77777777" w:rsidR="56F3FD81" w:rsidRDefault="56F3FD81" w:rsidP="0EEFA4CF">
            <w:pPr>
              <w:pStyle w:val="TableParagraph"/>
              <w:spacing w:line="259" w:lineRule="auto"/>
              <w:rPr>
                <w:rFonts w:cs="Times New Roman"/>
              </w:rPr>
            </w:pPr>
            <w:r w:rsidRPr="56F3FD81">
              <w:rPr>
                <w:rFonts w:cs="Times New Roman"/>
              </w:rPr>
              <w:t>Post- conditions/Product(s) Produced:</w:t>
            </w:r>
          </w:p>
        </w:tc>
        <w:tc>
          <w:tcPr>
            <w:tcW w:w="10636" w:type="dxa"/>
          </w:tcPr>
          <w:p w14:paraId="42BF280B" w14:textId="154F56E4" w:rsidR="56F3FD81" w:rsidRDefault="56F3FD81" w:rsidP="00DA1BF4">
            <w:pPr>
              <w:pStyle w:val="TableParagraph"/>
              <w:spacing w:before="0"/>
              <w:ind w:left="304"/>
              <w:rPr>
                <w:rFonts w:cs="Times New Roman"/>
              </w:rPr>
            </w:pPr>
            <w:r w:rsidRPr="56F3FD81">
              <w:rPr>
                <w:rFonts w:cs="Times New Roman"/>
              </w:rPr>
              <w:t xml:space="preserve">- </w:t>
            </w:r>
          </w:p>
        </w:tc>
      </w:tr>
      <w:tr w:rsidR="56F3FD81" w14:paraId="0C68C26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5D1EDAF4" w14:textId="77777777" w:rsidR="56F3FD81" w:rsidRDefault="56F3FD81" w:rsidP="56F3FD81">
            <w:pPr>
              <w:pStyle w:val="TableParagraph"/>
              <w:rPr>
                <w:rFonts w:cs="Times New Roman"/>
              </w:rPr>
            </w:pPr>
            <w:r w:rsidRPr="56F3FD81">
              <w:rPr>
                <w:rFonts w:cs="Times New Roman"/>
              </w:rPr>
              <w:t>Links:</w:t>
            </w:r>
          </w:p>
        </w:tc>
        <w:tc>
          <w:tcPr>
            <w:tcW w:w="10636" w:type="dxa"/>
          </w:tcPr>
          <w:p w14:paraId="617BB62F" w14:textId="77777777" w:rsidR="56F3FD81" w:rsidRDefault="56F3FD81" w:rsidP="18C39FA8">
            <w:pPr>
              <w:pStyle w:val="TableParagraph"/>
              <w:spacing w:line="259" w:lineRule="auto"/>
              <w:rPr>
                <w:rFonts w:cs="Times New Roman"/>
              </w:rPr>
            </w:pPr>
            <w:r w:rsidRPr="56F3FD81">
              <w:rPr>
                <w:rFonts w:cs="Times New Roman"/>
              </w:rPr>
              <w:t>Additional references either inside this document or external references.</w:t>
            </w:r>
          </w:p>
        </w:tc>
      </w:tr>
      <w:tr w:rsidR="56F3FD81" w14:paraId="39C075B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51E64DA7" w14:textId="77777777" w:rsidR="56F3FD81" w:rsidRDefault="56F3FD81" w:rsidP="56F3FD81">
            <w:pPr>
              <w:pStyle w:val="TableParagraph"/>
              <w:rPr>
                <w:rFonts w:cs="Times New Roman"/>
              </w:rPr>
            </w:pPr>
            <w:r w:rsidRPr="56F3FD81">
              <w:rPr>
                <w:rFonts w:cs="Times New Roman"/>
              </w:rPr>
              <w:t>SRS Document</w:t>
            </w:r>
          </w:p>
        </w:tc>
        <w:tc>
          <w:tcPr>
            <w:tcW w:w="10636" w:type="dxa"/>
          </w:tcPr>
          <w:p w14:paraId="36D3DB24" w14:textId="504F4199" w:rsidR="56F3FD81" w:rsidRDefault="56F3FD81" w:rsidP="18C39FA8">
            <w:pPr>
              <w:pStyle w:val="TableParagraph"/>
              <w:spacing w:line="259" w:lineRule="auto"/>
              <w:rPr>
                <w:rFonts w:cs="Times New Roman"/>
              </w:rPr>
            </w:pPr>
            <w:r w:rsidRPr="18C39FA8">
              <w:rPr>
                <w:rFonts w:cs="Times New Roman"/>
              </w:rPr>
              <w:t xml:space="preserve">REQ- </w:t>
            </w:r>
            <w:r w:rsidR="32032EA3" w:rsidRPr="18C39FA8">
              <w:rPr>
                <w:rFonts w:cs="Times New Roman"/>
              </w:rPr>
              <w:t>48</w:t>
            </w:r>
          </w:p>
        </w:tc>
      </w:tr>
      <w:tr w:rsidR="56F3FD81" w14:paraId="4BA6227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7154666D" w14:textId="154F56E4" w:rsidR="56F3FD81" w:rsidRDefault="56F3FD81" w:rsidP="0EEFA4CF">
            <w:pPr>
              <w:pStyle w:val="TableParagraph"/>
              <w:spacing w:line="259" w:lineRule="auto"/>
              <w:rPr>
                <w:rFonts w:cs="Times New Roman"/>
              </w:rPr>
            </w:pPr>
            <w:r w:rsidRPr="56F3FD81">
              <w:rPr>
                <w:rFonts w:cs="Times New Roman"/>
              </w:rPr>
              <w:t>Description/Notes:</w:t>
            </w:r>
          </w:p>
        </w:tc>
        <w:tc>
          <w:tcPr>
            <w:tcW w:w="10636" w:type="dxa"/>
          </w:tcPr>
          <w:p w14:paraId="6F864761" w14:textId="5E50820C" w:rsidR="1A9D7CF1" w:rsidRDefault="1A9D7CF1" w:rsidP="0EEFA4CF">
            <w:pPr>
              <w:pStyle w:val="TableParagraph"/>
              <w:spacing w:line="259" w:lineRule="auto"/>
              <w:rPr>
                <w:rFonts w:eastAsia="Times New Roman" w:cs="Times New Roman"/>
              </w:rPr>
            </w:pPr>
            <w:r w:rsidRPr="0EEFA4CF">
              <w:rPr>
                <w:rFonts w:eastAsia="Times New Roman" w:cs="Times New Roman"/>
              </w:rPr>
              <w:t xml:space="preserve">If the user has chosen classes before registration and added them to his plan, </w:t>
            </w:r>
            <w:r w:rsidR="4B10768B" w:rsidRPr="0EEFA4CF">
              <w:rPr>
                <w:rFonts w:eastAsia="Times New Roman" w:cs="Times New Roman"/>
              </w:rPr>
              <w:t>and</w:t>
            </w:r>
            <w:r w:rsidRPr="0EEFA4CF">
              <w:rPr>
                <w:rFonts w:eastAsia="Times New Roman" w:cs="Times New Roman"/>
              </w:rPr>
              <w:t xml:space="preserve"> the automatic registration is already </w:t>
            </w:r>
            <w:r w:rsidR="642910F0" w:rsidRPr="0EEFA4CF">
              <w:rPr>
                <w:rFonts w:eastAsia="Times New Roman" w:cs="Times New Roman"/>
              </w:rPr>
              <w:t>chosen</w:t>
            </w:r>
            <w:r w:rsidR="434741BF" w:rsidRPr="0EEFA4CF">
              <w:rPr>
                <w:rFonts w:eastAsia="Times New Roman" w:cs="Times New Roman"/>
              </w:rPr>
              <w:t>,</w:t>
            </w:r>
            <w:r w:rsidR="642910F0" w:rsidRPr="0EEFA4CF">
              <w:rPr>
                <w:rFonts w:eastAsia="Times New Roman" w:cs="Times New Roman"/>
              </w:rPr>
              <w:t xml:space="preserve"> the student will be registered during their registration period.</w:t>
            </w:r>
          </w:p>
          <w:p w14:paraId="7C99D09A" w14:textId="57F0F419" w:rsidR="56F3FD81" w:rsidRDefault="56F3FD81" w:rsidP="00F22A65">
            <w:pPr>
              <w:pStyle w:val="TableParagraph"/>
              <w:spacing w:before="84" w:line="259" w:lineRule="auto"/>
              <w:ind w:left="304" w:right="809"/>
              <w:rPr>
                <w:rFonts w:cs="Times New Roman"/>
              </w:rPr>
            </w:pPr>
          </w:p>
        </w:tc>
      </w:tr>
    </w:tbl>
    <w:p w14:paraId="1D57F13E" w14:textId="61CDB688" w:rsidR="009657A8" w:rsidRDefault="009657A8" w:rsidP="00645B20">
      <w:pPr>
        <w:ind w:left="0"/>
      </w:pPr>
    </w:p>
    <w:p w14:paraId="01D25AED" w14:textId="76C59D84" w:rsidR="56F3FD81" w:rsidRDefault="56F3FD81" w:rsidP="56F3FD81">
      <w:pPr>
        <w:ind w:left="319"/>
        <w:rPr>
          <w:rFonts w:cs="Times New Roman"/>
          <w:b/>
          <w:bCs/>
          <w:szCs w:val="24"/>
        </w:rPr>
      </w:pPr>
    </w:p>
    <w:p w14:paraId="6D9E8BF6" w14:textId="5C94DF9B" w:rsidR="00712B66" w:rsidRPr="00AA4A52" w:rsidRDefault="7F30A9BA" w:rsidP="00EE79C3">
      <w:pPr>
        <w:pStyle w:val="Heading3"/>
        <w:numPr>
          <w:ilvl w:val="2"/>
          <w:numId w:val="19"/>
        </w:numPr>
        <w:spacing w:after="240"/>
        <w:ind w:left="1560" w:hanging="709"/>
        <w:rPr>
          <w:b/>
          <w:sz w:val="28"/>
          <w:szCs w:val="28"/>
        </w:rPr>
      </w:pPr>
      <w:r w:rsidRPr="2E7A0C8E">
        <w:rPr>
          <w:b/>
          <w:sz w:val="28"/>
          <w:szCs w:val="28"/>
        </w:rPr>
        <w:t xml:space="preserve"> </w:t>
      </w:r>
      <w:bookmarkStart w:id="47" w:name="_Toc46337662"/>
      <w:r w:rsidR="00712B66" w:rsidRPr="2E7A0C8E">
        <w:rPr>
          <w:b/>
          <w:sz w:val="28"/>
          <w:szCs w:val="28"/>
        </w:rPr>
        <w:t>Filter Data (REQ- 64)</w:t>
      </w:r>
      <w:bookmarkEnd w:id="47"/>
    </w:p>
    <w:tbl>
      <w:tblPr>
        <w:tblStyle w:val="Team3"/>
        <w:tblW w:w="0" w:type="auto"/>
        <w:tblLook w:val="01E0" w:firstRow="1" w:lastRow="1" w:firstColumn="1" w:lastColumn="1" w:noHBand="0" w:noVBand="0"/>
      </w:tblPr>
      <w:tblGrid>
        <w:gridCol w:w="2972"/>
        <w:gridCol w:w="10636"/>
      </w:tblGrid>
      <w:tr w:rsidR="56F3FD81" w14:paraId="19562DEE"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2972" w:type="dxa"/>
          </w:tcPr>
          <w:p w14:paraId="18887F66" w14:textId="56E44508" w:rsidR="56F3FD81" w:rsidRPr="001872E3" w:rsidRDefault="56F3FD81" w:rsidP="56F3FD81">
            <w:pPr>
              <w:pStyle w:val="TableParagraph"/>
              <w:ind w:left="720" w:right="1211"/>
              <w:jc w:val="center"/>
              <w:rPr>
                <w:rFonts w:cs="Times New Roman"/>
                <w:sz w:val="28"/>
                <w:szCs w:val="24"/>
              </w:rPr>
            </w:pPr>
            <w:r w:rsidRPr="001872E3">
              <w:rPr>
                <w:rFonts w:cs="Times New Roman"/>
                <w:bCs/>
                <w:sz w:val="28"/>
                <w:szCs w:val="24"/>
              </w:rPr>
              <w:t>Data</w:t>
            </w:r>
          </w:p>
        </w:tc>
        <w:tc>
          <w:tcPr>
            <w:tcW w:w="10636" w:type="dxa"/>
          </w:tcPr>
          <w:p w14:paraId="2799FBB8" w14:textId="77777777" w:rsidR="56F3FD81" w:rsidRPr="001872E3" w:rsidRDefault="56F3FD81" w:rsidP="56F3FD81">
            <w:pPr>
              <w:pStyle w:val="TableParagraph"/>
              <w:ind w:left="4122" w:right="4108"/>
              <w:jc w:val="center"/>
              <w:rPr>
                <w:rFonts w:cs="Times New Roman"/>
                <w:sz w:val="28"/>
                <w:szCs w:val="24"/>
              </w:rPr>
            </w:pPr>
            <w:r w:rsidRPr="001872E3">
              <w:rPr>
                <w:rFonts w:cs="Times New Roman"/>
                <w:bCs/>
                <w:sz w:val="28"/>
                <w:szCs w:val="24"/>
              </w:rPr>
              <w:t>Description</w:t>
            </w:r>
          </w:p>
        </w:tc>
      </w:tr>
      <w:tr w:rsidR="56F3FD81" w14:paraId="4D1B409A" w14:textId="77777777" w:rsidTr="10938796">
        <w:trPr>
          <w:cnfStyle w:val="000000100000" w:firstRow="0" w:lastRow="0" w:firstColumn="0" w:lastColumn="0" w:oddVBand="0" w:evenVBand="0" w:oddHBand="1" w:evenHBand="0" w:firstRowFirstColumn="0" w:firstRowLastColumn="0" w:lastRowFirstColumn="0" w:lastRowLastColumn="0"/>
          <w:trHeight w:val="1053"/>
        </w:trPr>
        <w:tc>
          <w:tcPr>
            <w:tcW w:w="2972" w:type="dxa"/>
          </w:tcPr>
          <w:p w14:paraId="43DEDA32" w14:textId="77777777" w:rsidR="002A31F0" w:rsidRDefault="002A31F0" w:rsidP="002A31F0">
            <w:pPr>
              <w:pStyle w:val="TableParagraph"/>
              <w:spacing w:before="244"/>
              <w:ind w:left="0"/>
              <w:jc w:val="center"/>
              <w:rPr>
                <w:rFonts w:cs="Times New Roman"/>
              </w:rPr>
            </w:pPr>
          </w:p>
          <w:p w14:paraId="6F017ECD" w14:textId="77777777" w:rsidR="002A31F0" w:rsidRDefault="002A31F0" w:rsidP="002A31F0">
            <w:pPr>
              <w:pStyle w:val="TableParagraph"/>
              <w:spacing w:before="244"/>
              <w:ind w:left="0"/>
              <w:jc w:val="center"/>
              <w:rPr>
                <w:rFonts w:cs="Times New Roman"/>
              </w:rPr>
            </w:pPr>
          </w:p>
          <w:p w14:paraId="3945DEB8" w14:textId="77777777" w:rsidR="002A31F0" w:rsidRDefault="002A31F0" w:rsidP="002A31F0">
            <w:pPr>
              <w:pStyle w:val="TableParagraph"/>
              <w:spacing w:before="244"/>
              <w:ind w:left="0"/>
              <w:jc w:val="center"/>
              <w:rPr>
                <w:rFonts w:cs="Times New Roman"/>
              </w:rPr>
            </w:pPr>
          </w:p>
          <w:p w14:paraId="26DEFDEA" w14:textId="77777777" w:rsidR="002A31F0" w:rsidRDefault="002A31F0" w:rsidP="002A31F0">
            <w:pPr>
              <w:pStyle w:val="TableParagraph"/>
              <w:spacing w:before="244"/>
              <w:ind w:left="0"/>
              <w:jc w:val="center"/>
              <w:rPr>
                <w:rFonts w:cs="Times New Roman"/>
              </w:rPr>
            </w:pPr>
          </w:p>
          <w:p w14:paraId="55FB33E2" w14:textId="77777777" w:rsidR="56F3FD81" w:rsidRDefault="56F3FD81" w:rsidP="002A31F0">
            <w:pPr>
              <w:pStyle w:val="TableParagraph"/>
              <w:spacing w:before="244"/>
              <w:ind w:left="0"/>
              <w:jc w:val="center"/>
              <w:rPr>
                <w:rFonts w:cs="Times New Roman"/>
              </w:rPr>
            </w:pPr>
            <w:r w:rsidRPr="56F3FD81">
              <w:rPr>
                <w:rFonts w:cs="Times New Roman"/>
              </w:rPr>
              <w:t>Screenshot/Mockup:</w:t>
            </w:r>
          </w:p>
        </w:tc>
        <w:tc>
          <w:tcPr>
            <w:tcW w:w="10636" w:type="dxa"/>
          </w:tcPr>
          <w:p w14:paraId="51D84CCD" w14:textId="3F9F221F" w:rsidR="3ECF362E" w:rsidRDefault="75474D05" w:rsidP="56F3FD81">
            <w:pPr>
              <w:pStyle w:val="TableParagraph"/>
              <w:spacing w:line="259" w:lineRule="auto"/>
              <w:ind w:left="193" w:right="264"/>
            </w:pPr>
            <w:r>
              <w:rPr>
                <w:noProof/>
              </w:rPr>
              <w:drawing>
                <wp:inline distT="0" distB="0" distL="0" distR="0" wp14:anchorId="21FA06C1" wp14:editId="5C9F3B41">
                  <wp:extent cx="4267200" cy="2368578"/>
                  <wp:effectExtent l="0" t="0" r="0" b="0"/>
                  <wp:docPr id="1111137379" name="Picture 148923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230790"/>
                          <pic:cNvPicPr/>
                        </pic:nvPicPr>
                        <pic:blipFill>
                          <a:blip r:embed="rId36">
                            <a:extLst>
                              <a:ext uri="{28A0092B-C50C-407E-A947-70E740481C1C}">
                                <a14:useLocalDpi xmlns:a14="http://schemas.microsoft.com/office/drawing/2010/main" val="0"/>
                              </a:ext>
                            </a:extLst>
                          </a:blip>
                          <a:stretch>
                            <a:fillRect/>
                          </a:stretch>
                        </pic:blipFill>
                        <pic:spPr>
                          <a:xfrm>
                            <a:off x="0" y="0"/>
                            <a:ext cx="4267200" cy="2368578"/>
                          </a:xfrm>
                          <a:prstGeom prst="rect">
                            <a:avLst/>
                          </a:prstGeom>
                        </pic:spPr>
                      </pic:pic>
                    </a:graphicData>
                  </a:graphic>
                </wp:inline>
              </w:drawing>
            </w:r>
          </w:p>
          <w:p w14:paraId="2A225C3C" w14:textId="77777777" w:rsidR="3ECF362E" w:rsidRDefault="43D6541C" w:rsidP="56F3FD81">
            <w:pPr>
              <w:pStyle w:val="TableParagraph"/>
              <w:spacing w:line="259" w:lineRule="auto"/>
              <w:ind w:left="193" w:right="264"/>
              <w:rPr>
                <w:i/>
              </w:rPr>
            </w:pPr>
            <w:r w:rsidRPr="2E7A0C8E">
              <w:rPr>
                <w:i/>
              </w:rPr>
              <w:t>Figure 9 Filter data screenshot</w:t>
            </w:r>
          </w:p>
          <w:p w14:paraId="4B9649A5" w14:textId="0140B312" w:rsidR="3ECF362E" w:rsidRDefault="3ECF362E" w:rsidP="56F3FD81">
            <w:pPr>
              <w:pStyle w:val="TableParagraph"/>
              <w:spacing w:line="259" w:lineRule="auto"/>
              <w:ind w:left="193" w:right="264"/>
            </w:pPr>
          </w:p>
        </w:tc>
      </w:tr>
      <w:tr w:rsidR="56F3FD81" w14:paraId="3EFA546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0A7FE401" w14:textId="77777777" w:rsidR="56F3FD81" w:rsidRDefault="56F3FD81" w:rsidP="56F3FD81">
            <w:pPr>
              <w:pStyle w:val="TableParagraph"/>
              <w:spacing w:before="84"/>
              <w:rPr>
                <w:rFonts w:cs="Times New Roman"/>
              </w:rPr>
            </w:pPr>
            <w:r w:rsidRPr="56F3FD81">
              <w:rPr>
                <w:rFonts w:cs="Times New Roman"/>
              </w:rPr>
              <w:t>Page Title:</w:t>
            </w:r>
          </w:p>
        </w:tc>
        <w:tc>
          <w:tcPr>
            <w:tcW w:w="10636" w:type="dxa"/>
          </w:tcPr>
          <w:p w14:paraId="7F074F8C" w14:textId="272E94D4" w:rsidR="56F3FD81" w:rsidRDefault="1F0F1287" w:rsidP="18C39FA8">
            <w:pPr>
              <w:pStyle w:val="TableParagraph"/>
              <w:spacing w:before="84" w:line="259" w:lineRule="auto"/>
              <w:rPr>
                <w:rFonts w:cs="Times New Roman"/>
              </w:rPr>
            </w:pPr>
            <w:r w:rsidRPr="56F3FD81">
              <w:rPr>
                <w:rFonts w:cs="Times New Roman"/>
              </w:rPr>
              <w:t>Filter Data</w:t>
            </w:r>
          </w:p>
        </w:tc>
      </w:tr>
      <w:tr w:rsidR="56F3FD81" w14:paraId="6BD32A86" w14:textId="77777777" w:rsidTr="10938796">
        <w:trPr>
          <w:cnfStyle w:val="000000100000" w:firstRow="0" w:lastRow="0" w:firstColumn="0" w:lastColumn="0" w:oddVBand="0" w:evenVBand="0" w:oddHBand="1" w:evenHBand="0" w:firstRowFirstColumn="0" w:firstRowLastColumn="0" w:lastRowFirstColumn="0" w:lastRowLastColumn="0"/>
          <w:trHeight w:val="733"/>
        </w:trPr>
        <w:tc>
          <w:tcPr>
            <w:tcW w:w="2972" w:type="dxa"/>
          </w:tcPr>
          <w:p w14:paraId="73088B52" w14:textId="77777777" w:rsidR="56F3FD81" w:rsidRDefault="56F3FD81" w:rsidP="56F3FD81">
            <w:pPr>
              <w:pStyle w:val="TableParagraph"/>
              <w:spacing w:before="84"/>
              <w:rPr>
                <w:rFonts w:cs="Times New Roman"/>
              </w:rPr>
            </w:pPr>
            <w:r w:rsidRPr="56F3FD81">
              <w:rPr>
                <w:rFonts w:cs="Times New Roman"/>
              </w:rPr>
              <w:t>Author:</w:t>
            </w:r>
          </w:p>
        </w:tc>
        <w:tc>
          <w:tcPr>
            <w:tcW w:w="10636" w:type="dxa"/>
          </w:tcPr>
          <w:p w14:paraId="53263C0B" w14:textId="22C672EB" w:rsidR="56F3FD81" w:rsidRDefault="56F3FD81" w:rsidP="5CE84204">
            <w:pPr>
              <w:pStyle w:val="TableParagraph"/>
              <w:spacing w:before="84" w:line="259" w:lineRule="auto"/>
            </w:pPr>
            <w:r w:rsidRPr="30B2507F">
              <w:rPr>
                <w:rFonts w:cs="Times New Roman"/>
              </w:rPr>
              <w:t>Team 0</w:t>
            </w:r>
            <w:r w:rsidR="43EB391B" w:rsidRPr="30B2507F">
              <w:rPr>
                <w:rFonts w:cs="Times New Roman"/>
              </w:rPr>
              <w:t>1</w:t>
            </w:r>
          </w:p>
        </w:tc>
      </w:tr>
      <w:tr w:rsidR="56F3FD81" w14:paraId="1A2670D3"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199379B0" w14:textId="77777777" w:rsidR="56F3FD81" w:rsidRDefault="56F3FD81" w:rsidP="56F3FD81">
            <w:pPr>
              <w:pStyle w:val="TableParagraph"/>
              <w:rPr>
                <w:rFonts w:cs="Times New Roman"/>
              </w:rPr>
            </w:pPr>
            <w:r w:rsidRPr="56F3FD81">
              <w:rPr>
                <w:rFonts w:cs="Times New Roman"/>
              </w:rPr>
              <w:t>Type:</w:t>
            </w:r>
          </w:p>
        </w:tc>
        <w:tc>
          <w:tcPr>
            <w:tcW w:w="10636" w:type="dxa"/>
          </w:tcPr>
          <w:p w14:paraId="6F8AC5AC" w14:textId="22C672EB" w:rsidR="4B996AED" w:rsidRDefault="4B996AED" w:rsidP="5CE84204">
            <w:pPr>
              <w:pStyle w:val="TableParagraph"/>
              <w:spacing w:before="84" w:line="259" w:lineRule="auto"/>
            </w:pPr>
            <w:r w:rsidRPr="56F3FD81">
              <w:rPr>
                <w:rFonts w:cs="Times New Roman"/>
              </w:rPr>
              <w:t>Process</w:t>
            </w:r>
          </w:p>
        </w:tc>
      </w:tr>
      <w:tr w:rsidR="56F3FD81" w14:paraId="46893A6D" w14:textId="77777777" w:rsidTr="10938796">
        <w:trPr>
          <w:cnfStyle w:val="000000100000" w:firstRow="0" w:lastRow="0" w:firstColumn="0" w:lastColumn="0" w:oddVBand="0" w:evenVBand="0" w:oddHBand="1" w:evenHBand="0" w:firstRowFirstColumn="0" w:firstRowLastColumn="0" w:lastRowFirstColumn="0" w:lastRowLastColumn="0"/>
          <w:trHeight w:val="1053"/>
        </w:trPr>
        <w:tc>
          <w:tcPr>
            <w:tcW w:w="2972" w:type="dxa"/>
          </w:tcPr>
          <w:p w14:paraId="6933D1E3" w14:textId="77777777" w:rsidR="56F3FD81" w:rsidRDefault="56F3FD81" w:rsidP="5CE84204">
            <w:pPr>
              <w:pStyle w:val="TableParagraph"/>
              <w:spacing w:before="84" w:line="259" w:lineRule="auto"/>
              <w:rPr>
                <w:rFonts w:cs="Times New Roman"/>
              </w:rPr>
            </w:pPr>
            <w:r w:rsidRPr="56F3FD81">
              <w:rPr>
                <w:rFonts w:cs="Times New Roman"/>
              </w:rPr>
              <w:lastRenderedPageBreak/>
              <w:t>Purpose:</w:t>
            </w:r>
          </w:p>
        </w:tc>
        <w:tc>
          <w:tcPr>
            <w:tcW w:w="10636" w:type="dxa"/>
          </w:tcPr>
          <w:p w14:paraId="5535D547" w14:textId="57921A12" w:rsidR="56F3FD81" w:rsidRDefault="0C748E8D" w:rsidP="5CE84204">
            <w:pPr>
              <w:pStyle w:val="TableParagraph"/>
              <w:spacing w:before="84" w:line="259" w:lineRule="auto"/>
              <w:rPr>
                <w:rFonts w:cs="Times New Roman"/>
              </w:rPr>
            </w:pPr>
            <w:r w:rsidRPr="3F4E80A5">
              <w:rPr>
                <w:rFonts w:eastAsia="Times New Roman" w:cs="Times New Roman"/>
              </w:rPr>
              <w:t xml:space="preserve">Allows the user to </w:t>
            </w:r>
            <w:r w:rsidR="55DA24B5" w:rsidRPr="3F4E80A5">
              <w:rPr>
                <w:rFonts w:eastAsia="Times New Roman" w:cs="Times New Roman"/>
              </w:rPr>
              <w:t xml:space="preserve">search for a course that meets specific </w:t>
            </w:r>
            <w:r w:rsidR="113F7793" w:rsidRPr="3F4E80A5">
              <w:rPr>
                <w:rFonts w:eastAsia="Times New Roman" w:cs="Times New Roman"/>
              </w:rPr>
              <w:t>criteria</w:t>
            </w:r>
            <w:r w:rsidR="55DA24B5" w:rsidRPr="3F4E80A5">
              <w:rPr>
                <w:rFonts w:eastAsia="Times New Roman" w:cs="Times New Roman"/>
              </w:rPr>
              <w:t>.</w:t>
            </w:r>
          </w:p>
        </w:tc>
      </w:tr>
      <w:tr w:rsidR="56F3FD81" w14:paraId="7521388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38A49183" w14:textId="77777777" w:rsidR="56F3FD81" w:rsidRDefault="56F3FD81" w:rsidP="56F3FD81">
            <w:pPr>
              <w:pStyle w:val="TableParagraph"/>
              <w:spacing w:before="84"/>
              <w:rPr>
                <w:rFonts w:cs="Times New Roman"/>
              </w:rPr>
            </w:pPr>
            <w:r w:rsidRPr="56F3FD81">
              <w:rPr>
                <w:rFonts w:cs="Times New Roman"/>
              </w:rPr>
              <w:t>Parent User Story:</w:t>
            </w:r>
          </w:p>
        </w:tc>
        <w:tc>
          <w:tcPr>
            <w:tcW w:w="10636" w:type="dxa"/>
          </w:tcPr>
          <w:p w14:paraId="74F9E0DD" w14:textId="22C672EB" w:rsidR="15931B53" w:rsidRDefault="15931B53" w:rsidP="5CE84204">
            <w:pPr>
              <w:pStyle w:val="TableParagraph"/>
              <w:spacing w:before="84" w:line="259" w:lineRule="auto"/>
              <w:rPr>
                <w:rFonts w:cs="Times New Roman"/>
              </w:rPr>
            </w:pPr>
            <w:r w:rsidRPr="56F3FD81">
              <w:rPr>
                <w:rFonts w:cs="Times New Roman"/>
              </w:rPr>
              <w:t>Registration, Search</w:t>
            </w:r>
          </w:p>
        </w:tc>
      </w:tr>
      <w:tr w:rsidR="56F3FD81" w14:paraId="5C1F86B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49AC5237" w14:textId="722CF230" w:rsidR="56F3FD81" w:rsidRDefault="56F3FD81" w:rsidP="5CE84204">
            <w:pPr>
              <w:pStyle w:val="TableParagraph"/>
              <w:spacing w:before="84" w:line="259" w:lineRule="auto"/>
              <w:rPr>
                <w:rFonts w:cs="Times New Roman"/>
              </w:rPr>
            </w:pPr>
            <w:r w:rsidRPr="56F3FD81">
              <w:rPr>
                <w:rFonts w:cs="Times New Roman"/>
              </w:rPr>
              <w:t>Stakeholders:</w:t>
            </w:r>
          </w:p>
        </w:tc>
        <w:tc>
          <w:tcPr>
            <w:tcW w:w="10636" w:type="dxa"/>
          </w:tcPr>
          <w:p w14:paraId="66042091" w14:textId="45F47B82" w:rsidR="56F3FD81" w:rsidRDefault="56F3FD81" w:rsidP="5CE84204">
            <w:pPr>
              <w:pStyle w:val="TableParagraph"/>
              <w:spacing w:before="84" w:line="259" w:lineRule="auto"/>
              <w:rPr>
                <w:rFonts w:cs="Times New Roman"/>
              </w:rPr>
            </w:pPr>
            <w:r w:rsidRPr="56F3FD81">
              <w:rPr>
                <w:rFonts w:cs="Times New Roman"/>
              </w:rPr>
              <w:t>Student</w:t>
            </w:r>
          </w:p>
        </w:tc>
      </w:tr>
      <w:tr w:rsidR="56F3FD81" w14:paraId="50F91FD6"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2EC1187F" w14:textId="77777777" w:rsidR="56F3FD81" w:rsidRDefault="56F3FD81" w:rsidP="5CE84204">
            <w:pPr>
              <w:pStyle w:val="TableParagraph"/>
              <w:spacing w:before="84" w:line="259" w:lineRule="auto"/>
              <w:rPr>
                <w:rFonts w:cs="Times New Roman"/>
              </w:rPr>
            </w:pPr>
            <w:r w:rsidRPr="56F3FD81">
              <w:rPr>
                <w:rFonts w:cs="Times New Roman"/>
              </w:rPr>
              <w:t>Pre-conditions/Product(s) Required:</w:t>
            </w:r>
          </w:p>
        </w:tc>
        <w:tc>
          <w:tcPr>
            <w:tcW w:w="10636" w:type="dxa"/>
          </w:tcPr>
          <w:p w14:paraId="534FEA3C" w14:textId="06B1A992" w:rsidR="56F3FD81" w:rsidRDefault="56F3FD81" w:rsidP="5CE84204">
            <w:pPr>
              <w:pStyle w:val="TableParagraph"/>
              <w:spacing w:before="84" w:line="259" w:lineRule="auto"/>
              <w:rPr>
                <w:rFonts w:cs="Times New Roman"/>
              </w:rPr>
            </w:pPr>
            <w:r w:rsidRPr="56F3FD81">
              <w:rPr>
                <w:rFonts w:cs="Times New Roman"/>
              </w:rPr>
              <w:t>The user must be logged in. The user must be a current student.</w:t>
            </w:r>
          </w:p>
        </w:tc>
      </w:tr>
      <w:tr w:rsidR="56F3FD81" w14:paraId="7FDE5AC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2DC27196" w14:textId="77777777" w:rsidR="56F3FD81" w:rsidRDefault="56F3FD81" w:rsidP="5CE84204">
            <w:pPr>
              <w:pStyle w:val="TableParagraph"/>
              <w:spacing w:before="84" w:line="259" w:lineRule="auto"/>
              <w:rPr>
                <w:rFonts w:cs="Times New Roman"/>
              </w:rPr>
            </w:pPr>
            <w:r w:rsidRPr="56F3FD81">
              <w:rPr>
                <w:rFonts w:cs="Times New Roman"/>
              </w:rPr>
              <w:t>Post- conditions/Product(s) Produced:</w:t>
            </w:r>
          </w:p>
        </w:tc>
        <w:tc>
          <w:tcPr>
            <w:tcW w:w="10636" w:type="dxa"/>
          </w:tcPr>
          <w:p w14:paraId="46491A65" w14:textId="22B77220" w:rsidR="56F3FD81" w:rsidRDefault="56F3FD81" w:rsidP="5CE84204">
            <w:pPr>
              <w:pStyle w:val="TableParagraph"/>
              <w:spacing w:before="84" w:line="259" w:lineRule="auto"/>
              <w:rPr>
                <w:rFonts w:cs="Times New Roman"/>
              </w:rPr>
            </w:pPr>
            <w:r w:rsidRPr="56F3FD81">
              <w:rPr>
                <w:rFonts w:cs="Times New Roman"/>
              </w:rPr>
              <w:t xml:space="preserve">- </w:t>
            </w:r>
          </w:p>
        </w:tc>
      </w:tr>
      <w:tr w:rsidR="56F3FD81" w14:paraId="2D85F72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04D9E91E" w14:textId="77777777" w:rsidR="56F3FD81" w:rsidRDefault="56F3FD81" w:rsidP="5CE84204">
            <w:pPr>
              <w:pStyle w:val="TableParagraph"/>
              <w:spacing w:before="84" w:line="259" w:lineRule="auto"/>
              <w:rPr>
                <w:rFonts w:cs="Times New Roman"/>
              </w:rPr>
            </w:pPr>
            <w:r w:rsidRPr="56F3FD81">
              <w:rPr>
                <w:rFonts w:cs="Times New Roman"/>
              </w:rPr>
              <w:t>Links:</w:t>
            </w:r>
          </w:p>
        </w:tc>
        <w:tc>
          <w:tcPr>
            <w:tcW w:w="10636" w:type="dxa"/>
          </w:tcPr>
          <w:p w14:paraId="03CEE012" w14:textId="77777777" w:rsidR="56F3FD81" w:rsidRDefault="56F3FD81" w:rsidP="5CE84204">
            <w:pPr>
              <w:pStyle w:val="TableParagraph"/>
              <w:spacing w:before="84" w:line="259" w:lineRule="auto"/>
              <w:rPr>
                <w:rFonts w:cs="Times New Roman"/>
              </w:rPr>
            </w:pPr>
            <w:r w:rsidRPr="56F3FD81">
              <w:rPr>
                <w:rFonts w:cs="Times New Roman"/>
              </w:rPr>
              <w:t>Additional references either inside this document or external references.</w:t>
            </w:r>
          </w:p>
        </w:tc>
      </w:tr>
      <w:tr w:rsidR="56F3FD81" w14:paraId="08AE777A"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2972" w:type="dxa"/>
          </w:tcPr>
          <w:p w14:paraId="6A2CDEB2" w14:textId="77777777" w:rsidR="56F3FD81" w:rsidRDefault="56F3FD81" w:rsidP="5CE84204">
            <w:pPr>
              <w:pStyle w:val="TableParagraph"/>
              <w:spacing w:before="84" w:line="259" w:lineRule="auto"/>
              <w:rPr>
                <w:rFonts w:cs="Times New Roman"/>
              </w:rPr>
            </w:pPr>
            <w:r w:rsidRPr="56F3FD81">
              <w:rPr>
                <w:rFonts w:cs="Times New Roman"/>
              </w:rPr>
              <w:t>SRS Document</w:t>
            </w:r>
          </w:p>
        </w:tc>
        <w:tc>
          <w:tcPr>
            <w:tcW w:w="10636" w:type="dxa"/>
          </w:tcPr>
          <w:p w14:paraId="1721FB1F" w14:textId="2607E2A4" w:rsidR="56F3FD81" w:rsidRDefault="56F3FD81" w:rsidP="5CE84204">
            <w:pPr>
              <w:pStyle w:val="TableParagraph"/>
              <w:spacing w:before="84" w:line="259" w:lineRule="auto"/>
              <w:rPr>
                <w:rFonts w:cs="Times New Roman"/>
                <w:szCs w:val="24"/>
              </w:rPr>
            </w:pPr>
            <w:r w:rsidRPr="56F3FD81">
              <w:rPr>
                <w:rFonts w:cs="Times New Roman"/>
                <w:szCs w:val="24"/>
              </w:rPr>
              <w:t xml:space="preserve">REQ- </w:t>
            </w:r>
            <w:r w:rsidR="7EAABD97" w:rsidRPr="56F3FD81">
              <w:rPr>
                <w:rFonts w:cs="Times New Roman"/>
                <w:szCs w:val="24"/>
              </w:rPr>
              <w:t>64</w:t>
            </w:r>
            <w:r w:rsidR="1B6D1ECA" w:rsidRPr="56F3FD81">
              <w:rPr>
                <w:rFonts w:cs="Times New Roman"/>
                <w:szCs w:val="24"/>
              </w:rPr>
              <w:t xml:space="preserve"> 5.2.7</w:t>
            </w:r>
          </w:p>
        </w:tc>
      </w:tr>
      <w:tr w:rsidR="56F3FD81" w14:paraId="74EFD77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2972" w:type="dxa"/>
          </w:tcPr>
          <w:p w14:paraId="695A1012" w14:textId="77777777" w:rsidR="56F3FD81" w:rsidRDefault="56F3FD81" w:rsidP="325F90D0">
            <w:pPr>
              <w:pStyle w:val="TableParagraph"/>
              <w:spacing w:before="84" w:line="259" w:lineRule="auto"/>
              <w:rPr>
                <w:rFonts w:cs="Times New Roman"/>
              </w:rPr>
            </w:pPr>
            <w:r w:rsidRPr="56F3FD81">
              <w:rPr>
                <w:rFonts w:cs="Times New Roman"/>
              </w:rPr>
              <w:t>Description/Notes:</w:t>
            </w:r>
          </w:p>
        </w:tc>
        <w:tc>
          <w:tcPr>
            <w:tcW w:w="10636" w:type="dxa"/>
          </w:tcPr>
          <w:p w14:paraId="15D502CC" w14:textId="13E195E1" w:rsidR="248A2A31" w:rsidRDefault="248A2A31" w:rsidP="325F90D0">
            <w:pPr>
              <w:pStyle w:val="TableParagraph"/>
              <w:spacing w:before="84" w:line="259" w:lineRule="auto"/>
            </w:pPr>
            <w:r w:rsidRPr="56F3FD81">
              <w:rPr>
                <w:rFonts w:eastAsia="Times New Roman" w:cs="Times New Roman"/>
                <w:szCs w:val="24"/>
              </w:rPr>
              <w:t xml:space="preserve">Filter data will allow the student to restrict which </w:t>
            </w:r>
            <w:r w:rsidR="412C2C7C" w:rsidRPr="56F3FD81">
              <w:rPr>
                <w:rFonts w:eastAsia="Times New Roman" w:cs="Times New Roman"/>
                <w:szCs w:val="24"/>
              </w:rPr>
              <w:t>information is shown to them.</w:t>
            </w:r>
            <w:r w:rsidR="112217C2" w:rsidRPr="56F3FD81">
              <w:rPr>
                <w:rFonts w:eastAsia="Times New Roman" w:cs="Times New Roman"/>
                <w:szCs w:val="24"/>
              </w:rPr>
              <w:t xml:space="preserve"> Allowing them to search through less data when looking for a course.</w:t>
            </w:r>
          </w:p>
          <w:p w14:paraId="4F6DD64C" w14:textId="57F0F419" w:rsidR="56F3FD81" w:rsidRDefault="56F3FD81" w:rsidP="56F3FD81">
            <w:pPr>
              <w:pStyle w:val="TableParagraph"/>
              <w:spacing w:before="84" w:line="259" w:lineRule="auto"/>
              <w:ind w:left="193" w:right="809"/>
              <w:rPr>
                <w:rFonts w:cs="Times New Roman"/>
              </w:rPr>
            </w:pPr>
          </w:p>
        </w:tc>
      </w:tr>
    </w:tbl>
    <w:p w14:paraId="72D4866B" w14:textId="75D56E79" w:rsidR="009B35B4" w:rsidRPr="009B35B4" w:rsidRDefault="009B35B4" w:rsidP="009B35B4">
      <w:pPr>
        <w:ind w:left="0"/>
        <w:rPr>
          <w:b/>
          <w:bCs/>
          <w:szCs w:val="24"/>
        </w:rPr>
      </w:pPr>
    </w:p>
    <w:p w14:paraId="0A66AC17" w14:textId="77777777" w:rsidR="00CE2456" w:rsidRDefault="00CE2456" w:rsidP="00615628">
      <w:pPr>
        <w:ind w:left="0"/>
        <w:rPr>
          <w:b/>
          <w:bCs/>
          <w:szCs w:val="24"/>
        </w:rPr>
      </w:pPr>
    </w:p>
    <w:p w14:paraId="233DA1BD" w14:textId="77777777" w:rsidR="00FC28CC" w:rsidRPr="00FC28CC" w:rsidRDefault="00FC28CC" w:rsidP="00FC28CC">
      <w:pPr>
        <w:ind w:left="0"/>
        <w:rPr>
          <w:b/>
          <w:bCs/>
          <w:szCs w:val="24"/>
        </w:rPr>
      </w:pPr>
    </w:p>
    <w:p w14:paraId="09BD559C" w14:textId="77777777" w:rsidR="00CE2456" w:rsidRDefault="00CE2456" w:rsidP="00615628">
      <w:pPr>
        <w:ind w:left="0"/>
        <w:rPr>
          <w:b/>
          <w:bCs/>
          <w:szCs w:val="24"/>
        </w:rPr>
      </w:pPr>
    </w:p>
    <w:p w14:paraId="1728FB0F" w14:textId="77777777" w:rsidR="00CE2456" w:rsidRDefault="00CE2456" w:rsidP="00615628">
      <w:pPr>
        <w:ind w:left="0"/>
        <w:rPr>
          <w:b/>
          <w:bCs/>
          <w:szCs w:val="24"/>
        </w:rPr>
      </w:pPr>
    </w:p>
    <w:p w14:paraId="554BA738" w14:textId="77777777" w:rsidR="00CE2456" w:rsidRDefault="00CE2456" w:rsidP="00615628">
      <w:pPr>
        <w:ind w:left="0"/>
        <w:rPr>
          <w:b/>
          <w:bCs/>
          <w:szCs w:val="24"/>
        </w:rPr>
      </w:pPr>
    </w:p>
    <w:p w14:paraId="5DB248DA" w14:textId="77777777" w:rsidR="00CE2456" w:rsidRDefault="00CE2456" w:rsidP="00615628">
      <w:pPr>
        <w:ind w:left="0"/>
        <w:rPr>
          <w:b/>
          <w:bCs/>
          <w:szCs w:val="24"/>
        </w:rPr>
      </w:pPr>
    </w:p>
    <w:p w14:paraId="04863DCF" w14:textId="77777777" w:rsidR="00D2786C" w:rsidRPr="00615628" w:rsidRDefault="00D2786C" w:rsidP="0071363B">
      <w:pPr>
        <w:ind w:left="0"/>
        <w:rPr>
          <w:b/>
          <w:bCs/>
          <w:szCs w:val="24"/>
        </w:rPr>
      </w:pPr>
    </w:p>
    <w:p w14:paraId="24A3F556" w14:textId="59948B2E" w:rsidR="00712B66" w:rsidRPr="00AA4A52" w:rsidRDefault="387D7991" w:rsidP="00EE79C3">
      <w:pPr>
        <w:pStyle w:val="Heading3"/>
        <w:numPr>
          <w:ilvl w:val="2"/>
          <w:numId w:val="19"/>
        </w:numPr>
        <w:spacing w:after="240"/>
        <w:ind w:left="1560" w:hanging="709"/>
        <w:rPr>
          <w:b/>
          <w:sz w:val="28"/>
          <w:szCs w:val="28"/>
        </w:rPr>
      </w:pPr>
      <w:r w:rsidRPr="2E7A0C8E">
        <w:rPr>
          <w:b/>
          <w:sz w:val="28"/>
          <w:szCs w:val="28"/>
        </w:rPr>
        <w:lastRenderedPageBreak/>
        <w:t xml:space="preserve"> </w:t>
      </w:r>
      <w:bookmarkStart w:id="48" w:name="_Toc46337663"/>
      <w:r w:rsidR="00712B66" w:rsidRPr="2E7A0C8E">
        <w:rPr>
          <w:b/>
          <w:sz w:val="28"/>
          <w:szCs w:val="28"/>
        </w:rPr>
        <w:t>Opening Display Classes (REQ- 69)</w:t>
      </w:r>
      <w:bookmarkEnd w:id="48"/>
      <w:r w:rsidR="00712B66" w:rsidRPr="2E7A0C8E">
        <w:rPr>
          <w:b/>
          <w:sz w:val="28"/>
          <w:szCs w:val="28"/>
        </w:rPr>
        <w:t xml:space="preserve"> </w:t>
      </w:r>
    </w:p>
    <w:tbl>
      <w:tblPr>
        <w:tblStyle w:val="Team3"/>
        <w:tblW w:w="0" w:type="auto"/>
        <w:tblLayout w:type="fixed"/>
        <w:tblLook w:val="01E0" w:firstRow="1" w:lastRow="1" w:firstColumn="1" w:lastColumn="1" w:noHBand="0" w:noVBand="0"/>
      </w:tblPr>
      <w:tblGrid>
        <w:gridCol w:w="3635"/>
        <w:gridCol w:w="9973"/>
      </w:tblGrid>
      <w:tr w:rsidR="00B20C66" w14:paraId="103EF5D5"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1D297C4C" w14:textId="77777777" w:rsidR="00B20C66" w:rsidRPr="005B008C" w:rsidRDefault="00B20C66" w:rsidP="00B53194">
            <w:pPr>
              <w:pStyle w:val="TableParagraph"/>
              <w:ind w:left="1427" w:right="1416"/>
              <w:jc w:val="center"/>
              <w:rPr>
                <w:rFonts w:cs="Times New Roman"/>
                <w:sz w:val="28"/>
                <w:szCs w:val="24"/>
              </w:rPr>
            </w:pPr>
            <w:r w:rsidRPr="005B008C">
              <w:rPr>
                <w:rFonts w:cs="Times New Roman"/>
                <w:bCs/>
                <w:sz w:val="28"/>
                <w:szCs w:val="24"/>
              </w:rPr>
              <w:t>Data</w:t>
            </w:r>
          </w:p>
        </w:tc>
        <w:tc>
          <w:tcPr>
            <w:tcW w:w="9973" w:type="dxa"/>
          </w:tcPr>
          <w:p w14:paraId="5B922269" w14:textId="77777777" w:rsidR="00B20C66" w:rsidRPr="005B008C" w:rsidRDefault="00B20C66" w:rsidP="00247BA7">
            <w:pPr>
              <w:pStyle w:val="TableParagraph"/>
              <w:ind w:left="4122" w:right="4108"/>
              <w:jc w:val="center"/>
              <w:rPr>
                <w:rFonts w:cs="Times New Roman"/>
                <w:sz w:val="28"/>
                <w:szCs w:val="24"/>
              </w:rPr>
            </w:pPr>
            <w:r w:rsidRPr="005B008C">
              <w:rPr>
                <w:rFonts w:cs="Times New Roman"/>
                <w:bCs/>
                <w:sz w:val="28"/>
                <w:szCs w:val="24"/>
              </w:rPr>
              <w:t>Description</w:t>
            </w:r>
          </w:p>
        </w:tc>
      </w:tr>
      <w:tr w:rsidR="00B20C66" w14:paraId="1FEB4E95" w14:textId="77777777" w:rsidTr="10938796">
        <w:trPr>
          <w:cnfStyle w:val="000000100000" w:firstRow="0" w:lastRow="0" w:firstColumn="0" w:lastColumn="0" w:oddVBand="0" w:evenVBand="0" w:oddHBand="1" w:evenHBand="0" w:firstRowFirstColumn="0" w:firstRowLastColumn="0" w:lastRowFirstColumn="0" w:lastRowLastColumn="0"/>
          <w:trHeight w:val="5383"/>
        </w:trPr>
        <w:tc>
          <w:tcPr>
            <w:tcW w:w="3635" w:type="dxa"/>
          </w:tcPr>
          <w:p w14:paraId="5A699E21" w14:textId="77777777" w:rsidR="00B20C66" w:rsidRDefault="00B20C66" w:rsidP="00B53194">
            <w:pPr>
              <w:pStyle w:val="TableParagraph"/>
              <w:spacing w:before="0"/>
              <w:ind w:left="0"/>
              <w:rPr>
                <w:rFonts w:cs="Times New Roman"/>
                <w:b/>
                <w:bCs/>
                <w:sz w:val="28"/>
                <w:szCs w:val="28"/>
              </w:rPr>
            </w:pPr>
          </w:p>
          <w:p w14:paraId="20E44935" w14:textId="77777777" w:rsidR="00B20C66" w:rsidRDefault="00B20C66" w:rsidP="00B53194">
            <w:pPr>
              <w:pStyle w:val="TableParagraph"/>
              <w:spacing w:before="0"/>
              <w:ind w:left="0"/>
              <w:rPr>
                <w:rFonts w:cs="Times New Roman"/>
                <w:b/>
                <w:bCs/>
                <w:sz w:val="28"/>
                <w:szCs w:val="28"/>
              </w:rPr>
            </w:pPr>
          </w:p>
          <w:p w14:paraId="70D93B56" w14:textId="77777777" w:rsidR="00B20C66" w:rsidRDefault="00B20C66" w:rsidP="00B53194">
            <w:pPr>
              <w:pStyle w:val="TableParagraph"/>
              <w:spacing w:before="0"/>
              <w:ind w:left="0"/>
              <w:rPr>
                <w:rFonts w:cs="Times New Roman"/>
                <w:b/>
                <w:bCs/>
                <w:sz w:val="28"/>
                <w:szCs w:val="28"/>
              </w:rPr>
            </w:pPr>
          </w:p>
          <w:p w14:paraId="58C63E36" w14:textId="77777777" w:rsidR="00B20C66" w:rsidRDefault="00B20C66" w:rsidP="00B53194">
            <w:pPr>
              <w:pStyle w:val="TableParagraph"/>
              <w:spacing w:before="0"/>
              <w:ind w:left="0"/>
              <w:rPr>
                <w:rFonts w:cs="Times New Roman"/>
                <w:b/>
                <w:bCs/>
                <w:sz w:val="28"/>
                <w:szCs w:val="28"/>
              </w:rPr>
            </w:pPr>
          </w:p>
          <w:p w14:paraId="484D9414" w14:textId="77777777" w:rsidR="00B20C66" w:rsidRDefault="00B20C66" w:rsidP="00B53194">
            <w:pPr>
              <w:pStyle w:val="TableParagraph"/>
              <w:spacing w:before="0"/>
              <w:ind w:left="0"/>
              <w:rPr>
                <w:rFonts w:cs="Times New Roman"/>
                <w:b/>
                <w:bCs/>
                <w:sz w:val="28"/>
                <w:szCs w:val="28"/>
              </w:rPr>
            </w:pPr>
          </w:p>
          <w:p w14:paraId="6336A3C5" w14:textId="77777777" w:rsidR="00B20C66" w:rsidRDefault="00B20C66" w:rsidP="00B53194">
            <w:pPr>
              <w:pStyle w:val="TableParagraph"/>
              <w:spacing w:before="0"/>
              <w:ind w:left="0"/>
              <w:rPr>
                <w:rFonts w:cs="Times New Roman"/>
                <w:b/>
                <w:bCs/>
                <w:sz w:val="28"/>
                <w:szCs w:val="28"/>
              </w:rPr>
            </w:pPr>
          </w:p>
          <w:p w14:paraId="4235BAF8" w14:textId="77777777" w:rsidR="00B20C66" w:rsidRDefault="00B20C66" w:rsidP="00B53194">
            <w:pPr>
              <w:pStyle w:val="TableParagraph"/>
              <w:spacing w:before="1"/>
              <w:ind w:left="0"/>
              <w:rPr>
                <w:rFonts w:cs="Times New Roman"/>
                <w:b/>
                <w:bCs/>
                <w:sz w:val="38"/>
                <w:szCs w:val="38"/>
              </w:rPr>
            </w:pPr>
          </w:p>
          <w:p w14:paraId="2252A658" w14:textId="64510ECE" w:rsidR="00B20C66" w:rsidRDefault="4F7108DB" w:rsidP="00CE2456">
            <w:pPr>
              <w:pStyle w:val="TableParagraph"/>
              <w:spacing w:before="0"/>
              <w:ind w:left="0"/>
              <w:jc w:val="center"/>
              <w:rPr>
                <w:rFonts w:cs="Times New Roman"/>
              </w:rPr>
            </w:pPr>
            <w:r w:rsidRPr="078FCCC8">
              <w:rPr>
                <w:rFonts w:cs="Times New Roman"/>
              </w:rPr>
              <w:t>Screenshot</w:t>
            </w:r>
            <w:r w:rsidR="00B20C66" w:rsidRPr="6BB44372">
              <w:rPr>
                <w:rFonts w:cs="Times New Roman"/>
              </w:rPr>
              <w:t>/Mockup:</w:t>
            </w:r>
          </w:p>
        </w:tc>
        <w:tc>
          <w:tcPr>
            <w:tcW w:w="9973" w:type="dxa"/>
          </w:tcPr>
          <w:p w14:paraId="129E5F78" w14:textId="7DBC7965" w:rsidR="00B20C66" w:rsidRDefault="4934E33F" w:rsidP="00B53194">
            <w:pPr>
              <w:pStyle w:val="TableParagraph"/>
              <w:spacing w:before="0"/>
              <w:ind w:left="0"/>
            </w:pPr>
            <w:r>
              <w:rPr>
                <w:noProof/>
              </w:rPr>
              <w:drawing>
                <wp:inline distT="0" distB="0" distL="0" distR="0" wp14:anchorId="23F12AE6" wp14:editId="1AD980DF">
                  <wp:extent cx="6257925" cy="2971800"/>
                  <wp:effectExtent l="0" t="0" r="0" b="0"/>
                  <wp:docPr id="642624470" name="Picture 21996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63358"/>
                          <pic:cNvPicPr/>
                        </pic:nvPicPr>
                        <pic:blipFill>
                          <a:blip r:embed="rId37">
                            <a:extLst>
                              <a:ext uri="{28A0092B-C50C-407E-A947-70E740481C1C}">
                                <a14:useLocalDpi xmlns:a14="http://schemas.microsoft.com/office/drawing/2010/main" val="0"/>
                              </a:ext>
                            </a:extLst>
                          </a:blip>
                          <a:stretch>
                            <a:fillRect/>
                          </a:stretch>
                        </pic:blipFill>
                        <pic:spPr>
                          <a:xfrm>
                            <a:off x="0" y="0"/>
                            <a:ext cx="6257925" cy="2971800"/>
                          </a:xfrm>
                          <a:prstGeom prst="rect">
                            <a:avLst/>
                          </a:prstGeom>
                        </pic:spPr>
                      </pic:pic>
                    </a:graphicData>
                  </a:graphic>
                </wp:inline>
              </w:drawing>
            </w:r>
          </w:p>
          <w:p w14:paraId="57C4472C" w14:textId="3FADC181" w:rsidR="00B20C66" w:rsidRDefault="4D6DE989" w:rsidP="00B53194">
            <w:pPr>
              <w:pStyle w:val="TableParagraph"/>
              <w:spacing w:before="0"/>
              <w:ind w:left="0"/>
            </w:pPr>
            <w:r w:rsidRPr="2E7A0C8E">
              <w:rPr>
                <w:i/>
              </w:rPr>
              <w:t>Figure 10 Class first time signup screenshot</w:t>
            </w:r>
            <w:r>
              <w:t xml:space="preserve"> </w:t>
            </w:r>
          </w:p>
        </w:tc>
      </w:tr>
      <w:tr w:rsidR="00B20C66" w14:paraId="50D983C7"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1327DAD" w14:textId="77777777" w:rsidR="00B20C66" w:rsidRDefault="00B20C66" w:rsidP="00B53194">
            <w:pPr>
              <w:pStyle w:val="TableParagraph"/>
              <w:rPr>
                <w:rFonts w:cs="Times New Roman"/>
              </w:rPr>
            </w:pPr>
            <w:r w:rsidRPr="6BB44372">
              <w:rPr>
                <w:rFonts w:cs="Times New Roman"/>
              </w:rPr>
              <w:t>Page Title:</w:t>
            </w:r>
          </w:p>
        </w:tc>
        <w:tc>
          <w:tcPr>
            <w:tcW w:w="9973" w:type="dxa"/>
          </w:tcPr>
          <w:p w14:paraId="290C1DA1" w14:textId="38B0D52E" w:rsidR="00B20C66" w:rsidRDefault="004004F6" w:rsidP="325F90D0">
            <w:pPr>
              <w:pStyle w:val="TableParagraph"/>
              <w:spacing w:line="259" w:lineRule="auto"/>
            </w:pPr>
            <w:r>
              <w:rPr>
                <w:rFonts w:cs="Times New Roman"/>
              </w:rPr>
              <w:t>Sign up for the first time</w:t>
            </w:r>
          </w:p>
        </w:tc>
      </w:tr>
      <w:tr w:rsidR="00B20C66" w14:paraId="1B0C4D7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3A13E69" w14:textId="77777777" w:rsidR="00B20C66" w:rsidRDefault="00B20C66" w:rsidP="00B53194">
            <w:pPr>
              <w:pStyle w:val="TableParagraph"/>
              <w:rPr>
                <w:rFonts w:cs="Times New Roman"/>
              </w:rPr>
            </w:pPr>
            <w:r w:rsidRPr="6BB44372">
              <w:rPr>
                <w:rFonts w:cs="Times New Roman"/>
              </w:rPr>
              <w:t>Author:</w:t>
            </w:r>
          </w:p>
        </w:tc>
        <w:tc>
          <w:tcPr>
            <w:tcW w:w="9973" w:type="dxa"/>
          </w:tcPr>
          <w:p w14:paraId="1BE4292C" w14:textId="58DCCD84" w:rsidR="00B20C66" w:rsidRDefault="004004F6" w:rsidP="00B53194">
            <w:pPr>
              <w:pStyle w:val="TableParagraph"/>
              <w:rPr>
                <w:rFonts w:cs="Times New Roman"/>
              </w:rPr>
            </w:pPr>
            <w:proofErr w:type="spellStart"/>
            <w:r>
              <w:rPr>
                <w:rFonts w:cs="Times New Roman"/>
              </w:rPr>
              <w:t>Govert</w:t>
            </w:r>
            <w:proofErr w:type="spellEnd"/>
            <w:r>
              <w:rPr>
                <w:rFonts w:cs="Times New Roman"/>
              </w:rPr>
              <w:t xml:space="preserve"> </w:t>
            </w:r>
            <w:proofErr w:type="spellStart"/>
            <w:r>
              <w:rPr>
                <w:rFonts w:cs="Times New Roman"/>
              </w:rPr>
              <w:t>Carreño</w:t>
            </w:r>
            <w:proofErr w:type="spellEnd"/>
            <w:r>
              <w:rPr>
                <w:rFonts w:cs="Times New Roman"/>
              </w:rPr>
              <w:t xml:space="preserve"> (Team 03)</w:t>
            </w:r>
          </w:p>
        </w:tc>
      </w:tr>
      <w:tr w:rsidR="00B20C66" w14:paraId="58E59C6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2045E7D" w14:textId="2EDEE739" w:rsidR="00B20C66" w:rsidRDefault="00B20C66" w:rsidP="00B53194">
            <w:pPr>
              <w:pStyle w:val="TableParagraph"/>
              <w:rPr>
                <w:rFonts w:cs="Times New Roman"/>
              </w:rPr>
            </w:pPr>
            <w:r w:rsidRPr="6BB44372">
              <w:rPr>
                <w:rFonts w:cs="Times New Roman"/>
              </w:rPr>
              <w:t>Type:</w:t>
            </w:r>
          </w:p>
        </w:tc>
        <w:tc>
          <w:tcPr>
            <w:tcW w:w="9973" w:type="dxa"/>
          </w:tcPr>
          <w:p w14:paraId="3CA9CB36" w14:textId="45016FF2" w:rsidR="00B20C66" w:rsidRDefault="00AE4332" w:rsidP="00B53194">
            <w:pPr>
              <w:pStyle w:val="TableParagraph"/>
              <w:rPr>
                <w:rFonts w:cs="Times New Roman"/>
              </w:rPr>
            </w:pPr>
            <w:r>
              <w:rPr>
                <w:rFonts w:cs="Times New Roman"/>
              </w:rPr>
              <w:t>Function</w:t>
            </w:r>
          </w:p>
        </w:tc>
      </w:tr>
      <w:tr w:rsidR="00B20C66" w14:paraId="7D101F9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BACECD5" w14:textId="77777777" w:rsidR="00B20C66" w:rsidRDefault="00B20C66" w:rsidP="325F90D0">
            <w:pPr>
              <w:pStyle w:val="TableParagraph"/>
              <w:spacing w:line="259" w:lineRule="auto"/>
              <w:rPr>
                <w:rFonts w:cs="Times New Roman"/>
              </w:rPr>
            </w:pPr>
            <w:r w:rsidRPr="6BB44372">
              <w:rPr>
                <w:rFonts w:cs="Times New Roman"/>
              </w:rPr>
              <w:lastRenderedPageBreak/>
              <w:t>Purpose:</w:t>
            </w:r>
          </w:p>
        </w:tc>
        <w:tc>
          <w:tcPr>
            <w:tcW w:w="9973" w:type="dxa"/>
          </w:tcPr>
          <w:p w14:paraId="34069F0A" w14:textId="425A97DA" w:rsidR="00B20C66" w:rsidRDefault="0047145E" w:rsidP="00B53194">
            <w:pPr>
              <w:pStyle w:val="TableParagraph"/>
              <w:rPr>
                <w:rFonts w:cs="Times New Roman"/>
              </w:rPr>
            </w:pPr>
            <w:r>
              <w:rPr>
                <w:rFonts w:cs="Times New Roman"/>
              </w:rPr>
              <w:t xml:space="preserve">Help </w:t>
            </w:r>
            <w:r w:rsidRPr="078FCCC8">
              <w:rPr>
                <w:rFonts w:cs="Times New Roman"/>
              </w:rPr>
              <w:t>t</w:t>
            </w:r>
            <w:r w:rsidR="5404829F" w:rsidRPr="078FCCC8">
              <w:rPr>
                <w:rFonts w:cs="Times New Roman"/>
              </w:rPr>
              <w:t>he</w:t>
            </w:r>
            <w:r>
              <w:rPr>
                <w:rFonts w:cs="Times New Roman"/>
              </w:rPr>
              <w:t xml:space="preserve"> user to understand how the systems </w:t>
            </w:r>
            <w:r w:rsidRPr="078FCCC8">
              <w:rPr>
                <w:rFonts w:cs="Times New Roman"/>
              </w:rPr>
              <w:t>work</w:t>
            </w:r>
            <w:r>
              <w:rPr>
                <w:rFonts w:cs="Times New Roman"/>
              </w:rPr>
              <w:t xml:space="preserve"> and show</w:t>
            </w:r>
            <w:r w:rsidR="00FF6E93">
              <w:rPr>
                <w:rFonts w:cs="Times New Roman"/>
              </w:rPr>
              <w:t xml:space="preserve"> an automatic and complete plan.</w:t>
            </w:r>
          </w:p>
        </w:tc>
      </w:tr>
      <w:tr w:rsidR="00B20C66" w14:paraId="6FF671D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E99DA32" w14:textId="77777777" w:rsidR="00B20C66" w:rsidRDefault="00B20C66" w:rsidP="00B53194">
            <w:pPr>
              <w:pStyle w:val="TableParagraph"/>
              <w:spacing w:before="87"/>
              <w:rPr>
                <w:rFonts w:cs="Times New Roman"/>
              </w:rPr>
            </w:pPr>
            <w:r w:rsidRPr="6BB44372">
              <w:rPr>
                <w:rFonts w:cs="Times New Roman"/>
              </w:rPr>
              <w:t>Stakeholders:</w:t>
            </w:r>
          </w:p>
          <w:p w14:paraId="1F549C4A" w14:textId="77777777" w:rsidR="00B20C66" w:rsidRDefault="00B20C66" w:rsidP="00B53194">
            <w:pPr>
              <w:pStyle w:val="TableParagraph"/>
              <w:rPr>
                <w:rFonts w:cs="Times New Roman"/>
              </w:rPr>
            </w:pPr>
          </w:p>
        </w:tc>
        <w:tc>
          <w:tcPr>
            <w:tcW w:w="9973" w:type="dxa"/>
          </w:tcPr>
          <w:p w14:paraId="0BFC7A8F" w14:textId="77777777" w:rsidR="00B20C66" w:rsidRDefault="00B20C66" w:rsidP="325F90D0">
            <w:pPr>
              <w:pStyle w:val="TableParagraph"/>
              <w:spacing w:line="259" w:lineRule="auto"/>
              <w:rPr>
                <w:rFonts w:cs="Times New Roman"/>
              </w:rPr>
            </w:pPr>
            <w:r w:rsidRPr="6BB44372">
              <w:rPr>
                <w:rFonts w:cs="Times New Roman"/>
              </w:rPr>
              <w:t>Students</w:t>
            </w:r>
          </w:p>
        </w:tc>
      </w:tr>
      <w:tr w:rsidR="00B20C66" w14:paraId="702E24D3"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C7A90FC" w14:textId="77777777" w:rsidR="00B20C66" w:rsidRDefault="00B20C66" w:rsidP="00B53194">
            <w:pPr>
              <w:pStyle w:val="TableParagraph"/>
              <w:spacing w:before="84"/>
              <w:rPr>
                <w:rFonts w:cs="Times New Roman"/>
              </w:rPr>
            </w:pPr>
            <w:r w:rsidRPr="6BB44372">
              <w:rPr>
                <w:rFonts w:cs="Times New Roman"/>
              </w:rPr>
              <w:t>Parent User Story:</w:t>
            </w:r>
          </w:p>
        </w:tc>
        <w:tc>
          <w:tcPr>
            <w:tcW w:w="9973" w:type="dxa"/>
          </w:tcPr>
          <w:p w14:paraId="6518F6D3" w14:textId="2E3B2FD8" w:rsidR="00B20C66" w:rsidRDefault="00FF6E93" w:rsidP="00B53194">
            <w:pPr>
              <w:pStyle w:val="TableParagraph"/>
              <w:spacing w:before="84"/>
              <w:rPr>
                <w:rFonts w:cs="Times New Roman"/>
              </w:rPr>
            </w:pPr>
            <w:r>
              <w:rPr>
                <w:rFonts w:cs="Times New Roman"/>
              </w:rPr>
              <w:t>Log In</w:t>
            </w:r>
          </w:p>
          <w:p w14:paraId="09C1F058" w14:textId="77777777" w:rsidR="00B20C66" w:rsidRDefault="00B20C66" w:rsidP="00B53194">
            <w:pPr>
              <w:pStyle w:val="TableParagraph"/>
              <w:spacing w:before="84"/>
              <w:ind w:left="0"/>
              <w:rPr>
                <w:rFonts w:cs="Times New Roman"/>
              </w:rPr>
            </w:pPr>
          </w:p>
        </w:tc>
      </w:tr>
      <w:tr w:rsidR="00B20C66" w14:paraId="62691B9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547B015" w14:textId="77777777" w:rsidR="00B20C66" w:rsidRDefault="00B20C66" w:rsidP="00B53194">
            <w:pPr>
              <w:pStyle w:val="TableParagraph"/>
              <w:spacing w:line="259" w:lineRule="auto"/>
              <w:rPr>
                <w:rFonts w:cs="Times New Roman"/>
              </w:rPr>
            </w:pPr>
            <w:r w:rsidRPr="6BB44372">
              <w:rPr>
                <w:rFonts w:cs="Times New Roman"/>
              </w:rPr>
              <w:t>Actor(s)/Persona(s):</w:t>
            </w:r>
          </w:p>
        </w:tc>
        <w:tc>
          <w:tcPr>
            <w:tcW w:w="9973" w:type="dxa"/>
          </w:tcPr>
          <w:p w14:paraId="1A3AF22B" w14:textId="0C867FF0" w:rsidR="00B20C66" w:rsidRDefault="00B20C66" w:rsidP="325F90D0">
            <w:pPr>
              <w:pStyle w:val="TableParagraph"/>
              <w:spacing w:line="259" w:lineRule="auto"/>
              <w:rPr>
                <w:rFonts w:cs="Times New Roman"/>
              </w:rPr>
            </w:pPr>
            <w:r w:rsidRPr="6BB44372">
              <w:rPr>
                <w:rFonts w:cs="Times New Roman"/>
              </w:rPr>
              <w:t>Students</w:t>
            </w:r>
          </w:p>
        </w:tc>
      </w:tr>
      <w:tr w:rsidR="00B20C66" w14:paraId="57B92FBB"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B0CF03E" w14:textId="3C3CEE75" w:rsidR="00B20C66" w:rsidRDefault="00B20C66" w:rsidP="777989B6">
            <w:pPr>
              <w:pStyle w:val="TableParagraph"/>
              <w:spacing w:line="259" w:lineRule="auto"/>
              <w:rPr>
                <w:rFonts w:cs="Times New Roman"/>
              </w:rPr>
            </w:pPr>
            <w:r w:rsidRPr="6BB44372">
              <w:rPr>
                <w:rFonts w:cs="Times New Roman"/>
              </w:rPr>
              <w:t>Pre-conditions/Product(s) Required:</w:t>
            </w:r>
          </w:p>
        </w:tc>
        <w:tc>
          <w:tcPr>
            <w:tcW w:w="9973" w:type="dxa"/>
          </w:tcPr>
          <w:p w14:paraId="1A6960F4" w14:textId="453D4C9E" w:rsidR="00B20C66" w:rsidRDefault="006E5A71" w:rsidP="00B53194">
            <w:pPr>
              <w:pStyle w:val="TableParagraph"/>
              <w:rPr>
                <w:rFonts w:cs="Times New Roman"/>
              </w:rPr>
            </w:pPr>
            <w:r>
              <w:rPr>
                <w:rFonts w:cs="Times New Roman"/>
              </w:rPr>
              <w:t>The users</w:t>
            </w:r>
            <w:r w:rsidR="0003691D">
              <w:rPr>
                <w:rFonts w:cs="Times New Roman"/>
              </w:rPr>
              <w:t xml:space="preserve"> must log in for the first time in the system.</w:t>
            </w:r>
          </w:p>
        </w:tc>
      </w:tr>
      <w:tr w:rsidR="00B20C66" w14:paraId="5CF0EF9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668F086" w14:textId="77777777" w:rsidR="00B20C66" w:rsidRDefault="00B20C66" w:rsidP="00B53194">
            <w:pPr>
              <w:pStyle w:val="TableParagraph"/>
              <w:spacing w:before="84" w:line="259" w:lineRule="auto"/>
              <w:ind w:right="633"/>
              <w:rPr>
                <w:rFonts w:cs="Times New Roman"/>
              </w:rPr>
            </w:pPr>
            <w:r w:rsidRPr="6BB44372">
              <w:rPr>
                <w:rFonts w:cs="Times New Roman"/>
              </w:rPr>
              <w:t>Post-conditions/Product(s) Produced:</w:t>
            </w:r>
          </w:p>
        </w:tc>
        <w:tc>
          <w:tcPr>
            <w:tcW w:w="9973" w:type="dxa"/>
          </w:tcPr>
          <w:p w14:paraId="32E02B7C" w14:textId="28D79F56" w:rsidR="00B20C66" w:rsidRDefault="00835174" w:rsidP="00B53194">
            <w:pPr>
              <w:pStyle w:val="TableParagraph"/>
              <w:spacing w:before="84"/>
              <w:rPr>
                <w:rFonts w:cs="Times New Roman"/>
              </w:rPr>
            </w:pPr>
            <w:r>
              <w:rPr>
                <w:rFonts w:cs="Times New Roman"/>
              </w:rPr>
              <w:t xml:space="preserve">Store a tutorial flag as a cookie that it does not appear in future </w:t>
            </w:r>
            <w:r w:rsidRPr="078FCCC8">
              <w:rPr>
                <w:rFonts w:cs="Times New Roman"/>
              </w:rPr>
              <w:t>logins</w:t>
            </w:r>
            <w:r w:rsidR="4789569A" w:rsidRPr="078FCCC8">
              <w:rPr>
                <w:rFonts w:cs="Times New Roman"/>
              </w:rPr>
              <w:t>.</w:t>
            </w:r>
          </w:p>
        </w:tc>
      </w:tr>
      <w:tr w:rsidR="00B20C66" w14:paraId="7DC318F2"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2254363" w14:textId="77777777" w:rsidR="00B20C66" w:rsidRDefault="00B20C66" w:rsidP="00B53194">
            <w:pPr>
              <w:pStyle w:val="TableParagraph"/>
              <w:rPr>
                <w:rFonts w:cs="Times New Roman"/>
              </w:rPr>
            </w:pPr>
            <w:r w:rsidRPr="6BB44372">
              <w:rPr>
                <w:rFonts w:cs="Times New Roman"/>
              </w:rPr>
              <w:t>Links:</w:t>
            </w:r>
          </w:p>
          <w:p w14:paraId="0A96EF48" w14:textId="77777777" w:rsidR="00B20C66" w:rsidRDefault="00B20C66" w:rsidP="00B53194">
            <w:pPr>
              <w:pStyle w:val="TableParagraph"/>
              <w:spacing w:line="259" w:lineRule="auto"/>
              <w:rPr>
                <w:rFonts w:cs="Times New Roman"/>
              </w:rPr>
            </w:pPr>
          </w:p>
        </w:tc>
        <w:tc>
          <w:tcPr>
            <w:tcW w:w="9973" w:type="dxa"/>
          </w:tcPr>
          <w:p w14:paraId="5B66471D" w14:textId="6A8D0AF7" w:rsidR="00B20C66" w:rsidRDefault="00B20C66" w:rsidP="777989B6">
            <w:pPr>
              <w:pStyle w:val="TableParagraph"/>
              <w:spacing w:line="259" w:lineRule="auto"/>
              <w:rPr>
                <w:rFonts w:cs="Times New Roman"/>
              </w:rPr>
            </w:pPr>
            <w:r w:rsidRPr="6BB44372">
              <w:rPr>
                <w:rFonts w:cs="Times New Roman"/>
              </w:rPr>
              <w:t>None</w:t>
            </w:r>
          </w:p>
        </w:tc>
      </w:tr>
      <w:tr w:rsidR="00B20C66" w14:paraId="003935C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0A0EDF5" w14:textId="77777777" w:rsidR="00B20C66" w:rsidRDefault="00B20C66" w:rsidP="00B53194">
            <w:pPr>
              <w:pStyle w:val="TableParagraph"/>
              <w:rPr>
                <w:rFonts w:cs="Times New Roman"/>
              </w:rPr>
            </w:pPr>
            <w:r w:rsidRPr="6BB44372">
              <w:rPr>
                <w:rFonts w:cs="Times New Roman"/>
              </w:rPr>
              <w:t>SRS Document</w:t>
            </w:r>
          </w:p>
          <w:p w14:paraId="78D59529" w14:textId="77777777" w:rsidR="00B20C66" w:rsidRDefault="00B20C66" w:rsidP="00B53194">
            <w:pPr>
              <w:pStyle w:val="TableParagraph"/>
              <w:spacing w:line="259" w:lineRule="auto"/>
              <w:rPr>
                <w:rFonts w:cs="Times New Roman"/>
              </w:rPr>
            </w:pPr>
          </w:p>
        </w:tc>
        <w:tc>
          <w:tcPr>
            <w:tcW w:w="9973" w:type="dxa"/>
          </w:tcPr>
          <w:p w14:paraId="34C838D6" w14:textId="4C3A1ACC" w:rsidR="00B20C66" w:rsidRDefault="00B20C66" w:rsidP="00B53194">
            <w:pPr>
              <w:pStyle w:val="TableParagraph"/>
              <w:rPr>
                <w:rFonts w:ascii="Times" w:eastAsia="Times" w:hAnsi="Times" w:cs="Times"/>
              </w:rPr>
            </w:pPr>
            <w:r w:rsidRPr="6BB44372">
              <w:rPr>
                <w:rFonts w:ascii="Times" w:eastAsia="Times" w:hAnsi="Times" w:cs="Times"/>
              </w:rPr>
              <w:t xml:space="preserve">REQ – </w:t>
            </w:r>
            <w:r w:rsidR="003A6BBF">
              <w:rPr>
                <w:rFonts w:ascii="Times" w:eastAsia="Times" w:hAnsi="Times" w:cs="Times"/>
              </w:rPr>
              <w:t>69</w:t>
            </w:r>
          </w:p>
        </w:tc>
      </w:tr>
      <w:tr w:rsidR="00B20C66" w14:paraId="4CF2899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DD19499" w14:textId="77777777" w:rsidR="00B20C66" w:rsidRDefault="00B20C66" w:rsidP="777989B6">
            <w:pPr>
              <w:pStyle w:val="TableParagraph"/>
              <w:spacing w:line="259" w:lineRule="auto"/>
              <w:rPr>
                <w:rFonts w:cs="Times New Roman"/>
              </w:rPr>
            </w:pPr>
            <w:r w:rsidRPr="6BB44372">
              <w:rPr>
                <w:rFonts w:cs="Times New Roman"/>
              </w:rPr>
              <w:t>Description/Notes:</w:t>
            </w:r>
          </w:p>
          <w:p w14:paraId="5C3E81FB" w14:textId="77777777" w:rsidR="00B20C66" w:rsidRDefault="00B20C66" w:rsidP="00B53194">
            <w:pPr>
              <w:pStyle w:val="TableParagraph"/>
              <w:spacing w:line="259" w:lineRule="auto"/>
              <w:rPr>
                <w:rFonts w:cs="Times New Roman"/>
              </w:rPr>
            </w:pPr>
          </w:p>
        </w:tc>
        <w:tc>
          <w:tcPr>
            <w:tcW w:w="9973" w:type="dxa"/>
          </w:tcPr>
          <w:p w14:paraId="44F384E0" w14:textId="5EDC5684" w:rsidR="006E5A71" w:rsidRPr="006E5A71" w:rsidRDefault="006E5A71" w:rsidP="777989B6">
            <w:pPr>
              <w:pStyle w:val="TableParagraph"/>
              <w:spacing w:line="259" w:lineRule="auto"/>
              <w:rPr>
                <w:rFonts w:eastAsia="Times New Roman" w:cs="Times New Roman"/>
                <w:b/>
                <w:lang w:bidi="ar-SA"/>
              </w:rPr>
            </w:pPr>
            <w:r w:rsidRPr="777989B6">
              <w:rPr>
                <w:rFonts w:eastAsia="Times New Roman" w:cs="Times New Roman"/>
                <w:lang w:bidi="ar-SA"/>
              </w:rPr>
              <w:t>When the user opens the system for the first time, the system shall:</w:t>
            </w:r>
          </w:p>
          <w:p w14:paraId="4D3D5027" w14:textId="5EDC5684" w:rsidR="006E5A71" w:rsidRPr="0003691D" w:rsidRDefault="006E5A71" w:rsidP="777989B6">
            <w:pPr>
              <w:pStyle w:val="TableParagraph"/>
              <w:numPr>
                <w:ilvl w:val="0"/>
                <w:numId w:val="8"/>
              </w:numPr>
              <w:spacing w:line="259" w:lineRule="auto"/>
              <w:rPr>
                <w:rFonts w:asciiTheme="minorHAnsi" w:eastAsiaTheme="minorEastAsia" w:hAnsiTheme="minorHAnsi" w:cstheme="minorBidi"/>
                <w:szCs w:val="24"/>
                <w:lang w:bidi="ar-SA"/>
              </w:rPr>
            </w:pPr>
            <w:r w:rsidRPr="078FCCC8">
              <w:rPr>
                <w:rFonts w:eastAsia="Times New Roman" w:cs="Times New Roman"/>
                <w:lang w:bidi="ar-SA"/>
              </w:rPr>
              <w:t>Show the beginning screen with labels showing each of the system functionalities. This is will be the tutorial with instructions for inexperienced users.</w:t>
            </w:r>
          </w:p>
          <w:p w14:paraId="4438CCA6" w14:textId="6D11E5CF" w:rsidR="006E5A71" w:rsidRPr="006E5A71" w:rsidRDefault="006E5A71" w:rsidP="00FE63FB">
            <w:pPr>
              <w:pStyle w:val="ListParagraph"/>
              <w:keepNext/>
              <w:numPr>
                <w:ilvl w:val="0"/>
                <w:numId w:val="8"/>
              </w:numPr>
              <w:spacing w:before="240" w:after="60" w:line="220" w:lineRule="exact"/>
              <w:jc w:val="both"/>
              <w:rPr>
                <w:rFonts w:asciiTheme="minorHAnsi" w:eastAsiaTheme="minorEastAsia" w:hAnsiTheme="minorHAnsi" w:cstheme="minorBidi"/>
                <w:lang w:bidi="ar-SA"/>
              </w:rPr>
            </w:pPr>
            <w:r w:rsidRPr="078FCCC8">
              <w:rPr>
                <w:rFonts w:eastAsia="Times New Roman" w:cs="Times New Roman"/>
                <w:lang w:bidi="ar-SA"/>
              </w:rPr>
              <w:t>Organize the classes in separate boxes for each semester: The classes shall be automatically organized depending on the declared major</w:t>
            </w:r>
          </w:p>
          <w:p w14:paraId="714D3F4A" w14:textId="12F78F37" w:rsidR="00A204AB" w:rsidRPr="00A204AB" w:rsidRDefault="00A204AB" w:rsidP="4582E54B">
            <w:pPr>
              <w:pStyle w:val="TableParagraph"/>
              <w:spacing w:line="259" w:lineRule="auto"/>
              <w:rPr>
                <w:rFonts w:eastAsia="Times New Roman" w:cs="Times New Roman"/>
                <w:lang w:bidi="ar-SA"/>
              </w:rPr>
            </w:pPr>
            <w:r w:rsidRPr="078FCCC8">
              <w:rPr>
                <w:rFonts w:eastAsia="Times New Roman" w:cs="Times New Roman"/>
                <w:lang w:bidi="ar-SA"/>
              </w:rPr>
              <w:t xml:space="preserve">While the second </w:t>
            </w:r>
            <w:r w:rsidR="00C0462F" w:rsidRPr="078FCCC8">
              <w:rPr>
                <w:rFonts w:eastAsia="Times New Roman" w:cs="Times New Roman"/>
                <w:lang w:bidi="ar-SA"/>
              </w:rPr>
              <w:t>step shall be made each time the user log</w:t>
            </w:r>
            <w:r w:rsidR="0484D638" w:rsidRPr="078FCCC8">
              <w:rPr>
                <w:rFonts w:eastAsia="Times New Roman" w:cs="Times New Roman"/>
                <w:lang w:bidi="ar-SA"/>
              </w:rPr>
              <w:t>s</w:t>
            </w:r>
            <w:r w:rsidR="00C0462F" w:rsidRPr="078FCCC8">
              <w:rPr>
                <w:rFonts w:eastAsia="Times New Roman" w:cs="Times New Roman"/>
                <w:lang w:bidi="ar-SA"/>
              </w:rPr>
              <w:t xml:space="preserve"> in, the first </w:t>
            </w:r>
            <w:r w:rsidR="00C97310" w:rsidRPr="078FCCC8">
              <w:rPr>
                <w:rFonts w:eastAsia="Times New Roman" w:cs="Times New Roman"/>
                <w:lang w:bidi="ar-SA"/>
              </w:rPr>
              <w:t>shall be available just the first time</w:t>
            </w:r>
          </w:p>
          <w:p w14:paraId="650D5E96" w14:textId="5EDC5684" w:rsidR="00B20C66" w:rsidRDefault="00B20C66" w:rsidP="00B53194">
            <w:pPr>
              <w:pStyle w:val="TableParagraph"/>
              <w:rPr>
                <w:rFonts w:cs="Times New Roman"/>
                <w:szCs w:val="24"/>
              </w:rPr>
            </w:pPr>
          </w:p>
        </w:tc>
      </w:tr>
    </w:tbl>
    <w:p w14:paraId="5DFBBA5D" w14:textId="6E172D9B" w:rsidR="00271466" w:rsidRPr="00B20C66" w:rsidRDefault="00271466" w:rsidP="00271466">
      <w:pPr>
        <w:ind w:left="0"/>
        <w:rPr>
          <w:rFonts w:cs="Times New Roman"/>
          <w:b/>
          <w:bCs/>
          <w:szCs w:val="24"/>
        </w:rPr>
      </w:pPr>
    </w:p>
    <w:p w14:paraId="41079E3D" w14:textId="25CF4F09" w:rsidR="00712B66" w:rsidRPr="00AA4A52" w:rsidRDefault="0B763A29" w:rsidP="00EE79C3">
      <w:pPr>
        <w:pStyle w:val="Heading3"/>
        <w:numPr>
          <w:ilvl w:val="2"/>
          <w:numId w:val="19"/>
        </w:numPr>
        <w:spacing w:after="240"/>
        <w:ind w:left="1560" w:hanging="709"/>
        <w:rPr>
          <w:b/>
          <w:sz w:val="28"/>
          <w:szCs w:val="28"/>
        </w:rPr>
      </w:pPr>
      <w:r w:rsidRPr="2E7A0C8E">
        <w:rPr>
          <w:b/>
          <w:sz w:val="28"/>
          <w:szCs w:val="28"/>
        </w:rPr>
        <w:lastRenderedPageBreak/>
        <w:t xml:space="preserve"> </w:t>
      </w:r>
      <w:bookmarkStart w:id="49" w:name="_Toc46337664"/>
      <w:r w:rsidR="00712B66" w:rsidRPr="2E7A0C8E">
        <w:rPr>
          <w:b/>
          <w:sz w:val="28"/>
          <w:szCs w:val="28"/>
        </w:rPr>
        <w:t>Export Schedule (REQ- 17)</w:t>
      </w:r>
      <w:bookmarkEnd w:id="49"/>
    </w:p>
    <w:tbl>
      <w:tblPr>
        <w:tblStyle w:val="Team3"/>
        <w:tblW w:w="0" w:type="auto"/>
        <w:tblLayout w:type="fixed"/>
        <w:tblLook w:val="01E0" w:firstRow="1" w:lastRow="1" w:firstColumn="1" w:lastColumn="1" w:noHBand="0" w:noVBand="0"/>
      </w:tblPr>
      <w:tblGrid>
        <w:gridCol w:w="3635"/>
        <w:gridCol w:w="9973"/>
      </w:tblGrid>
      <w:tr w:rsidR="00041621" w14:paraId="0E400C6F"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86E1BCB" w14:textId="77777777" w:rsidR="00041621" w:rsidRPr="00AC18DD" w:rsidRDefault="00041621" w:rsidP="00526D8C">
            <w:pPr>
              <w:pStyle w:val="TableParagraph"/>
              <w:ind w:left="1427" w:right="1416"/>
              <w:jc w:val="center"/>
              <w:rPr>
                <w:rFonts w:cs="Times New Roman"/>
                <w:b w:val="0"/>
                <w:bCs/>
                <w:sz w:val="28"/>
                <w:szCs w:val="24"/>
              </w:rPr>
            </w:pPr>
            <w:r w:rsidRPr="00AC18DD">
              <w:rPr>
                <w:rFonts w:cs="Times New Roman"/>
                <w:bCs/>
                <w:sz w:val="28"/>
                <w:szCs w:val="24"/>
              </w:rPr>
              <w:t>Data</w:t>
            </w:r>
          </w:p>
        </w:tc>
        <w:tc>
          <w:tcPr>
            <w:tcW w:w="9973" w:type="dxa"/>
          </w:tcPr>
          <w:p w14:paraId="232CF1AC" w14:textId="77777777" w:rsidR="00041621" w:rsidRPr="00AC18DD" w:rsidRDefault="00041621" w:rsidP="00247BA7">
            <w:pPr>
              <w:pStyle w:val="TableParagraph"/>
              <w:ind w:left="4122" w:right="4108"/>
              <w:jc w:val="center"/>
              <w:rPr>
                <w:rFonts w:cs="Times New Roman"/>
                <w:b w:val="0"/>
                <w:bCs/>
                <w:sz w:val="28"/>
                <w:szCs w:val="24"/>
              </w:rPr>
            </w:pPr>
            <w:r w:rsidRPr="00AC18DD">
              <w:rPr>
                <w:rFonts w:cs="Times New Roman"/>
                <w:bCs/>
                <w:sz w:val="28"/>
                <w:szCs w:val="24"/>
              </w:rPr>
              <w:t>Description</w:t>
            </w:r>
          </w:p>
        </w:tc>
      </w:tr>
      <w:tr w:rsidR="00041621" w14:paraId="2536092F" w14:textId="77777777" w:rsidTr="10938796">
        <w:trPr>
          <w:cnfStyle w:val="000000100000" w:firstRow="0" w:lastRow="0" w:firstColumn="0" w:lastColumn="0" w:oddVBand="0" w:evenVBand="0" w:oddHBand="1" w:evenHBand="0" w:firstRowFirstColumn="0" w:firstRowLastColumn="0" w:lastRowFirstColumn="0" w:lastRowLastColumn="0"/>
          <w:trHeight w:val="5359"/>
        </w:trPr>
        <w:tc>
          <w:tcPr>
            <w:tcW w:w="3635" w:type="dxa"/>
          </w:tcPr>
          <w:p w14:paraId="4A29B399" w14:textId="77777777" w:rsidR="00041621" w:rsidRDefault="00041621" w:rsidP="00526D8C">
            <w:pPr>
              <w:pStyle w:val="TableParagraph"/>
              <w:spacing w:before="0"/>
              <w:ind w:left="0"/>
              <w:rPr>
                <w:rFonts w:cs="Times New Roman"/>
                <w:b/>
                <w:bCs/>
                <w:sz w:val="28"/>
                <w:szCs w:val="28"/>
              </w:rPr>
            </w:pPr>
          </w:p>
          <w:p w14:paraId="3CDBD40B" w14:textId="77777777" w:rsidR="00041621" w:rsidRDefault="00041621" w:rsidP="00526D8C">
            <w:pPr>
              <w:pStyle w:val="TableParagraph"/>
              <w:spacing w:before="0"/>
              <w:ind w:left="0"/>
              <w:rPr>
                <w:rFonts w:cs="Times New Roman"/>
                <w:b/>
                <w:bCs/>
                <w:sz w:val="28"/>
                <w:szCs w:val="28"/>
              </w:rPr>
            </w:pPr>
          </w:p>
          <w:p w14:paraId="58626D35" w14:textId="77777777" w:rsidR="00041621" w:rsidRDefault="00041621" w:rsidP="00526D8C">
            <w:pPr>
              <w:pStyle w:val="TableParagraph"/>
              <w:spacing w:before="0"/>
              <w:ind w:left="0"/>
              <w:rPr>
                <w:rFonts w:cs="Times New Roman"/>
                <w:b/>
                <w:bCs/>
                <w:sz w:val="28"/>
                <w:szCs w:val="28"/>
              </w:rPr>
            </w:pPr>
          </w:p>
          <w:p w14:paraId="53046178" w14:textId="77777777" w:rsidR="009B35B4" w:rsidRPr="009B35B4" w:rsidRDefault="009B35B4" w:rsidP="009B35B4">
            <w:pPr>
              <w:pStyle w:val="TableParagraph"/>
              <w:spacing w:before="0"/>
              <w:ind w:left="0"/>
              <w:rPr>
                <w:rFonts w:cs="Times New Roman"/>
                <w:b/>
                <w:bCs/>
                <w:sz w:val="28"/>
                <w:szCs w:val="28"/>
              </w:rPr>
            </w:pPr>
          </w:p>
          <w:p w14:paraId="12AEC7E3" w14:textId="77777777" w:rsidR="00700664" w:rsidRDefault="00700664" w:rsidP="00526D8C">
            <w:pPr>
              <w:pStyle w:val="TableParagraph"/>
              <w:spacing w:before="0"/>
              <w:ind w:left="0"/>
              <w:rPr>
                <w:rFonts w:cs="Times New Roman"/>
                <w:b/>
                <w:bCs/>
                <w:sz w:val="28"/>
                <w:szCs w:val="28"/>
              </w:rPr>
            </w:pPr>
          </w:p>
          <w:p w14:paraId="16C3915F" w14:textId="77777777" w:rsidR="00700664" w:rsidRDefault="00700664" w:rsidP="00526D8C">
            <w:pPr>
              <w:pStyle w:val="TableParagraph"/>
              <w:spacing w:before="0"/>
              <w:ind w:left="0"/>
              <w:rPr>
                <w:rFonts w:cs="Times New Roman"/>
                <w:b/>
                <w:bCs/>
                <w:sz w:val="28"/>
                <w:szCs w:val="28"/>
              </w:rPr>
            </w:pPr>
          </w:p>
          <w:p w14:paraId="6A1C22EA" w14:textId="77777777" w:rsidR="00041621" w:rsidRDefault="00041621" w:rsidP="00700664">
            <w:pPr>
              <w:pStyle w:val="TableParagraph"/>
              <w:spacing w:before="0"/>
              <w:ind w:left="0"/>
              <w:jc w:val="center"/>
              <w:rPr>
                <w:rFonts w:cs="Times New Roman"/>
                <w:b/>
                <w:bCs/>
                <w:sz w:val="28"/>
                <w:szCs w:val="28"/>
              </w:rPr>
            </w:pPr>
          </w:p>
          <w:p w14:paraId="12323C61" w14:textId="5943EF46" w:rsidR="00041621" w:rsidRDefault="0CAC1C2B" w:rsidP="00700664">
            <w:pPr>
              <w:pStyle w:val="TableParagraph"/>
              <w:spacing w:before="0"/>
              <w:ind w:left="0"/>
              <w:jc w:val="center"/>
              <w:rPr>
                <w:rFonts w:cs="Times New Roman"/>
              </w:rPr>
            </w:pPr>
            <w:r w:rsidRPr="078FCCC8">
              <w:rPr>
                <w:rFonts w:cs="Times New Roman"/>
              </w:rPr>
              <w:t>Screenshot</w:t>
            </w:r>
            <w:r w:rsidR="00041621" w:rsidRPr="6BB44372">
              <w:rPr>
                <w:rFonts w:cs="Times New Roman"/>
              </w:rPr>
              <w:t>/Mockup:</w:t>
            </w:r>
          </w:p>
        </w:tc>
        <w:tc>
          <w:tcPr>
            <w:tcW w:w="9973" w:type="dxa"/>
          </w:tcPr>
          <w:p w14:paraId="188D0759" w14:textId="40AB7643" w:rsidR="00041621" w:rsidRDefault="0C59628D" w:rsidP="00526D8C">
            <w:pPr>
              <w:pStyle w:val="TableParagraph"/>
              <w:spacing w:before="0"/>
              <w:ind w:left="0"/>
            </w:pPr>
            <w:r>
              <w:rPr>
                <w:noProof/>
              </w:rPr>
              <w:drawing>
                <wp:inline distT="0" distB="0" distL="0" distR="0" wp14:anchorId="07D064C2" wp14:editId="22E58C3B">
                  <wp:extent cx="6257925" cy="2971800"/>
                  <wp:effectExtent l="0" t="0" r="0" b="0"/>
                  <wp:docPr id="1985641396" name="Picture 31657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576337"/>
                          <pic:cNvPicPr/>
                        </pic:nvPicPr>
                        <pic:blipFill>
                          <a:blip r:embed="rId38">
                            <a:extLst>
                              <a:ext uri="{28A0092B-C50C-407E-A947-70E740481C1C}">
                                <a14:useLocalDpi xmlns:a14="http://schemas.microsoft.com/office/drawing/2010/main" val="0"/>
                              </a:ext>
                            </a:extLst>
                          </a:blip>
                          <a:stretch>
                            <a:fillRect/>
                          </a:stretch>
                        </pic:blipFill>
                        <pic:spPr>
                          <a:xfrm>
                            <a:off x="0" y="0"/>
                            <a:ext cx="6257925" cy="2971800"/>
                          </a:xfrm>
                          <a:prstGeom prst="rect">
                            <a:avLst/>
                          </a:prstGeom>
                        </pic:spPr>
                      </pic:pic>
                    </a:graphicData>
                  </a:graphic>
                </wp:inline>
              </w:drawing>
            </w:r>
          </w:p>
          <w:p w14:paraId="2C431980" w14:textId="79765764" w:rsidR="00041621" w:rsidRDefault="43D098B6" w:rsidP="00526D8C">
            <w:pPr>
              <w:pStyle w:val="TableParagraph"/>
              <w:spacing w:before="0"/>
              <w:ind w:left="0"/>
              <w:rPr>
                <w:i/>
              </w:rPr>
            </w:pPr>
            <w:r w:rsidRPr="2E7A0C8E">
              <w:rPr>
                <w:i/>
              </w:rPr>
              <w:t>Figure 11 Export schedule screenshot</w:t>
            </w:r>
          </w:p>
        </w:tc>
      </w:tr>
      <w:tr w:rsidR="00041621" w14:paraId="22AC7FC2"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50B2711" w14:textId="77777777" w:rsidR="00041621" w:rsidRDefault="00041621" w:rsidP="00526D8C">
            <w:pPr>
              <w:pStyle w:val="TableParagraph"/>
              <w:rPr>
                <w:rFonts w:cs="Times New Roman"/>
              </w:rPr>
            </w:pPr>
            <w:r w:rsidRPr="6BB44372">
              <w:rPr>
                <w:rFonts w:cs="Times New Roman"/>
              </w:rPr>
              <w:t>Page Title:</w:t>
            </w:r>
          </w:p>
        </w:tc>
        <w:tc>
          <w:tcPr>
            <w:tcW w:w="9973" w:type="dxa"/>
          </w:tcPr>
          <w:p w14:paraId="37E68C98" w14:textId="399CCB38" w:rsidR="00041621" w:rsidRDefault="00345477" w:rsidP="4582E54B">
            <w:pPr>
              <w:pStyle w:val="TableParagraph"/>
              <w:spacing w:line="259" w:lineRule="auto"/>
            </w:pPr>
            <w:r>
              <w:rPr>
                <w:rFonts w:cs="Times New Roman"/>
              </w:rPr>
              <w:t>Export Calendar Schedule</w:t>
            </w:r>
          </w:p>
        </w:tc>
      </w:tr>
      <w:tr w:rsidR="00041621" w14:paraId="0357AC32"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EADF577" w14:textId="77777777" w:rsidR="00041621" w:rsidRDefault="00041621" w:rsidP="00526D8C">
            <w:pPr>
              <w:pStyle w:val="TableParagraph"/>
              <w:rPr>
                <w:rFonts w:cs="Times New Roman"/>
              </w:rPr>
            </w:pPr>
            <w:r w:rsidRPr="6BB44372">
              <w:rPr>
                <w:rFonts w:cs="Times New Roman"/>
              </w:rPr>
              <w:t>Author:</w:t>
            </w:r>
          </w:p>
        </w:tc>
        <w:tc>
          <w:tcPr>
            <w:tcW w:w="9973" w:type="dxa"/>
          </w:tcPr>
          <w:p w14:paraId="02AEB4B8" w14:textId="55F55DE5" w:rsidR="00041621" w:rsidRDefault="00345477" w:rsidP="00526D8C">
            <w:pPr>
              <w:pStyle w:val="TableParagraph"/>
              <w:rPr>
                <w:rFonts w:cs="Times New Roman"/>
              </w:rPr>
            </w:pPr>
            <w:r>
              <w:rPr>
                <w:rFonts w:cs="Times New Roman"/>
              </w:rPr>
              <w:t>Andres Castro</w:t>
            </w:r>
            <w:r w:rsidR="00041621">
              <w:rPr>
                <w:rFonts w:cs="Times New Roman"/>
              </w:rPr>
              <w:t xml:space="preserve"> (Team 03)</w:t>
            </w:r>
          </w:p>
        </w:tc>
      </w:tr>
      <w:tr w:rsidR="00041621" w14:paraId="736F908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575BA3B" w14:textId="77777777" w:rsidR="00041621" w:rsidRDefault="00041621" w:rsidP="00526D8C">
            <w:pPr>
              <w:pStyle w:val="TableParagraph"/>
              <w:rPr>
                <w:rFonts w:cs="Times New Roman"/>
              </w:rPr>
            </w:pPr>
            <w:r w:rsidRPr="6BB44372">
              <w:rPr>
                <w:rFonts w:cs="Times New Roman"/>
              </w:rPr>
              <w:t>Type:</w:t>
            </w:r>
          </w:p>
        </w:tc>
        <w:tc>
          <w:tcPr>
            <w:tcW w:w="9973" w:type="dxa"/>
          </w:tcPr>
          <w:p w14:paraId="20763F85" w14:textId="77777777" w:rsidR="00041621" w:rsidRDefault="00041621" w:rsidP="00526D8C">
            <w:pPr>
              <w:pStyle w:val="TableParagraph"/>
              <w:rPr>
                <w:rFonts w:cs="Times New Roman"/>
              </w:rPr>
            </w:pPr>
            <w:r>
              <w:rPr>
                <w:rFonts w:cs="Times New Roman"/>
              </w:rPr>
              <w:t>Function</w:t>
            </w:r>
          </w:p>
        </w:tc>
      </w:tr>
      <w:tr w:rsidR="00041621" w14:paraId="343A7B4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A097D1E" w14:textId="77777777" w:rsidR="00041621" w:rsidRDefault="00041621" w:rsidP="4582E54B">
            <w:pPr>
              <w:pStyle w:val="TableParagraph"/>
              <w:spacing w:line="259" w:lineRule="auto"/>
              <w:rPr>
                <w:rFonts w:cs="Times New Roman"/>
              </w:rPr>
            </w:pPr>
            <w:r w:rsidRPr="6BB44372">
              <w:rPr>
                <w:rFonts w:cs="Times New Roman"/>
              </w:rPr>
              <w:lastRenderedPageBreak/>
              <w:t>Purpose:</w:t>
            </w:r>
          </w:p>
        </w:tc>
        <w:tc>
          <w:tcPr>
            <w:tcW w:w="9973" w:type="dxa"/>
          </w:tcPr>
          <w:p w14:paraId="7911A02B" w14:textId="74700352" w:rsidR="00041621" w:rsidRDefault="00345477" w:rsidP="00526D8C">
            <w:pPr>
              <w:pStyle w:val="TableParagraph"/>
              <w:rPr>
                <w:rFonts w:cs="Times New Roman"/>
              </w:rPr>
            </w:pPr>
            <w:r>
              <w:rPr>
                <w:rFonts w:cs="Times New Roman"/>
              </w:rPr>
              <w:t>Export the Grad Planner calendar to sync with other Calendars (Like Outlook or Google Calendar)</w:t>
            </w:r>
          </w:p>
        </w:tc>
      </w:tr>
      <w:tr w:rsidR="00041621" w14:paraId="7C2CA74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297E467" w14:textId="77777777" w:rsidR="00041621" w:rsidRDefault="00041621" w:rsidP="00526D8C">
            <w:pPr>
              <w:pStyle w:val="TableParagraph"/>
              <w:spacing w:before="87"/>
              <w:rPr>
                <w:rFonts w:cs="Times New Roman"/>
              </w:rPr>
            </w:pPr>
            <w:r w:rsidRPr="6BB44372">
              <w:rPr>
                <w:rFonts w:cs="Times New Roman"/>
              </w:rPr>
              <w:t>Stakeholders:</w:t>
            </w:r>
          </w:p>
          <w:p w14:paraId="58221131" w14:textId="77777777" w:rsidR="00041621" w:rsidRDefault="00041621" w:rsidP="00526D8C">
            <w:pPr>
              <w:pStyle w:val="TableParagraph"/>
              <w:rPr>
                <w:rFonts w:cs="Times New Roman"/>
              </w:rPr>
            </w:pPr>
          </w:p>
        </w:tc>
        <w:tc>
          <w:tcPr>
            <w:tcW w:w="9973" w:type="dxa"/>
          </w:tcPr>
          <w:p w14:paraId="2DFA7379" w14:textId="77777777" w:rsidR="00041621" w:rsidRDefault="00041621" w:rsidP="00526D8C">
            <w:pPr>
              <w:pStyle w:val="TableParagraph"/>
              <w:rPr>
                <w:rFonts w:cs="Times New Roman"/>
              </w:rPr>
            </w:pPr>
            <w:r w:rsidRPr="6BB44372">
              <w:rPr>
                <w:rFonts w:cs="Times New Roman"/>
              </w:rPr>
              <w:t>Students</w:t>
            </w:r>
          </w:p>
        </w:tc>
      </w:tr>
      <w:tr w:rsidR="00041621" w14:paraId="507114B7"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81AED3E" w14:textId="77777777" w:rsidR="00041621" w:rsidRDefault="00041621" w:rsidP="00526D8C">
            <w:pPr>
              <w:pStyle w:val="TableParagraph"/>
              <w:spacing w:before="84"/>
              <w:rPr>
                <w:rFonts w:cs="Times New Roman"/>
              </w:rPr>
            </w:pPr>
            <w:r w:rsidRPr="6BB44372">
              <w:rPr>
                <w:rFonts w:cs="Times New Roman"/>
              </w:rPr>
              <w:t>Parent User Story:</w:t>
            </w:r>
          </w:p>
        </w:tc>
        <w:tc>
          <w:tcPr>
            <w:tcW w:w="9973" w:type="dxa"/>
          </w:tcPr>
          <w:p w14:paraId="1C0C4D40" w14:textId="522C5D4E" w:rsidR="00041621" w:rsidRDefault="0069707F" w:rsidP="00526D8C">
            <w:pPr>
              <w:pStyle w:val="TableParagraph"/>
              <w:spacing w:before="84"/>
              <w:rPr>
                <w:rFonts w:cs="Times New Roman"/>
              </w:rPr>
            </w:pPr>
            <w:r>
              <w:rPr>
                <w:rFonts w:cs="Times New Roman"/>
              </w:rPr>
              <w:t>Weekly schedule</w:t>
            </w:r>
          </w:p>
          <w:p w14:paraId="1EFC4F0B" w14:textId="77777777" w:rsidR="00041621" w:rsidRDefault="00041621" w:rsidP="00526D8C">
            <w:pPr>
              <w:pStyle w:val="TableParagraph"/>
              <w:spacing w:before="84"/>
              <w:ind w:left="0"/>
              <w:rPr>
                <w:rFonts w:cs="Times New Roman"/>
              </w:rPr>
            </w:pPr>
          </w:p>
        </w:tc>
      </w:tr>
      <w:tr w:rsidR="00041621" w14:paraId="18A6784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D348168" w14:textId="77777777" w:rsidR="00041621" w:rsidRDefault="00041621" w:rsidP="00526D8C">
            <w:pPr>
              <w:pStyle w:val="TableParagraph"/>
              <w:spacing w:line="259" w:lineRule="auto"/>
              <w:rPr>
                <w:rFonts w:cs="Times New Roman"/>
              </w:rPr>
            </w:pPr>
            <w:r w:rsidRPr="6BB44372">
              <w:rPr>
                <w:rFonts w:cs="Times New Roman"/>
              </w:rPr>
              <w:t>Actor(s)/Persona(s):</w:t>
            </w:r>
          </w:p>
        </w:tc>
        <w:tc>
          <w:tcPr>
            <w:tcW w:w="9973" w:type="dxa"/>
          </w:tcPr>
          <w:p w14:paraId="02552CDB" w14:textId="16AEE72A" w:rsidR="00041621" w:rsidRDefault="00041621" w:rsidP="4582E54B">
            <w:pPr>
              <w:pStyle w:val="TableParagraph"/>
              <w:spacing w:line="259" w:lineRule="auto"/>
              <w:rPr>
                <w:rFonts w:cs="Times New Roman"/>
              </w:rPr>
            </w:pPr>
            <w:r w:rsidRPr="6BB44372">
              <w:rPr>
                <w:rFonts w:cs="Times New Roman"/>
              </w:rPr>
              <w:t>Students</w:t>
            </w:r>
          </w:p>
        </w:tc>
      </w:tr>
      <w:tr w:rsidR="00041621" w14:paraId="72BCD44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A5C33BD" w14:textId="628B2F6C" w:rsidR="00041621" w:rsidRDefault="00041621" w:rsidP="750FF7FE">
            <w:pPr>
              <w:pStyle w:val="TableParagraph"/>
              <w:spacing w:line="259" w:lineRule="auto"/>
              <w:rPr>
                <w:rFonts w:cs="Times New Roman"/>
              </w:rPr>
            </w:pPr>
            <w:r w:rsidRPr="6BB44372">
              <w:rPr>
                <w:rFonts w:cs="Times New Roman"/>
              </w:rPr>
              <w:t>Pre-conditions/Product(s) Required:</w:t>
            </w:r>
          </w:p>
        </w:tc>
        <w:tc>
          <w:tcPr>
            <w:tcW w:w="9973" w:type="dxa"/>
          </w:tcPr>
          <w:p w14:paraId="2E39995A" w14:textId="01A95F79" w:rsidR="00041621" w:rsidRDefault="0069707F" w:rsidP="00526D8C">
            <w:pPr>
              <w:pStyle w:val="TableParagraph"/>
              <w:rPr>
                <w:rFonts w:cs="Times New Roman"/>
              </w:rPr>
            </w:pPr>
            <w:r>
              <w:rPr>
                <w:rFonts w:cs="Times New Roman"/>
              </w:rPr>
              <w:t>User logged</w:t>
            </w:r>
            <w:r>
              <w:rPr>
                <w:rFonts w:cs="Times New Roman"/>
              </w:rPr>
              <w:br/>
            </w:r>
            <w:r w:rsidR="00757121">
              <w:rPr>
                <w:rFonts w:cs="Times New Roman"/>
              </w:rPr>
              <w:t>Weekly Schedule opened</w:t>
            </w:r>
          </w:p>
        </w:tc>
      </w:tr>
      <w:tr w:rsidR="00041621" w14:paraId="3B62BE6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129A088" w14:textId="77777777" w:rsidR="00041621" w:rsidRDefault="00041621" w:rsidP="00526D8C">
            <w:pPr>
              <w:pStyle w:val="TableParagraph"/>
              <w:spacing w:before="84" w:line="259" w:lineRule="auto"/>
              <w:ind w:right="633"/>
              <w:rPr>
                <w:rFonts w:cs="Times New Roman"/>
              </w:rPr>
            </w:pPr>
            <w:r w:rsidRPr="6BB44372">
              <w:rPr>
                <w:rFonts w:cs="Times New Roman"/>
              </w:rPr>
              <w:t>Post-conditions/Product(s) Produced:</w:t>
            </w:r>
          </w:p>
        </w:tc>
        <w:tc>
          <w:tcPr>
            <w:tcW w:w="9973" w:type="dxa"/>
          </w:tcPr>
          <w:p w14:paraId="45006656" w14:textId="41B1F588" w:rsidR="00041621" w:rsidRDefault="00757121" w:rsidP="00526D8C">
            <w:pPr>
              <w:pStyle w:val="TableParagraph"/>
              <w:spacing w:before="84"/>
              <w:rPr>
                <w:rFonts w:cs="Times New Roman"/>
              </w:rPr>
            </w:pPr>
            <w:r>
              <w:rPr>
                <w:rFonts w:cs="Times New Roman"/>
              </w:rPr>
              <w:t>A file</w:t>
            </w:r>
            <w:r w:rsidR="0062735B">
              <w:rPr>
                <w:rFonts w:cs="Times New Roman"/>
              </w:rPr>
              <w:t xml:space="preserve"> or link (the user choice)</w:t>
            </w:r>
            <w:r w:rsidR="006B6903">
              <w:rPr>
                <w:rFonts w:cs="Times New Roman"/>
              </w:rPr>
              <w:t xml:space="preserve"> downloaded from browser</w:t>
            </w:r>
            <w:r w:rsidR="538BBE8F" w:rsidRPr="078FCCC8">
              <w:rPr>
                <w:rFonts w:cs="Times New Roman"/>
              </w:rPr>
              <w:t>.</w:t>
            </w:r>
          </w:p>
        </w:tc>
      </w:tr>
      <w:tr w:rsidR="00041621" w14:paraId="60A3607B"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62FEC28" w14:textId="77777777" w:rsidR="00041621" w:rsidRDefault="00041621" w:rsidP="00526D8C">
            <w:pPr>
              <w:pStyle w:val="TableParagraph"/>
              <w:rPr>
                <w:rFonts w:cs="Times New Roman"/>
              </w:rPr>
            </w:pPr>
            <w:r w:rsidRPr="6BB44372">
              <w:rPr>
                <w:rFonts w:cs="Times New Roman"/>
              </w:rPr>
              <w:t>Links:</w:t>
            </w:r>
          </w:p>
          <w:p w14:paraId="078399D8" w14:textId="77777777" w:rsidR="00041621" w:rsidRDefault="00041621" w:rsidP="00526D8C">
            <w:pPr>
              <w:pStyle w:val="TableParagraph"/>
              <w:spacing w:line="259" w:lineRule="auto"/>
              <w:rPr>
                <w:rFonts w:cs="Times New Roman"/>
              </w:rPr>
            </w:pPr>
          </w:p>
        </w:tc>
        <w:tc>
          <w:tcPr>
            <w:tcW w:w="9973" w:type="dxa"/>
          </w:tcPr>
          <w:p w14:paraId="5EB1A8BE" w14:textId="5EE32F2E" w:rsidR="00041621" w:rsidRDefault="00041621" w:rsidP="750FF7FE">
            <w:pPr>
              <w:pStyle w:val="TableParagraph"/>
              <w:spacing w:line="259" w:lineRule="auto"/>
              <w:rPr>
                <w:rFonts w:cs="Times New Roman"/>
              </w:rPr>
            </w:pPr>
            <w:r w:rsidRPr="6BB44372">
              <w:rPr>
                <w:rFonts w:cs="Times New Roman"/>
              </w:rPr>
              <w:t>None</w:t>
            </w:r>
          </w:p>
        </w:tc>
      </w:tr>
      <w:tr w:rsidR="00041621" w14:paraId="327F80C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6B93841" w14:textId="77777777" w:rsidR="00041621" w:rsidRDefault="00041621" w:rsidP="00526D8C">
            <w:pPr>
              <w:pStyle w:val="TableParagraph"/>
              <w:rPr>
                <w:rFonts w:cs="Times New Roman"/>
              </w:rPr>
            </w:pPr>
            <w:r w:rsidRPr="6BB44372">
              <w:rPr>
                <w:rFonts w:cs="Times New Roman"/>
              </w:rPr>
              <w:t>SRS Document</w:t>
            </w:r>
          </w:p>
          <w:p w14:paraId="3AB01332" w14:textId="77777777" w:rsidR="00041621" w:rsidRDefault="00041621" w:rsidP="00526D8C">
            <w:pPr>
              <w:pStyle w:val="TableParagraph"/>
              <w:spacing w:line="259" w:lineRule="auto"/>
              <w:rPr>
                <w:rFonts w:cs="Times New Roman"/>
              </w:rPr>
            </w:pPr>
          </w:p>
        </w:tc>
        <w:tc>
          <w:tcPr>
            <w:tcW w:w="9973" w:type="dxa"/>
          </w:tcPr>
          <w:p w14:paraId="0FDD2921" w14:textId="4C34DCE4" w:rsidR="00041621" w:rsidRDefault="00041621" w:rsidP="00526D8C">
            <w:pPr>
              <w:pStyle w:val="TableParagraph"/>
              <w:rPr>
                <w:rFonts w:ascii="Times" w:eastAsia="Times" w:hAnsi="Times" w:cs="Times"/>
              </w:rPr>
            </w:pPr>
            <w:r w:rsidRPr="6BB44372">
              <w:rPr>
                <w:rFonts w:ascii="Times" w:eastAsia="Times" w:hAnsi="Times" w:cs="Times"/>
              </w:rPr>
              <w:t xml:space="preserve">REQ – </w:t>
            </w:r>
            <w:r>
              <w:rPr>
                <w:rFonts w:ascii="Times" w:eastAsia="Times" w:hAnsi="Times" w:cs="Times"/>
              </w:rPr>
              <w:t>17</w:t>
            </w:r>
          </w:p>
        </w:tc>
      </w:tr>
      <w:tr w:rsidR="00041621" w14:paraId="2AF8031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07CF995" w14:textId="77777777" w:rsidR="00041621" w:rsidRDefault="00041621" w:rsidP="750FF7FE">
            <w:pPr>
              <w:pStyle w:val="TableParagraph"/>
              <w:spacing w:line="259" w:lineRule="auto"/>
              <w:rPr>
                <w:rFonts w:cs="Times New Roman"/>
              </w:rPr>
            </w:pPr>
            <w:r w:rsidRPr="6BB44372">
              <w:rPr>
                <w:rFonts w:cs="Times New Roman"/>
              </w:rPr>
              <w:t>Description/Notes:</w:t>
            </w:r>
          </w:p>
          <w:p w14:paraId="357FC36A" w14:textId="77777777" w:rsidR="00041621" w:rsidRDefault="00041621" w:rsidP="00526D8C">
            <w:pPr>
              <w:pStyle w:val="TableParagraph"/>
              <w:spacing w:line="259" w:lineRule="auto"/>
              <w:rPr>
                <w:rFonts w:cs="Times New Roman"/>
              </w:rPr>
            </w:pPr>
          </w:p>
        </w:tc>
        <w:tc>
          <w:tcPr>
            <w:tcW w:w="9973" w:type="dxa"/>
          </w:tcPr>
          <w:p w14:paraId="53742D3B" w14:textId="7EF60969" w:rsidR="00041621" w:rsidRPr="00BD2D9C" w:rsidRDefault="002D20F8" w:rsidP="750FF7FE">
            <w:pPr>
              <w:pStyle w:val="TableParagraph"/>
              <w:spacing w:line="259" w:lineRule="auto"/>
              <w:rPr>
                <w:rFonts w:eastAsia="Times New Roman" w:cs="Times New Roman"/>
                <w:lang w:bidi="ar-SA"/>
              </w:rPr>
            </w:pPr>
            <w:r w:rsidRPr="078FCCC8">
              <w:rPr>
                <w:rFonts w:eastAsia="Times New Roman" w:cs="Times New Roman"/>
                <w:lang w:bidi="ar-SA"/>
              </w:rPr>
              <w:t xml:space="preserve">In the weekly schedule, the user shall have available the </w:t>
            </w:r>
            <w:r w:rsidR="00EA1098" w:rsidRPr="078FCCC8">
              <w:rPr>
                <w:rFonts w:eastAsia="Times New Roman" w:cs="Times New Roman"/>
                <w:lang w:bidi="ar-SA"/>
              </w:rPr>
              <w:t>“</w:t>
            </w:r>
            <w:r w:rsidRPr="078FCCC8">
              <w:rPr>
                <w:rFonts w:eastAsia="Times New Roman" w:cs="Times New Roman"/>
                <w:lang w:bidi="ar-SA"/>
              </w:rPr>
              <w:t>export</w:t>
            </w:r>
            <w:r w:rsidR="00EA1098" w:rsidRPr="078FCCC8">
              <w:rPr>
                <w:rFonts w:eastAsia="Times New Roman" w:cs="Times New Roman"/>
                <w:lang w:bidi="ar-SA"/>
              </w:rPr>
              <w:t xml:space="preserve"> calendar” button</w:t>
            </w:r>
            <w:r w:rsidR="00BD2D9C" w:rsidRPr="078FCCC8">
              <w:rPr>
                <w:rFonts w:eastAsia="Times New Roman" w:cs="Times New Roman"/>
                <w:lang w:bidi="ar-SA"/>
              </w:rPr>
              <w:t xml:space="preserve">, </w:t>
            </w:r>
            <w:r w:rsidR="00F47722" w:rsidRPr="078FCCC8">
              <w:rPr>
                <w:rFonts w:eastAsia="Times New Roman" w:cs="Times New Roman"/>
                <w:lang w:bidi="ar-SA"/>
              </w:rPr>
              <w:t>then</w:t>
            </w:r>
            <w:r w:rsidR="00B903EF" w:rsidRPr="078FCCC8">
              <w:rPr>
                <w:rFonts w:eastAsia="Times New Roman" w:cs="Times New Roman"/>
                <w:lang w:bidi="ar-SA"/>
              </w:rPr>
              <w:t xml:space="preserve"> the button shall display</w:t>
            </w:r>
            <w:r w:rsidR="000A2F9C" w:rsidRPr="078FCCC8">
              <w:rPr>
                <w:rFonts w:eastAsia="Times New Roman" w:cs="Times New Roman"/>
                <w:lang w:bidi="ar-SA"/>
              </w:rPr>
              <w:t xml:space="preserve"> two option</w:t>
            </w:r>
            <w:r w:rsidR="404D7C86" w:rsidRPr="078FCCC8">
              <w:rPr>
                <w:rFonts w:eastAsia="Times New Roman" w:cs="Times New Roman"/>
                <w:lang w:bidi="ar-SA"/>
              </w:rPr>
              <w:t>s</w:t>
            </w:r>
            <w:r w:rsidR="000A2F9C" w:rsidRPr="078FCCC8">
              <w:rPr>
                <w:rFonts w:eastAsia="Times New Roman" w:cs="Times New Roman"/>
                <w:lang w:bidi="ar-SA"/>
              </w:rPr>
              <w:t xml:space="preserve"> to export the calendar (link or file)</w:t>
            </w:r>
            <w:r w:rsidR="00DA0249" w:rsidRPr="078FCCC8">
              <w:rPr>
                <w:rFonts w:eastAsia="Times New Roman" w:cs="Times New Roman"/>
                <w:lang w:bidi="ar-SA"/>
              </w:rPr>
              <w:t xml:space="preserve"> when the user clicks one of them, the link will be show</w:t>
            </w:r>
            <w:r w:rsidR="0D2A67AC" w:rsidRPr="078FCCC8">
              <w:rPr>
                <w:rFonts w:eastAsia="Times New Roman" w:cs="Times New Roman"/>
                <w:lang w:bidi="ar-SA"/>
              </w:rPr>
              <w:t>n</w:t>
            </w:r>
            <w:r w:rsidR="00DA0249" w:rsidRPr="078FCCC8">
              <w:rPr>
                <w:rFonts w:eastAsia="Times New Roman" w:cs="Times New Roman"/>
                <w:lang w:bidi="ar-SA"/>
              </w:rPr>
              <w:t>, or the file</w:t>
            </w:r>
            <w:r w:rsidR="002256E7" w:rsidRPr="078FCCC8">
              <w:rPr>
                <w:rFonts w:eastAsia="Times New Roman" w:cs="Times New Roman"/>
                <w:lang w:bidi="ar-SA"/>
              </w:rPr>
              <w:t xml:space="preserve"> will be downloaded.</w:t>
            </w:r>
          </w:p>
        </w:tc>
      </w:tr>
    </w:tbl>
    <w:p w14:paraId="2D5E9F4B" w14:textId="77777777" w:rsidR="00041621" w:rsidRPr="00F179E3" w:rsidRDefault="00041621" w:rsidP="00036382">
      <w:pPr>
        <w:pStyle w:val="NoSpacing"/>
      </w:pPr>
    </w:p>
    <w:p w14:paraId="337CFC57" w14:textId="6447A167" w:rsidR="009172CA" w:rsidRPr="00036382" w:rsidRDefault="009172CA" w:rsidP="00036382">
      <w:pPr>
        <w:pStyle w:val="NoSpacing"/>
      </w:pPr>
    </w:p>
    <w:p w14:paraId="6093C19B" w14:textId="6447A167" w:rsidR="00D67CEC" w:rsidRPr="00036382" w:rsidRDefault="00D67CEC" w:rsidP="00036382">
      <w:pPr>
        <w:pStyle w:val="NoSpacing"/>
      </w:pPr>
    </w:p>
    <w:p w14:paraId="3CECD639" w14:textId="6447A167" w:rsidR="00D67CEC" w:rsidRPr="00036382" w:rsidRDefault="00D67CEC" w:rsidP="00036382">
      <w:pPr>
        <w:pStyle w:val="NoSpacing"/>
      </w:pPr>
    </w:p>
    <w:p w14:paraId="17A0CC4A" w14:textId="77777777" w:rsidR="00F179E3" w:rsidRPr="00036382" w:rsidRDefault="00F179E3" w:rsidP="00036382">
      <w:pPr>
        <w:pStyle w:val="NoSpacing"/>
      </w:pPr>
    </w:p>
    <w:p w14:paraId="7DB76B57" w14:textId="6447A167" w:rsidR="00D67CEC" w:rsidRDefault="00D67CEC" w:rsidP="00F250B4">
      <w:pPr>
        <w:pStyle w:val="NoSpacing"/>
        <w:ind w:left="0"/>
      </w:pPr>
    </w:p>
    <w:p w14:paraId="6E0DA6B8" w14:textId="77777777" w:rsidR="00F250B4" w:rsidRPr="00036382" w:rsidRDefault="00F250B4" w:rsidP="00F250B4">
      <w:pPr>
        <w:pStyle w:val="NoSpacing"/>
        <w:ind w:left="0"/>
      </w:pPr>
    </w:p>
    <w:p w14:paraId="152CB843" w14:textId="5AB7873E" w:rsidR="00A76F7F" w:rsidRPr="00AA4A52" w:rsidRDefault="6F7302A2" w:rsidP="00EE79C3">
      <w:pPr>
        <w:pStyle w:val="Heading3"/>
        <w:numPr>
          <w:ilvl w:val="2"/>
          <w:numId w:val="19"/>
        </w:numPr>
        <w:spacing w:after="240"/>
        <w:ind w:left="1560" w:hanging="709"/>
        <w:rPr>
          <w:b/>
          <w:sz w:val="28"/>
          <w:szCs w:val="28"/>
        </w:rPr>
      </w:pPr>
      <w:r w:rsidRPr="2E7A0C8E">
        <w:rPr>
          <w:b/>
          <w:sz w:val="28"/>
          <w:szCs w:val="28"/>
        </w:rPr>
        <w:lastRenderedPageBreak/>
        <w:t xml:space="preserve"> </w:t>
      </w:r>
      <w:bookmarkStart w:id="50" w:name="_Toc46337665"/>
      <w:r w:rsidR="00712B66" w:rsidRPr="2E7A0C8E">
        <w:rPr>
          <w:b/>
          <w:sz w:val="28"/>
          <w:szCs w:val="28"/>
        </w:rPr>
        <w:t>Menu Index (REQ- 2)</w:t>
      </w:r>
      <w:bookmarkEnd w:id="50"/>
      <w:r w:rsidR="00712B66" w:rsidRPr="2E7A0C8E">
        <w:rPr>
          <w:b/>
          <w:sz w:val="28"/>
          <w:szCs w:val="28"/>
        </w:rPr>
        <w:t xml:space="preserve"> </w:t>
      </w:r>
    </w:p>
    <w:tbl>
      <w:tblPr>
        <w:tblStyle w:val="Team3"/>
        <w:tblW w:w="0" w:type="auto"/>
        <w:tblLook w:val="01E0" w:firstRow="1" w:lastRow="1" w:firstColumn="1" w:lastColumn="1" w:noHBand="0" w:noVBand="0"/>
      </w:tblPr>
      <w:tblGrid>
        <w:gridCol w:w="3553"/>
        <w:gridCol w:w="10098"/>
      </w:tblGrid>
      <w:tr w:rsidR="28E1B893" w14:paraId="636BB5BE"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512" w:type="dxa"/>
          </w:tcPr>
          <w:p w14:paraId="5F81A98F" w14:textId="77777777" w:rsidR="28E1B893" w:rsidRDefault="28E1B893" w:rsidP="28E1B893">
            <w:pPr>
              <w:pStyle w:val="TableParagraph"/>
              <w:ind w:left="1427" w:right="1416"/>
              <w:jc w:val="center"/>
              <w:rPr>
                <w:rFonts w:cs="Times New Roman"/>
                <w:b w:val="0"/>
                <w:bCs/>
              </w:rPr>
            </w:pPr>
            <w:r w:rsidRPr="28E1B893">
              <w:rPr>
                <w:rFonts w:cs="Times New Roman"/>
                <w:bCs/>
              </w:rPr>
              <w:t>Data</w:t>
            </w:r>
          </w:p>
        </w:tc>
        <w:tc>
          <w:tcPr>
            <w:tcW w:w="9999" w:type="dxa"/>
          </w:tcPr>
          <w:p w14:paraId="46869FB7" w14:textId="77777777" w:rsidR="28E1B893" w:rsidRDefault="28E1B893" w:rsidP="28E1B893">
            <w:pPr>
              <w:pStyle w:val="TableParagraph"/>
              <w:ind w:left="4356" w:right="4339"/>
              <w:jc w:val="center"/>
              <w:rPr>
                <w:rFonts w:cs="Times New Roman"/>
                <w:b w:val="0"/>
                <w:bCs/>
              </w:rPr>
            </w:pPr>
            <w:r w:rsidRPr="28E1B893">
              <w:rPr>
                <w:rFonts w:cs="Times New Roman"/>
                <w:bCs/>
              </w:rPr>
              <w:t>Description</w:t>
            </w:r>
          </w:p>
        </w:tc>
      </w:tr>
      <w:tr w:rsidR="28E1B893" w14:paraId="2BEE3DE5"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512" w:type="dxa"/>
          </w:tcPr>
          <w:p w14:paraId="020094BC" w14:textId="77777777" w:rsidR="28E1B893" w:rsidRDefault="28E1B893" w:rsidP="28E1B893">
            <w:pPr>
              <w:pStyle w:val="TableParagraph"/>
              <w:spacing w:before="0"/>
              <w:ind w:left="0"/>
              <w:rPr>
                <w:rFonts w:cs="Times New Roman"/>
                <w:b/>
                <w:bCs/>
                <w:sz w:val="28"/>
                <w:szCs w:val="28"/>
              </w:rPr>
            </w:pPr>
          </w:p>
          <w:p w14:paraId="196A51A7" w14:textId="77777777" w:rsidR="28E1B893" w:rsidRDefault="28E1B893" w:rsidP="28E1B893">
            <w:pPr>
              <w:pStyle w:val="TableParagraph"/>
              <w:spacing w:before="0"/>
              <w:ind w:left="0"/>
              <w:rPr>
                <w:rFonts w:cs="Times New Roman"/>
                <w:b/>
                <w:bCs/>
                <w:sz w:val="28"/>
                <w:szCs w:val="28"/>
              </w:rPr>
            </w:pPr>
          </w:p>
          <w:p w14:paraId="502C8C22" w14:textId="77777777" w:rsidR="28E1B893" w:rsidRDefault="28E1B893" w:rsidP="28E1B893">
            <w:pPr>
              <w:pStyle w:val="TableParagraph"/>
              <w:spacing w:before="0"/>
              <w:ind w:left="0"/>
              <w:rPr>
                <w:rFonts w:cs="Times New Roman"/>
                <w:b/>
                <w:bCs/>
                <w:sz w:val="28"/>
                <w:szCs w:val="28"/>
              </w:rPr>
            </w:pPr>
          </w:p>
          <w:p w14:paraId="24CB22D1" w14:textId="77777777" w:rsidR="28E1B893" w:rsidRDefault="28E1B893" w:rsidP="28E1B893">
            <w:pPr>
              <w:pStyle w:val="TableParagraph"/>
              <w:spacing w:before="0"/>
              <w:ind w:left="0"/>
              <w:rPr>
                <w:rFonts w:cs="Times New Roman"/>
                <w:b/>
                <w:bCs/>
                <w:sz w:val="28"/>
                <w:szCs w:val="28"/>
              </w:rPr>
            </w:pPr>
          </w:p>
          <w:p w14:paraId="3B308B9A" w14:textId="77777777" w:rsidR="28E1B893" w:rsidRDefault="28E1B893" w:rsidP="28E1B893">
            <w:pPr>
              <w:pStyle w:val="TableParagraph"/>
              <w:spacing w:before="0"/>
              <w:ind w:left="0"/>
              <w:rPr>
                <w:rFonts w:cs="Times New Roman"/>
                <w:b/>
                <w:bCs/>
                <w:sz w:val="28"/>
                <w:szCs w:val="28"/>
              </w:rPr>
            </w:pPr>
          </w:p>
          <w:p w14:paraId="03DD0440" w14:textId="77777777" w:rsidR="28E1B893" w:rsidRDefault="28E1B893" w:rsidP="28E1B893">
            <w:pPr>
              <w:pStyle w:val="TableParagraph"/>
              <w:spacing w:before="0"/>
              <w:ind w:left="0"/>
              <w:rPr>
                <w:rFonts w:cs="Times New Roman"/>
                <w:b/>
                <w:bCs/>
                <w:sz w:val="28"/>
                <w:szCs w:val="28"/>
              </w:rPr>
            </w:pPr>
          </w:p>
          <w:p w14:paraId="71C6D716" w14:textId="77777777" w:rsidR="28E1B893" w:rsidRDefault="28E1B893" w:rsidP="28E1B893">
            <w:pPr>
              <w:pStyle w:val="TableParagraph"/>
              <w:spacing w:before="1"/>
              <w:ind w:left="0"/>
              <w:rPr>
                <w:rFonts w:cs="Times New Roman"/>
                <w:b/>
                <w:bCs/>
                <w:sz w:val="38"/>
                <w:szCs w:val="38"/>
              </w:rPr>
            </w:pPr>
          </w:p>
          <w:p w14:paraId="1989FA6A" w14:textId="42E33BDB" w:rsidR="28E1B893" w:rsidRDefault="633DEC9F" w:rsidP="28E1B893">
            <w:pPr>
              <w:pStyle w:val="TableParagraph"/>
              <w:spacing w:before="0"/>
              <w:rPr>
                <w:rFonts w:cs="Times New Roman"/>
              </w:rPr>
            </w:pPr>
            <w:r w:rsidRPr="078FCCC8">
              <w:rPr>
                <w:rFonts w:cs="Times New Roman"/>
              </w:rPr>
              <w:t>Screenshot</w:t>
            </w:r>
            <w:r w:rsidR="28E1B893" w:rsidRPr="28E1B893">
              <w:rPr>
                <w:rFonts w:cs="Times New Roman"/>
              </w:rPr>
              <w:t>/Mockup:</w:t>
            </w:r>
          </w:p>
        </w:tc>
        <w:tc>
          <w:tcPr>
            <w:tcW w:w="9999" w:type="dxa"/>
          </w:tcPr>
          <w:p w14:paraId="51966F75" w14:textId="1846A292" w:rsidR="28E1B893" w:rsidRDefault="56964602" w:rsidP="28E1B893">
            <w:pPr>
              <w:pStyle w:val="TableParagraph"/>
              <w:spacing w:before="0"/>
              <w:ind w:left="0"/>
            </w:pPr>
            <w:r>
              <w:rPr>
                <w:noProof/>
              </w:rPr>
              <w:drawing>
                <wp:inline distT="0" distB="0" distL="0" distR="0" wp14:anchorId="0381BF69" wp14:editId="46985842">
                  <wp:extent cx="6134102" cy="3131912"/>
                  <wp:effectExtent l="0" t="0" r="0" b="0"/>
                  <wp:docPr id="543877990" name="Picture 159587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870997"/>
                          <pic:cNvPicPr/>
                        </pic:nvPicPr>
                        <pic:blipFill>
                          <a:blip r:embed="rId39">
                            <a:extLst>
                              <a:ext uri="{28A0092B-C50C-407E-A947-70E740481C1C}">
                                <a14:useLocalDpi xmlns:a14="http://schemas.microsoft.com/office/drawing/2010/main" val="0"/>
                              </a:ext>
                            </a:extLst>
                          </a:blip>
                          <a:stretch>
                            <a:fillRect/>
                          </a:stretch>
                        </pic:blipFill>
                        <pic:spPr>
                          <a:xfrm>
                            <a:off x="0" y="0"/>
                            <a:ext cx="6134102" cy="3131912"/>
                          </a:xfrm>
                          <a:prstGeom prst="rect">
                            <a:avLst/>
                          </a:prstGeom>
                        </pic:spPr>
                      </pic:pic>
                    </a:graphicData>
                  </a:graphic>
                </wp:inline>
              </w:drawing>
            </w:r>
          </w:p>
          <w:p w14:paraId="46931366" w14:textId="37282572" w:rsidR="28E1B893" w:rsidRDefault="769F390B" w:rsidP="28E1B893">
            <w:pPr>
              <w:pStyle w:val="TableParagraph"/>
              <w:spacing w:before="0"/>
              <w:ind w:left="0"/>
              <w:rPr>
                <w:i/>
              </w:rPr>
            </w:pPr>
            <w:r w:rsidRPr="2E7A0C8E">
              <w:rPr>
                <w:i/>
              </w:rPr>
              <w:t>Figure 12 Menu index mockup</w:t>
            </w:r>
          </w:p>
        </w:tc>
      </w:tr>
      <w:tr w:rsidR="28E1B893" w14:paraId="2D885AF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200D8980" w14:textId="77777777" w:rsidR="28E1B893" w:rsidRDefault="28E1B893" w:rsidP="28E1B893">
            <w:pPr>
              <w:pStyle w:val="TableParagraph"/>
              <w:rPr>
                <w:rFonts w:cs="Times New Roman"/>
              </w:rPr>
            </w:pPr>
            <w:r w:rsidRPr="28E1B893">
              <w:rPr>
                <w:rFonts w:cs="Times New Roman"/>
              </w:rPr>
              <w:t>Page Title:</w:t>
            </w:r>
          </w:p>
        </w:tc>
        <w:tc>
          <w:tcPr>
            <w:tcW w:w="9999" w:type="dxa"/>
          </w:tcPr>
          <w:p w14:paraId="3B3486C5" w14:textId="6B59610E" w:rsidR="28E1B893" w:rsidRDefault="266D64C1" w:rsidP="750FF7FE">
            <w:pPr>
              <w:pStyle w:val="TableParagraph"/>
              <w:spacing w:line="259" w:lineRule="auto"/>
              <w:rPr>
                <w:rFonts w:cs="Times New Roman"/>
              </w:rPr>
            </w:pPr>
            <w:r w:rsidRPr="079C28ED">
              <w:rPr>
                <w:rFonts w:cs="Times New Roman"/>
              </w:rPr>
              <w:t xml:space="preserve">Menu </w:t>
            </w:r>
            <w:r w:rsidR="094D51B5" w:rsidRPr="7C7E873C">
              <w:rPr>
                <w:rFonts w:cs="Times New Roman"/>
              </w:rPr>
              <w:t>Index</w:t>
            </w:r>
          </w:p>
        </w:tc>
      </w:tr>
      <w:tr w:rsidR="28E1B893" w14:paraId="245E42B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1E52C39C" w14:textId="77777777" w:rsidR="28E1B893" w:rsidRDefault="28E1B893" w:rsidP="28E1B893">
            <w:pPr>
              <w:pStyle w:val="TableParagraph"/>
              <w:rPr>
                <w:rFonts w:cs="Times New Roman"/>
              </w:rPr>
            </w:pPr>
            <w:r w:rsidRPr="28E1B893">
              <w:rPr>
                <w:rFonts w:cs="Times New Roman"/>
              </w:rPr>
              <w:t>Author:</w:t>
            </w:r>
          </w:p>
        </w:tc>
        <w:tc>
          <w:tcPr>
            <w:tcW w:w="9999" w:type="dxa"/>
          </w:tcPr>
          <w:p w14:paraId="1608146E" w14:textId="00021C92" w:rsidR="28E1B893" w:rsidRDefault="4A4A7D3A" w:rsidP="28E1B893">
            <w:pPr>
              <w:pStyle w:val="TableParagraph"/>
              <w:rPr>
                <w:rFonts w:cs="Times New Roman"/>
              </w:rPr>
            </w:pPr>
            <w:r w:rsidRPr="5FB1326C">
              <w:rPr>
                <w:rFonts w:cs="Times New Roman"/>
              </w:rPr>
              <w:t>Team 03</w:t>
            </w:r>
            <w:r w:rsidR="2AA8CCEF" w:rsidRPr="5FB1326C">
              <w:rPr>
                <w:rFonts w:cs="Times New Roman"/>
              </w:rPr>
              <w:t xml:space="preserve"> (Jake </w:t>
            </w:r>
            <w:proofErr w:type="spellStart"/>
            <w:r w:rsidR="2AA8CCEF" w:rsidRPr="5FB1326C">
              <w:rPr>
                <w:rFonts w:cs="Times New Roman"/>
              </w:rPr>
              <w:t>Muhlestein</w:t>
            </w:r>
            <w:proofErr w:type="spellEnd"/>
            <w:r w:rsidR="2AA8CCEF" w:rsidRPr="5FB1326C">
              <w:rPr>
                <w:rFonts w:cs="Times New Roman"/>
              </w:rPr>
              <w:t>)</w:t>
            </w:r>
          </w:p>
        </w:tc>
      </w:tr>
      <w:tr w:rsidR="28E1B893" w14:paraId="7A1F9D22"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36D0FDDC" w14:textId="2EDEE739" w:rsidR="28E1B893" w:rsidRDefault="28E1B893" w:rsidP="28E1B893">
            <w:pPr>
              <w:pStyle w:val="TableParagraph"/>
              <w:rPr>
                <w:rFonts w:cs="Times New Roman"/>
              </w:rPr>
            </w:pPr>
            <w:r w:rsidRPr="28E1B893">
              <w:rPr>
                <w:rFonts w:cs="Times New Roman"/>
              </w:rPr>
              <w:lastRenderedPageBreak/>
              <w:t>Type:</w:t>
            </w:r>
          </w:p>
        </w:tc>
        <w:tc>
          <w:tcPr>
            <w:tcW w:w="9999" w:type="dxa"/>
          </w:tcPr>
          <w:p w14:paraId="248949CC" w14:textId="77610D8F" w:rsidR="28E1B893" w:rsidRDefault="28E1B893" w:rsidP="079C28ED">
            <w:pPr>
              <w:pStyle w:val="TableParagraph"/>
              <w:spacing w:line="259" w:lineRule="auto"/>
              <w:rPr>
                <w:rFonts w:cs="Times New Roman"/>
              </w:rPr>
            </w:pPr>
            <w:r w:rsidRPr="28E1B893">
              <w:rPr>
                <w:rFonts w:cs="Times New Roman"/>
              </w:rPr>
              <w:t>Function</w:t>
            </w:r>
          </w:p>
        </w:tc>
      </w:tr>
      <w:tr w:rsidR="28E1B893" w14:paraId="2B908BA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7F79D77E" w14:textId="77777777" w:rsidR="28E1B893" w:rsidRDefault="28E1B893" w:rsidP="750FF7FE">
            <w:pPr>
              <w:pStyle w:val="TableParagraph"/>
              <w:spacing w:line="259" w:lineRule="auto"/>
              <w:rPr>
                <w:rFonts w:cs="Times New Roman"/>
              </w:rPr>
            </w:pPr>
            <w:r w:rsidRPr="28E1B893">
              <w:rPr>
                <w:rFonts w:cs="Times New Roman"/>
              </w:rPr>
              <w:t>Purpose:</w:t>
            </w:r>
          </w:p>
        </w:tc>
        <w:tc>
          <w:tcPr>
            <w:tcW w:w="9999" w:type="dxa"/>
          </w:tcPr>
          <w:p w14:paraId="13AE7673" w14:textId="6A37B9BA" w:rsidR="28E1B893" w:rsidRDefault="66BA3E9B" w:rsidP="1AF04C51">
            <w:pPr>
              <w:pStyle w:val="TableParagraph"/>
              <w:spacing w:line="259" w:lineRule="auto"/>
              <w:rPr>
                <w:rFonts w:cs="Times New Roman"/>
              </w:rPr>
            </w:pPr>
            <w:r w:rsidRPr="1AF04C51">
              <w:rPr>
                <w:rFonts w:cs="Times New Roman"/>
              </w:rPr>
              <w:t>Show the Grad Planner in three different sections named</w:t>
            </w:r>
            <w:r w:rsidRPr="31268A60">
              <w:rPr>
                <w:rFonts w:cs="Times New Roman"/>
              </w:rPr>
              <w:t xml:space="preserve"> “Courses</w:t>
            </w:r>
            <w:r w:rsidR="30BC64E2" w:rsidRPr="078FCCC8">
              <w:rPr>
                <w:rFonts w:cs="Times New Roman"/>
              </w:rPr>
              <w:t>,</w:t>
            </w:r>
            <w:r w:rsidRPr="078FCCC8">
              <w:rPr>
                <w:rFonts w:cs="Times New Roman"/>
              </w:rPr>
              <w:t>”</w:t>
            </w:r>
            <w:r w:rsidRPr="31268A60">
              <w:rPr>
                <w:rFonts w:cs="Times New Roman"/>
              </w:rPr>
              <w:t xml:space="preserve"> “Credit</w:t>
            </w:r>
            <w:r w:rsidR="54362374" w:rsidRPr="078FCCC8">
              <w:rPr>
                <w:rFonts w:cs="Times New Roman"/>
              </w:rPr>
              <w:t>,</w:t>
            </w:r>
            <w:r w:rsidRPr="078FCCC8">
              <w:rPr>
                <w:rFonts w:cs="Times New Roman"/>
              </w:rPr>
              <w:t>”</w:t>
            </w:r>
            <w:r w:rsidRPr="31268A60">
              <w:rPr>
                <w:rFonts w:cs="Times New Roman"/>
              </w:rPr>
              <w:t xml:space="preserve"> and “Degree</w:t>
            </w:r>
            <w:r w:rsidR="520D78CB" w:rsidRPr="078FCCC8">
              <w:rPr>
                <w:rFonts w:cs="Times New Roman"/>
              </w:rPr>
              <w:t>.</w:t>
            </w:r>
            <w:r w:rsidRPr="078FCCC8">
              <w:rPr>
                <w:rFonts w:cs="Times New Roman"/>
              </w:rPr>
              <w:t>”</w:t>
            </w:r>
            <w:r w:rsidRPr="31268A60">
              <w:rPr>
                <w:rFonts w:cs="Times New Roman"/>
              </w:rPr>
              <w:t xml:space="preserve"> This will help the</w:t>
            </w:r>
            <w:r w:rsidRPr="5A8C9DDC">
              <w:rPr>
                <w:rFonts w:cs="Times New Roman"/>
              </w:rPr>
              <w:t xml:space="preserve"> student navigate the </w:t>
            </w:r>
            <w:r w:rsidR="1E6B6F4E" w:rsidRPr="46CC9012">
              <w:rPr>
                <w:rFonts w:cs="Times New Roman"/>
              </w:rPr>
              <w:t>Grad Planner to the functionality they wish to access.</w:t>
            </w:r>
          </w:p>
        </w:tc>
      </w:tr>
      <w:tr w:rsidR="28E1B893" w14:paraId="781171D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1513C521" w14:textId="77777777" w:rsidR="28E1B893" w:rsidRDefault="28E1B893" w:rsidP="28E1B893">
            <w:pPr>
              <w:pStyle w:val="TableParagraph"/>
              <w:spacing w:before="87"/>
              <w:rPr>
                <w:rFonts w:cs="Times New Roman"/>
              </w:rPr>
            </w:pPr>
            <w:r w:rsidRPr="28E1B893">
              <w:rPr>
                <w:rFonts w:cs="Times New Roman"/>
              </w:rPr>
              <w:t>Stakeholders:</w:t>
            </w:r>
          </w:p>
          <w:p w14:paraId="266453CD" w14:textId="77777777" w:rsidR="28E1B893" w:rsidRDefault="28E1B893" w:rsidP="28E1B893">
            <w:pPr>
              <w:pStyle w:val="TableParagraph"/>
              <w:rPr>
                <w:rFonts w:cs="Times New Roman"/>
              </w:rPr>
            </w:pPr>
          </w:p>
        </w:tc>
        <w:tc>
          <w:tcPr>
            <w:tcW w:w="9999" w:type="dxa"/>
          </w:tcPr>
          <w:p w14:paraId="52CABA36" w14:textId="77777777" w:rsidR="28E1B893" w:rsidRDefault="28E1B893" w:rsidP="28E1B893">
            <w:pPr>
              <w:pStyle w:val="TableParagraph"/>
              <w:rPr>
                <w:rFonts w:cs="Times New Roman"/>
              </w:rPr>
            </w:pPr>
            <w:r w:rsidRPr="28E1B893">
              <w:rPr>
                <w:rFonts w:cs="Times New Roman"/>
              </w:rPr>
              <w:t>Students</w:t>
            </w:r>
          </w:p>
        </w:tc>
      </w:tr>
      <w:tr w:rsidR="28E1B893" w14:paraId="5B5F81C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0E402321" w14:textId="77777777" w:rsidR="28E1B893" w:rsidRDefault="28E1B893" w:rsidP="28E1B893">
            <w:pPr>
              <w:pStyle w:val="TableParagraph"/>
              <w:spacing w:before="84"/>
              <w:rPr>
                <w:rFonts w:cs="Times New Roman"/>
              </w:rPr>
            </w:pPr>
            <w:r w:rsidRPr="28E1B893">
              <w:rPr>
                <w:rFonts w:cs="Times New Roman"/>
              </w:rPr>
              <w:t>Parent User Story:</w:t>
            </w:r>
          </w:p>
        </w:tc>
        <w:tc>
          <w:tcPr>
            <w:tcW w:w="9999" w:type="dxa"/>
          </w:tcPr>
          <w:p w14:paraId="238E4680" w14:textId="2E3B2FD8" w:rsidR="28E1B893" w:rsidRDefault="28E1B893" w:rsidP="28E1B893">
            <w:pPr>
              <w:pStyle w:val="TableParagraph"/>
              <w:spacing w:before="84"/>
              <w:rPr>
                <w:rFonts w:cs="Times New Roman"/>
              </w:rPr>
            </w:pPr>
            <w:r w:rsidRPr="28E1B893">
              <w:rPr>
                <w:rFonts w:cs="Times New Roman"/>
              </w:rPr>
              <w:t>Log In</w:t>
            </w:r>
          </w:p>
          <w:p w14:paraId="0318A157" w14:textId="77777777" w:rsidR="28E1B893" w:rsidRDefault="28E1B893" w:rsidP="28E1B893">
            <w:pPr>
              <w:pStyle w:val="TableParagraph"/>
              <w:spacing w:before="84"/>
              <w:ind w:left="0"/>
              <w:rPr>
                <w:rFonts w:cs="Times New Roman"/>
              </w:rPr>
            </w:pPr>
          </w:p>
        </w:tc>
      </w:tr>
      <w:tr w:rsidR="28E1B893" w14:paraId="4FE6BDB7"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3CD34CAE" w14:textId="77777777" w:rsidR="28E1B893" w:rsidRDefault="28E1B893" w:rsidP="28E1B893">
            <w:pPr>
              <w:pStyle w:val="TableParagraph"/>
              <w:spacing w:line="259" w:lineRule="auto"/>
              <w:rPr>
                <w:rFonts w:cs="Times New Roman"/>
              </w:rPr>
            </w:pPr>
            <w:r w:rsidRPr="28E1B893">
              <w:rPr>
                <w:rFonts w:cs="Times New Roman"/>
              </w:rPr>
              <w:t>Actor(s)/Persona(s):</w:t>
            </w:r>
          </w:p>
        </w:tc>
        <w:tc>
          <w:tcPr>
            <w:tcW w:w="9999" w:type="dxa"/>
          </w:tcPr>
          <w:p w14:paraId="72AB31F2" w14:textId="07339624" w:rsidR="28E1B893" w:rsidRDefault="28E1B893" w:rsidP="3D301E26">
            <w:pPr>
              <w:pStyle w:val="TableParagraph"/>
              <w:spacing w:before="87" w:line="259" w:lineRule="auto"/>
              <w:rPr>
                <w:rFonts w:cs="Times New Roman"/>
              </w:rPr>
            </w:pPr>
            <w:r w:rsidRPr="28E1B893">
              <w:rPr>
                <w:rFonts w:cs="Times New Roman"/>
              </w:rPr>
              <w:t>Students</w:t>
            </w:r>
          </w:p>
        </w:tc>
      </w:tr>
      <w:tr w:rsidR="28E1B893" w14:paraId="70A2862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7E9D91BE" w14:textId="478EE3B5" w:rsidR="28E1B893" w:rsidRDefault="28E1B893" w:rsidP="3D301E26">
            <w:pPr>
              <w:pStyle w:val="TableParagraph"/>
              <w:spacing w:before="84" w:line="259" w:lineRule="auto"/>
              <w:ind w:right="669"/>
              <w:rPr>
                <w:rFonts w:cs="Times New Roman"/>
              </w:rPr>
            </w:pPr>
            <w:r w:rsidRPr="28E1B893">
              <w:rPr>
                <w:rFonts w:cs="Times New Roman"/>
              </w:rPr>
              <w:t>Pre-conditions/Product(s) Required:</w:t>
            </w:r>
          </w:p>
        </w:tc>
        <w:tc>
          <w:tcPr>
            <w:tcW w:w="9999" w:type="dxa"/>
          </w:tcPr>
          <w:p w14:paraId="3C3C3D7E" w14:textId="0094086B" w:rsidR="28E1B893" w:rsidRDefault="28E1B893" w:rsidP="28E1B893">
            <w:pPr>
              <w:pStyle w:val="TableParagraph"/>
              <w:rPr>
                <w:rFonts w:cs="Times New Roman"/>
              </w:rPr>
            </w:pPr>
            <w:r w:rsidRPr="28E1B893">
              <w:rPr>
                <w:rFonts w:cs="Times New Roman"/>
              </w:rPr>
              <w:t>The users must log in for the first time in the system</w:t>
            </w:r>
            <w:r w:rsidR="17B5CAAC" w:rsidRPr="0566FB28">
              <w:rPr>
                <w:rFonts w:cs="Times New Roman"/>
              </w:rPr>
              <w:t xml:space="preserve"> and accessed the grad planner</w:t>
            </w:r>
            <w:r w:rsidR="0E069ADB" w:rsidRPr="078FCCC8">
              <w:rPr>
                <w:rFonts w:cs="Times New Roman"/>
              </w:rPr>
              <w:t>.</w:t>
            </w:r>
          </w:p>
        </w:tc>
      </w:tr>
      <w:tr w:rsidR="28E1B893" w14:paraId="53F3962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59199DE9" w14:textId="77777777" w:rsidR="28E1B893" w:rsidRDefault="28E1B893" w:rsidP="28E1B893">
            <w:pPr>
              <w:pStyle w:val="TableParagraph"/>
              <w:spacing w:before="84" w:line="259" w:lineRule="auto"/>
              <w:ind w:right="633"/>
              <w:rPr>
                <w:rFonts w:cs="Times New Roman"/>
              </w:rPr>
            </w:pPr>
            <w:r w:rsidRPr="28E1B893">
              <w:rPr>
                <w:rFonts w:cs="Times New Roman"/>
              </w:rPr>
              <w:t>Post-conditions/Product(s) Produced:</w:t>
            </w:r>
          </w:p>
        </w:tc>
        <w:tc>
          <w:tcPr>
            <w:tcW w:w="9999" w:type="dxa"/>
          </w:tcPr>
          <w:p w14:paraId="3D5AE742" w14:textId="5DC354A6" w:rsidR="28E1B893" w:rsidRDefault="28E1B893" w:rsidP="28E1B893">
            <w:pPr>
              <w:pStyle w:val="TableParagraph"/>
              <w:spacing w:before="84"/>
              <w:rPr>
                <w:rFonts w:cs="Times New Roman"/>
              </w:rPr>
            </w:pPr>
          </w:p>
        </w:tc>
      </w:tr>
      <w:tr w:rsidR="28E1B893" w14:paraId="36F11861"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0664B27D" w14:textId="77777777" w:rsidR="28E1B893" w:rsidRDefault="28E1B893" w:rsidP="28E1B893">
            <w:pPr>
              <w:pStyle w:val="TableParagraph"/>
              <w:rPr>
                <w:rFonts w:cs="Times New Roman"/>
              </w:rPr>
            </w:pPr>
            <w:r w:rsidRPr="28E1B893">
              <w:rPr>
                <w:rFonts w:cs="Times New Roman"/>
              </w:rPr>
              <w:t>Links:</w:t>
            </w:r>
          </w:p>
          <w:p w14:paraId="201E032D" w14:textId="77777777" w:rsidR="28E1B893" w:rsidRDefault="28E1B893" w:rsidP="28E1B893">
            <w:pPr>
              <w:pStyle w:val="TableParagraph"/>
              <w:spacing w:line="259" w:lineRule="auto"/>
              <w:rPr>
                <w:rFonts w:cs="Times New Roman"/>
              </w:rPr>
            </w:pPr>
          </w:p>
        </w:tc>
        <w:tc>
          <w:tcPr>
            <w:tcW w:w="9999" w:type="dxa"/>
          </w:tcPr>
          <w:p w14:paraId="496E03A0" w14:textId="6E13CC31" w:rsidR="28E1B893" w:rsidRDefault="28E1B893" w:rsidP="3D301E26">
            <w:pPr>
              <w:pStyle w:val="TableParagraph"/>
              <w:spacing w:line="259" w:lineRule="auto"/>
              <w:rPr>
                <w:rFonts w:cs="Times New Roman"/>
              </w:rPr>
            </w:pPr>
            <w:r w:rsidRPr="28E1B893">
              <w:rPr>
                <w:rFonts w:cs="Times New Roman"/>
              </w:rPr>
              <w:t>None</w:t>
            </w:r>
          </w:p>
        </w:tc>
      </w:tr>
      <w:tr w:rsidR="28E1B893" w14:paraId="37FFDAB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512" w:type="dxa"/>
          </w:tcPr>
          <w:p w14:paraId="36563F43" w14:textId="77777777" w:rsidR="28E1B893" w:rsidRDefault="28E1B893" w:rsidP="28E1B893">
            <w:pPr>
              <w:pStyle w:val="TableParagraph"/>
              <w:rPr>
                <w:rFonts w:cs="Times New Roman"/>
              </w:rPr>
            </w:pPr>
            <w:r w:rsidRPr="28E1B893">
              <w:rPr>
                <w:rFonts w:cs="Times New Roman"/>
              </w:rPr>
              <w:t>SRS Document</w:t>
            </w:r>
          </w:p>
          <w:p w14:paraId="34B31143" w14:textId="77777777" w:rsidR="28E1B893" w:rsidRDefault="28E1B893" w:rsidP="28E1B893">
            <w:pPr>
              <w:pStyle w:val="TableParagraph"/>
              <w:spacing w:line="259" w:lineRule="auto"/>
              <w:rPr>
                <w:rFonts w:cs="Times New Roman"/>
              </w:rPr>
            </w:pPr>
          </w:p>
        </w:tc>
        <w:tc>
          <w:tcPr>
            <w:tcW w:w="9999" w:type="dxa"/>
          </w:tcPr>
          <w:p w14:paraId="20653A40" w14:textId="12D5296E" w:rsidR="28E1B893" w:rsidRDefault="28E1B893" w:rsidP="28E1B893">
            <w:pPr>
              <w:pStyle w:val="TableParagraph"/>
              <w:rPr>
                <w:rFonts w:ascii="Times" w:eastAsia="Times" w:hAnsi="Times" w:cs="Times"/>
              </w:rPr>
            </w:pPr>
            <w:r w:rsidRPr="28E1B893">
              <w:rPr>
                <w:rFonts w:ascii="Times" w:eastAsia="Times" w:hAnsi="Times" w:cs="Times"/>
              </w:rPr>
              <w:t xml:space="preserve">REQ – </w:t>
            </w:r>
            <w:r w:rsidR="1D4E7D56" w:rsidRPr="010F0787">
              <w:rPr>
                <w:rFonts w:ascii="Times" w:eastAsia="Times" w:hAnsi="Times" w:cs="Times"/>
              </w:rPr>
              <w:t>2</w:t>
            </w:r>
          </w:p>
        </w:tc>
      </w:tr>
      <w:tr w:rsidR="28E1B893" w14:paraId="6C21029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512" w:type="dxa"/>
          </w:tcPr>
          <w:p w14:paraId="43BC543D" w14:textId="77777777" w:rsidR="28E1B893" w:rsidRDefault="28E1B893" w:rsidP="3D301E26">
            <w:pPr>
              <w:pStyle w:val="TableParagraph"/>
              <w:spacing w:line="259" w:lineRule="auto"/>
              <w:rPr>
                <w:rFonts w:cs="Times New Roman"/>
              </w:rPr>
            </w:pPr>
            <w:r w:rsidRPr="28E1B893">
              <w:rPr>
                <w:rFonts w:cs="Times New Roman"/>
              </w:rPr>
              <w:t>Description/Notes:</w:t>
            </w:r>
          </w:p>
          <w:p w14:paraId="0B3D6BC4" w14:textId="77777777" w:rsidR="28E1B893" w:rsidRDefault="28E1B893" w:rsidP="28E1B893">
            <w:pPr>
              <w:pStyle w:val="TableParagraph"/>
              <w:spacing w:line="259" w:lineRule="auto"/>
              <w:rPr>
                <w:rFonts w:cs="Times New Roman"/>
              </w:rPr>
            </w:pPr>
          </w:p>
        </w:tc>
        <w:tc>
          <w:tcPr>
            <w:tcW w:w="9999" w:type="dxa"/>
          </w:tcPr>
          <w:p w14:paraId="1FAE69F4" w14:textId="1234F420" w:rsidR="28E1B893" w:rsidRDefault="5DE483D4" w:rsidP="3D301E26">
            <w:pPr>
              <w:pStyle w:val="TableParagraph"/>
              <w:spacing w:line="259" w:lineRule="auto"/>
              <w:rPr>
                <w:rFonts w:ascii="Times" w:eastAsia="Times" w:hAnsi="Times" w:cs="Times"/>
              </w:rPr>
            </w:pPr>
            <w:r w:rsidRPr="7476357D">
              <w:rPr>
                <w:rFonts w:ascii="Times" w:eastAsia="Times" w:hAnsi="Times" w:cs="Times"/>
              </w:rPr>
              <w:t>Each section within the application should maintain similar or identical styling. The current section shall be distinguishable by the individual user by use of visual cues such as highlighting and bolding of selected section’s link. Each section within the application will be available and accessible to the user at any given point.</w:t>
            </w:r>
          </w:p>
          <w:p w14:paraId="7A2854EA" w14:textId="1234F420" w:rsidR="28E1B893" w:rsidRDefault="28E1B893" w:rsidP="28E1B893">
            <w:pPr>
              <w:pStyle w:val="TableParagraph"/>
            </w:pPr>
          </w:p>
        </w:tc>
      </w:tr>
    </w:tbl>
    <w:p w14:paraId="2D8CD225" w14:textId="77777777" w:rsidR="00900639" w:rsidRDefault="00900639" w:rsidP="28E1B893">
      <w:pPr>
        <w:ind w:left="319"/>
        <w:rPr>
          <w:rFonts w:cs="Times New Roman"/>
          <w:b/>
          <w:bCs/>
          <w:szCs w:val="24"/>
        </w:rPr>
      </w:pPr>
    </w:p>
    <w:p w14:paraId="440380D5" w14:textId="7CA5F032" w:rsidR="006E5A71" w:rsidRPr="00A46757" w:rsidRDefault="7235FBF1" w:rsidP="002D36D5">
      <w:pPr>
        <w:pStyle w:val="Heading3"/>
        <w:numPr>
          <w:ilvl w:val="2"/>
          <w:numId w:val="19"/>
        </w:numPr>
        <w:spacing w:after="240"/>
        <w:ind w:left="1560" w:hanging="709"/>
        <w:rPr>
          <w:b/>
          <w:sz w:val="28"/>
          <w:szCs w:val="28"/>
        </w:rPr>
      </w:pPr>
      <w:r w:rsidRPr="2E7A0C8E">
        <w:rPr>
          <w:b/>
          <w:sz w:val="28"/>
          <w:szCs w:val="28"/>
        </w:rPr>
        <w:lastRenderedPageBreak/>
        <w:t xml:space="preserve"> </w:t>
      </w:r>
      <w:bookmarkStart w:id="51" w:name="_Toc46337666"/>
      <w:r w:rsidR="00712B66" w:rsidRPr="2E7A0C8E">
        <w:rPr>
          <w:b/>
          <w:sz w:val="28"/>
          <w:szCs w:val="28"/>
        </w:rPr>
        <w:t>Update Schedule (REQ – 25, 24)</w:t>
      </w:r>
      <w:bookmarkEnd w:id="51"/>
    </w:p>
    <w:tbl>
      <w:tblPr>
        <w:tblStyle w:val="Team3"/>
        <w:tblW w:w="0" w:type="auto"/>
        <w:tblLayout w:type="fixed"/>
        <w:tblLook w:val="01E0" w:firstRow="1" w:lastRow="1" w:firstColumn="1" w:lastColumn="1" w:noHBand="0" w:noVBand="0"/>
      </w:tblPr>
      <w:tblGrid>
        <w:gridCol w:w="3635"/>
        <w:gridCol w:w="9973"/>
      </w:tblGrid>
      <w:tr w:rsidR="1761E469" w14:paraId="2D9AFA0E"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081857A8" w14:textId="77777777" w:rsidR="1761E469" w:rsidRPr="00AC18DD" w:rsidRDefault="1761E469" w:rsidP="1761E469">
            <w:pPr>
              <w:pStyle w:val="TableParagraph"/>
              <w:ind w:left="1427" w:right="1416"/>
              <w:jc w:val="center"/>
              <w:rPr>
                <w:rFonts w:cs="Times New Roman"/>
                <w:b w:val="0"/>
                <w:bCs/>
                <w:sz w:val="28"/>
                <w:szCs w:val="24"/>
              </w:rPr>
            </w:pPr>
            <w:r w:rsidRPr="00AC18DD">
              <w:rPr>
                <w:rFonts w:cs="Times New Roman"/>
                <w:bCs/>
                <w:sz w:val="28"/>
                <w:szCs w:val="24"/>
              </w:rPr>
              <w:t>Data</w:t>
            </w:r>
          </w:p>
        </w:tc>
        <w:tc>
          <w:tcPr>
            <w:tcW w:w="9973" w:type="dxa"/>
          </w:tcPr>
          <w:p w14:paraId="57EF5A6F" w14:textId="77777777" w:rsidR="1761E469" w:rsidRPr="00AC18DD" w:rsidRDefault="1761E469" w:rsidP="00247BA7">
            <w:pPr>
              <w:pStyle w:val="TableParagraph"/>
              <w:ind w:left="4122" w:right="4108"/>
              <w:jc w:val="center"/>
              <w:rPr>
                <w:rFonts w:cs="Times New Roman"/>
                <w:b w:val="0"/>
                <w:bCs/>
                <w:sz w:val="28"/>
                <w:szCs w:val="24"/>
              </w:rPr>
            </w:pPr>
            <w:r w:rsidRPr="00AC18DD">
              <w:rPr>
                <w:rFonts w:cs="Times New Roman"/>
                <w:bCs/>
                <w:sz w:val="28"/>
                <w:szCs w:val="24"/>
              </w:rPr>
              <w:t>Description</w:t>
            </w:r>
          </w:p>
        </w:tc>
      </w:tr>
      <w:tr w:rsidR="1761E469" w14:paraId="18E96AED"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7DCE65B5" w14:textId="77777777" w:rsidR="1761E469" w:rsidRDefault="1761E469" w:rsidP="1761E469">
            <w:pPr>
              <w:pStyle w:val="TableParagraph"/>
              <w:spacing w:before="0"/>
              <w:ind w:left="0"/>
              <w:rPr>
                <w:rFonts w:cs="Times New Roman"/>
                <w:b/>
                <w:bCs/>
                <w:sz w:val="28"/>
                <w:szCs w:val="28"/>
              </w:rPr>
            </w:pPr>
          </w:p>
          <w:p w14:paraId="6950F0CF" w14:textId="77777777" w:rsidR="1761E469" w:rsidRDefault="1761E469" w:rsidP="1761E469">
            <w:pPr>
              <w:pStyle w:val="TableParagraph"/>
              <w:spacing w:before="0"/>
              <w:ind w:left="0"/>
              <w:rPr>
                <w:rFonts w:cs="Times New Roman"/>
                <w:b/>
                <w:bCs/>
                <w:sz w:val="28"/>
                <w:szCs w:val="28"/>
              </w:rPr>
            </w:pPr>
          </w:p>
          <w:p w14:paraId="36F90167" w14:textId="77777777" w:rsidR="1761E469" w:rsidRDefault="1761E469" w:rsidP="1761E469">
            <w:pPr>
              <w:pStyle w:val="TableParagraph"/>
              <w:spacing w:before="0"/>
              <w:ind w:left="0"/>
              <w:rPr>
                <w:rFonts w:cs="Times New Roman"/>
                <w:b/>
                <w:bCs/>
                <w:sz w:val="28"/>
                <w:szCs w:val="28"/>
              </w:rPr>
            </w:pPr>
          </w:p>
          <w:p w14:paraId="63E8307E" w14:textId="77777777" w:rsidR="1761E469" w:rsidRDefault="1761E469" w:rsidP="1761E469">
            <w:pPr>
              <w:pStyle w:val="TableParagraph"/>
              <w:spacing w:before="0"/>
              <w:ind w:left="0"/>
              <w:rPr>
                <w:rFonts w:cs="Times New Roman"/>
                <w:b/>
                <w:bCs/>
                <w:sz w:val="28"/>
                <w:szCs w:val="28"/>
              </w:rPr>
            </w:pPr>
          </w:p>
          <w:p w14:paraId="107623CE" w14:textId="77777777" w:rsidR="1761E469" w:rsidRDefault="1761E469" w:rsidP="1761E469">
            <w:pPr>
              <w:pStyle w:val="TableParagraph"/>
              <w:spacing w:before="0"/>
              <w:ind w:left="0"/>
              <w:rPr>
                <w:rFonts w:cs="Times New Roman"/>
                <w:b/>
                <w:bCs/>
                <w:sz w:val="28"/>
                <w:szCs w:val="28"/>
              </w:rPr>
            </w:pPr>
          </w:p>
          <w:p w14:paraId="09BD3FB4" w14:textId="77777777" w:rsidR="1761E469" w:rsidRDefault="1761E469" w:rsidP="1761E469">
            <w:pPr>
              <w:pStyle w:val="TableParagraph"/>
              <w:spacing w:before="0"/>
              <w:ind w:left="0"/>
              <w:rPr>
                <w:rFonts w:cs="Times New Roman"/>
                <w:b/>
                <w:bCs/>
                <w:sz w:val="28"/>
                <w:szCs w:val="28"/>
              </w:rPr>
            </w:pPr>
          </w:p>
          <w:p w14:paraId="4DE68B8C" w14:textId="77777777" w:rsidR="1761E469" w:rsidRDefault="1761E469" w:rsidP="1761E469">
            <w:pPr>
              <w:pStyle w:val="TableParagraph"/>
              <w:spacing w:before="1"/>
              <w:ind w:left="0"/>
              <w:rPr>
                <w:rFonts w:cs="Times New Roman"/>
                <w:b/>
                <w:bCs/>
                <w:sz w:val="38"/>
                <w:szCs w:val="38"/>
              </w:rPr>
            </w:pPr>
          </w:p>
          <w:p w14:paraId="0A028D10" w14:textId="27DC93A0" w:rsidR="1761E469" w:rsidRDefault="7F860952" w:rsidP="1761E469">
            <w:pPr>
              <w:pStyle w:val="TableParagraph"/>
              <w:spacing w:before="0"/>
              <w:rPr>
                <w:rFonts w:cs="Times New Roman"/>
              </w:rPr>
            </w:pPr>
            <w:r w:rsidRPr="078FCCC8">
              <w:rPr>
                <w:rFonts w:cs="Times New Roman"/>
              </w:rPr>
              <w:t>Screenshot</w:t>
            </w:r>
            <w:r w:rsidR="1761E469" w:rsidRPr="1761E469">
              <w:rPr>
                <w:rFonts w:cs="Times New Roman"/>
              </w:rPr>
              <w:t>/Mockup:</w:t>
            </w:r>
          </w:p>
        </w:tc>
        <w:tc>
          <w:tcPr>
            <w:tcW w:w="9973" w:type="dxa"/>
          </w:tcPr>
          <w:p w14:paraId="6A64B74E" w14:textId="2F55BBC6" w:rsidR="1761E469" w:rsidRDefault="6552408B" w:rsidP="1761E469">
            <w:pPr>
              <w:pStyle w:val="TableParagraph"/>
              <w:spacing w:before="0"/>
              <w:ind w:left="0"/>
            </w:pPr>
            <w:r>
              <w:rPr>
                <w:noProof/>
              </w:rPr>
              <w:drawing>
                <wp:inline distT="0" distB="0" distL="0" distR="0" wp14:anchorId="6B54FE76" wp14:editId="5FD40D7B">
                  <wp:extent cx="6257925" cy="2971800"/>
                  <wp:effectExtent l="0" t="0" r="0" b="0"/>
                  <wp:docPr id="1492629403" name="Picture 30322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29365"/>
                          <pic:cNvPicPr/>
                        </pic:nvPicPr>
                        <pic:blipFill>
                          <a:blip r:embed="rId40">
                            <a:extLst>
                              <a:ext uri="{28A0092B-C50C-407E-A947-70E740481C1C}">
                                <a14:useLocalDpi xmlns:a14="http://schemas.microsoft.com/office/drawing/2010/main" val="0"/>
                              </a:ext>
                            </a:extLst>
                          </a:blip>
                          <a:stretch>
                            <a:fillRect/>
                          </a:stretch>
                        </pic:blipFill>
                        <pic:spPr>
                          <a:xfrm>
                            <a:off x="0" y="0"/>
                            <a:ext cx="6257925" cy="2971800"/>
                          </a:xfrm>
                          <a:prstGeom prst="rect">
                            <a:avLst/>
                          </a:prstGeom>
                        </pic:spPr>
                      </pic:pic>
                    </a:graphicData>
                  </a:graphic>
                </wp:inline>
              </w:drawing>
            </w:r>
          </w:p>
          <w:p w14:paraId="1E43FA7C" w14:textId="346BC0EE" w:rsidR="1761E469" w:rsidRDefault="1762C04F" w:rsidP="1761E469">
            <w:pPr>
              <w:pStyle w:val="TableParagraph"/>
              <w:spacing w:before="0"/>
              <w:ind w:left="0"/>
              <w:rPr>
                <w:i/>
              </w:rPr>
            </w:pPr>
            <w:r w:rsidRPr="2E7A0C8E">
              <w:rPr>
                <w:i/>
              </w:rPr>
              <w:t>Figure 13 Update schedule screenshot</w:t>
            </w:r>
          </w:p>
        </w:tc>
      </w:tr>
      <w:tr w:rsidR="1761E469" w14:paraId="67A36902"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92D7F60" w14:textId="77777777" w:rsidR="1761E469" w:rsidRDefault="1761E469" w:rsidP="1761E469">
            <w:pPr>
              <w:pStyle w:val="TableParagraph"/>
              <w:rPr>
                <w:rFonts w:cs="Times New Roman"/>
              </w:rPr>
            </w:pPr>
            <w:r w:rsidRPr="1761E469">
              <w:rPr>
                <w:rFonts w:cs="Times New Roman"/>
              </w:rPr>
              <w:t>Page Title:</w:t>
            </w:r>
          </w:p>
        </w:tc>
        <w:tc>
          <w:tcPr>
            <w:tcW w:w="9973" w:type="dxa"/>
          </w:tcPr>
          <w:p w14:paraId="2BAADA32" w14:textId="2D1CAC48" w:rsidR="1761E469" w:rsidRDefault="34FED0D4" w:rsidP="3D301E26">
            <w:pPr>
              <w:pStyle w:val="TableParagraph"/>
              <w:spacing w:line="259" w:lineRule="auto"/>
            </w:pPr>
            <w:r w:rsidRPr="3FE5EFB3">
              <w:rPr>
                <w:rFonts w:cs="Times New Roman"/>
              </w:rPr>
              <w:t xml:space="preserve">Update </w:t>
            </w:r>
            <w:r w:rsidRPr="404A05BB">
              <w:rPr>
                <w:rFonts w:cs="Times New Roman"/>
              </w:rPr>
              <w:t>Schedule</w:t>
            </w:r>
          </w:p>
        </w:tc>
      </w:tr>
      <w:tr w:rsidR="1761E469" w14:paraId="33E1B00A"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4F15D6F" w14:textId="336FA5C7" w:rsidR="1761E469" w:rsidRDefault="1761E469" w:rsidP="1761E469">
            <w:pPr>
              <w:pStyle w:val="TableParagraph"/>
              <w:rPr>
                <w:rFonts w:cs="Times New Roman"/>
              </w:rPr>
            </w:pPr>
            <w:r w:rsidRPr="1761E469">
              <w:rPr>
                <w:rFonts w:cs="Times New Roman"/>
              </w:rPr>
              <w:t>Author:</w:t>
            </w:r>
          </w:p>
        </w:tc>
        <w:tc>
          <w:tcPr>
            <w:tcW w:w="9973" w:type="dxa"/>
          </w:tcPr>
          <w:p w14:paraId="7576ECFD" w14:textId="63134954" w:rsidR="52AB32C6" w:rsidRDefault="52AB32C6" w:rsidP="1761E469">
            <w:pPr>
              <w:pStyle w:val="TableParagraph"/>
              <w:rPr>
                <w:rFonts w:cs="Times New Roman"/>
              </w:rPr>
            </w:pPr>
            <w:r w:rsidRPr="1761E469">
              <w:rPr>
                <w:rFonts w:cs="Times New Roman"/>
              </w:rPr>
              <w:t xml:space="preserve">Oscar </w:t>
            </w:r>
            <w:proofErr w:type="spellStart"/>
            <w:r w:rsidRPr="1761E469">
              <w:rPr>
                <w:rFonts w:cs="Times New Roman"/>
              </w:rPr>
              <w:t>Ampudia</w:t>
            </w:r>
            <w:proofErr w:type="spellEnd"/>
            <w:r w:rsidRPr="1761E469">
              <w:rPr>
                <w:rFonts w:cs="Times New Roman"/>
              </w:rPr>
              <w:t xml:space="preserve"> (</w:t>
            </w:r>
            <w:r w:rsidR="1761E469" w:rsidRPr="1761E469">
              <w:rPr>
                <w:rFonts w:cs="Times New Roman"/>
              </w:rPr>
              <w:t>Team 03</w:t>
            </w:r>
            <w:r w:rsidR="10ACED56" w:rsidRPr="1761E469">
              <w:rPr>
                <w:rFonts w:cs="Times New Roman"/>
              </w:rPr>
              <w:t>)</w:t>
            </w:r>
          </w:p>
        </w:tc>
      </w:tr>
      <w:tr w:rsidR="1761E469" w14:paraId="294BA9A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A7CB931" w14:textId="426808DA" w:rsidR="1761E469" w:rsidRDefault="1761E469" w:rsidP="1761E469">
            <w:pPr>
              <w:pStyle w:val="TableParagraph"/>
              <w:rPr>
                <w:rFonts w:cs="Times New Roman"/>
              </w:rPr>
            </w:pPr>
            <w:r w:rsidRPr="1761E469">
              <w:rPr>
                <w:rFonts w:cs="Times New Roman"/>
              </w:rPr>
              <w:lastRenderedPageBreak/>
              <w:t>Type:</w:t>
            </w:r>
          </w:p>
        </w:tc>
        <w:tc>
          <w:tcPr>
            <w:tcW w:w="9973" w:type="dxa"/>
          </w:tcPr>
          <w:p w14:paraId="25072DD5" w14:textId="0C352CBC" w:rsidR="1761E469" w:rsidRDefault="562F1079" w:rsidP="1761E469">
            <w:pPr>
              <w:pStyle w:val="TableParagraph"/>
              <w:rPr>
                <w:rFonts w:cs="Times New Roman"/>
              </w:rPr>
            </w:pPr>
            <w:r w:rsidRPr="55F7D54C">
              <w:rPr>
                <w:rFonts w:cs="Times New Roman"/>
              </w:rPr>
              <w:t>Process</w:t>
            </w:r>
          </w:p>
        </w:tc>
      </w:tr>
      <w:tr w:rsidR="1761E469" w14:paraId="32F3DC8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3FFFAE8" w14:textId="28156EF6" w:rsidR="1761E469" w:rsidRDefault="1761E469" w:rsidP="3D301E26">
            <w:pPr>
              <w:pStyle w:val="TableParagraph"/>
              <w:spacing w:line="259" w:lineRule="auto"/>
              <w:rPr>
                <w:rFonts w:cs="Times New Roman"/>
              </w:rPr>
            </w:pPr>
            <w:r w:rsidRPr="1761E469">
              <w:rPr>
                <w:rFonts w:cs="Times New Roman"/>
              </w:rPr>
              <w:t>Purpose:</w:t>
            </w:r>
          </w:p>
        </w:tc>
        <w:tc>
          <w:tcPr>
            <w:tcW w:w="9973" w:type="dxa"/>
          </w:tcPr>
          <w:p w14:paraId="23E1B794" w14:textId="42490E99" w:rsidR="1761E469" w:rsidRDefault="5498568D" w:rsidP="2E384E23">
            <w:pPr>
              <w:pStyle w:val="TableParagraph"/>
              <w:spacing w:line="259" w:lineRule="auto"/>
              <w:rPr>
                <w:rFonts w:cs="Times New Roman"/>
              </w:rPr>
            </w:pPr>
            <w:r w:rsidRPr="77472AB9">
              <w:rPr>
                <w:rFonts w:cs="Times New Roman"/>
              </w:rPr>
              <w:t xml:space="preserve">The user can </w:t>
            </w:r>
            <w:r w:rsidRPr="56108D6F">
              <w:rPr>
                <w:rFonts w:cs="Times New Roman"/>
              </w:rPr>
              <w:t>move</w:t>
            </w:r>
            <w:r w:rsidRPr="77472AB9">
              <w:rPr>
                <w:rFonts w:cs="Times New Roman"/>
              </w:rPr>
              <w:t xml:space="preserve"> classes that are already placed in the user’s grad path to different semesters simply by </w:t>
            </w:r>
            <w:r w:rsidRPr="56108D6F">
              <w:rPr>
                <w:rFonts w:cs="Times New Roman"/>
              </w:rPr>
              <w:t>dragging it.</w:t>
            </w:r>
          </w:p>
        </w:tc>
      </w:tr>
      <w:tr w:rsidR="1761E469" w14:paraId="482CE331"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563A6FC" w14:textId="7734A433" w:rsidR="1761E469" w:rsidRDefault="1761E469" w:rsidP="1761E469">
            <w:pPr>
              <w:pStyle w:val="TableParagraph"/>
              <w:spacing w:before="87"/>
              <w:rPr>
                <w:rFonts w:cs="Times New Roman"/>
              </w:rPr>
            </w:pPr>
            <w:r w:rsidRPr="1761E469">
              <w:rPr>
                <w:rFonts w:cs="Times New Roman"/>
              </w:rPr>
              <w:t>Stakeholders:</w:t>
            </w:r>
          </w:p>
          <w:p w14:paraId="4FC982BC" w14:textId="7734A433" w:rsidR="1761E469" w:rsidRDefault="1761E469" w:rsidP="1761E469">
            <w:pPr>
              <w:pStyle w:val="TableParagraph"/>
              <w:rPr>
                <w:rFonts w:cs="Times New Roman"/>
              </w:rPr>
            </w:pPr>
          </w:p>
        </w:tc>
        <w:tc>
          <w:tcPr>
            <w:tcW w:w="9973" w:type="dxa"/>
          </w:tcPr>
          <w:p w14:paraId="32CF4531" w14:textId="18250113" w:rsidR="1761E469" w:rsidRDefault="5DD0F2A4" w:rsidP="1761E469">
            <w:pPr>
              <w:pStyle w:val="TableParagraph"/>
              <w:rPr>
                <w:rFonts w:cs="Times New Roman"/>
              </w:rPr>
            </w:pPr>
            <w:r w:rsidRPr="1C74D300">
              <w:rPr>
                <w:rFonts w:cs="Times New Roman"/>
              </w:rPr>
              <w:t>Students</w:t>
            </w:r>
          </w:p>
        </w:tc>
      </w:tr>
      <w:tr w:rsidR="1761E469" w14:paraId="4BD4960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0B08CA8" w14:textId="77777777" w:rsidR="1761E469" w:rsidRDefault="1761E469" w:rsidP="1761E469">
            <w:pPr>
              <w:pStyle w:val="TableParagraph"/>
              <w:spacing w:before="84"/>
              <w:rPr>
                <w:rFonts w:cs="Times New Roman"/>
              </w:rPr>
            </w:pPr>
            <w:r w:rsidRPr="1761E469">
              <w:rPr>
                <w:rFonts w:cs="Times New Roman"/>
              </w:rPr>
              <w:t>Parent User Story:</w:t>
            </w:r>
          </w:p>
        </w:tc>
        <w:tc>
          <w:tcPr>
            <w:tcW w:w="9973" w:type="dxa"/>
          </w:tcPr>
          <w:p w14:paraId="7C3EE046" w14:textId="13A1992F" w:rsidR="1761E469" w:rsidRDefault="1761E469" w:rsidP="1761E469">
            <w:pPr>
              <w:pStyle w:val="TableParagraph"/>
              <w:spacing w:before="84"/>
              <w:rPr>
                <w:rFonts w:cs="Times New Roman"/>
              </w:rPr>
            </w:pPr>
            <w:r w:rsidRPr="1761E469">
              <w:rPr>
                <w:rFonts w:cs="Times New Roman"/>
              </w:rPr>
              <w:t>N/A</w:t>
            </w:r>
          </w:p>
          <w:p w14:paraId="684310D1" w14:textId="0315D915" w:rsidR="1761E469" w:rsidRDefault="1761E469" w:rsidP="1761E469">
            <w:pPr>
              <w:pStyle w:val="TableParagraph"/>
              <w:spacing w:before="84"/>
              <w:ind w:left="0"/>
              <w:rPr>
                <w:rFonts w:cs="Times New Roman"/>
              </w:rPr>
            </w:pPr>
          </w:p>
        </w:tc>
      </w:tr>
      <w:tr w:rsidR="1761E469" w14:paraId="153C79D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1842991" w14:textId="77777777" w:rsidR="1761E469" w:rsidRDefault="1761E469" w:rsidP="1761E469">
            <w:pPr>
              <w:pStyle w:val="TableParagraph"/>
              <w:spacing w:line="259" w:lineRule="auto"/>
              <w:rPr>
                <w:rFonts w:cs="Times New Roman"/>
              </w:rPr>
            </w:pPr>
            <w:r w:rsidRPr="1761E469">
              <w:rPr>
                <w:rFonts w:cs="Times New Roman"/>
              </w:rPr>
              <w:t>Actor(s)/Persona(s):</w:t>
            </w:r>
          </w:p>
        </w:tc>
        <w:tc>
          <w:tcPr>
            <w:tcW w:w="9973" w:type="dxa"/>
          </w:tcPr>
          <w:p w14:paraId="1A47AAE8" w14:textId="01237BA1" w:rsidR="1761E469" w:rsidRDefault="6AA076D0" w:rsidP="2E384E23">
            <w:pPr>
              <w:pStyle w:val="TableParagraph"/>
              <w:spacing w:line="259" w:lineRule="auto"/>
              <w:rPr>
                <w:rFonts w:cs="Times New Roman"/>
              </w:rPr>
            </w:pPr>
            <w:r w:rsidRPr="1EECC3E3">
              <w:rPr>
                <w:rFonts w:cs="Times New Roman"/>
              </w:rPr>
              <w:t>Student</w:t>
            </w:r>
          </w:p>
        </w:tc>
      </w:tr>
      <w:tr w:rsidR="1761E469" w14:paraId="091C3D2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A5F0BE7" w14:textId="7C6B4D3A" w:rsidR="1761E469" w:rsidRDefault="1761E469" w:rsidP="2E384E23">
            <w:pPr>
              <w:pStyle w:val="TableParagraph"/>
              <w:spacing w:before="84" w:line="259" w:lineRule="auto"/>
              <w:ind w:right="669"/>
              <w:rPr>
                <w:rFonts w:cs="Times New Roman"/>
              </w:rPr>
            </w:pPr>
            <w:r w:rsidRPr="1761E469">
              <w:rPr>
                <w:rFonts w:cs="Times New Roman"/>
              </w:rPr>
              <w:t>Pre-conditions/Product(s) Required:</w:t>
            </w:r>
          </w:p>
        </w:tc>
        <w:tc>
          <w:tcPr>
            <w:tcW w:w="9973" w:type="dxa"/>
          </w:tcPr>
          <w:p w14:paraId="39D4AD97" w14:textId="0DFF3EB2" w:rsidR="001C7603" w:rsidRPr="001C7603" w:rsidRDefault="2B76F87E" w:rsidP="001C7603">
            <w:pPr>
              <w:pStyle w:val="TableParagraph"/>
              <w:spacing w:line="259" w:lineRule="auto"/>
              <w:rPr>
                <w:rFonts w:cs="Times New Roman"/>
              </w:rPr>
            </w:pPr>
            <w:r w:rsidRPr="079C28ED">
              <w:rPr>
                <w:rFonts w:cs="Times New Roman"/>
              </w:rPr>
              <w:t>The user is authenticated</w:t>
            </w:r>
            <w:r w:rsidR="55B2A3A0" w:rsidRPr="078FCCC8">
              <w:rPr>
                <w:rFonts w:cs="Times New Roman"/>
              </w:rPr>
              <w:t>.</w:t>
            </w:r>
          </w:p>
          <w:p w14:paraId="7618ABC5" w14:textId="456F4AAD" w:rsidR="1761E469" w:rsidRDefault="43B97A89" w:rsidP="078FCCC8">
            <w:pPr>
              <w:pStyle w:val="TableParagraph"/>
              <w:spacing w:line="259" w:lineRule="auto"/>
            </w:pPr>
            <w:r w:rsidRPr="429C1719">
              <w:rPr>
                <w:rFonts w:cs="Times New Roman"/>
              </w:rPr>
              <w:t xml:space="preserve">Add/drop </w:t>
            </w:r>
            <w:r w:rsidRPr="32ED939A">
              <w:rPr>
                <w:rFonts w:cs="Times New Roman"/>
              </w:rPr>
              <w:t>a class</w:t>
            </w:r>
            <w:r w:rsidR="32975D1C" w:rsidRPr="078FCCC8">
              <w:rPr>
                <w:rFonts w:cs="Times New Roman"/>
              </w:rPr>
              <w:t>.</w:t>
            </w:r>
          </w:p>
        </w:tc>
      </w:tr>
      <w:tr w:rsidR="1761E469" w14:paraId="7FA7E9C6"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E008877" w14:textId="56C9E592" w:rsidR="1761E469" w:rsidRDefault="1761E469" w:rsidP="2E384E23">
            <w:pPr>
              <w:pStyle w:val="TableParagraph"/>
              <w:spacing w:line="259" w:lineRule="auto"/>
              <w:rPr>
                <w:rFonts w:cs="Times New Roman"/>
              </w:rPr>
            </w:pPr>
            <w:r w:rsidRPr="1761E469">
              <w:rPr>
                <w:rFonts w:cs="Times New Roman"/>
              </w:rPr>
              <w:t>Post-conditions/Product(s) Produced:</w:t>
            </w:r>
          </w:p>
        </w:tc>
        <w:tc>
          <w:tcPr>
            <w:tcW w:w="9973" w:type="dxa"/>
          </w:tcPr>
          <w:p w14:paraId="5933E256" w14:textId="65D6D232" w:rsidR="1761E469" w:rsidRDefault="7FACCC79" w:rsidP="1761E469">
            <w:pPr>
              <w:pStyle w:val="TableParagraph"/>
              <w:spacing w:before="84"/>
              <w:rPr>
                <w:rFonts w:cs="Times New Roman"/>
              </w:rPr>
            </w:pPr>
            <w:r w:rsidRPr="32ED939A">
              <w:rPr>
                <w:rFonts w:cs="Times New Roman"/>
              </w:rPr>
              <w:t xml:space="preserve">The schedule is updated based on </w:t>
            </w:r>
            <w:r w:rsidR="278D3D43" w:rsidRPr="32ED939A">
              <w:rPr>
                <w:rFonts w:cs="Times New Roman"/>
              </w:rPr>
              <w:t>the changes (add/drop course).</w:t>
            </w:r>
          </w:p>
        </w:tc>
      </w:tr>
      <w:tr w:rsidR="1761E469" w14:paraId="76FC859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6FFF3A0" w14:textId="77777777" w:rsidR="1761E469" w:rsidRDefault="1761E469" w:rsidP="1761E469">
            <w:pPr>
              <w:pStyle w:val="TableParagraph"/>
              <w:rPr>
                <w:rFonts w:cs="Times New Roman"/>
              </w:rPr>
            </w:pPr>
            <w:r w:rsidRPr="1761E469">
              <w:rPr>
                <w:rFonts w:cs="Times New Roman"/>
              </w:rPr>
              <w:t>Links:</w:t>
            </w:r>
          </w:p>
          <w:p w14:paraId="4770DFD6" w14:textId="4E287D36" w:rsidR="1761E469" w:rsidRDefault="1761E469" w:rsidP="1761E469">
            <w:pPr>
              <w:pStyle w:val="TableParagraph"/>
              <w:spacing w:line="259" w:lineRule="auto"/>
              <w:rPr>
                <w:rFonts w:cs="Times New Roman"/>
              </w:rPr>
            </w:pPr>
          </w:p>
        </w:tc>
        <w:tc>
          <w:tcPr>
            <w:tcW w:w="9973" w:type="dxa"/>
          </w:tcPr>
          <w:p w14:paraId="086A02FB" w14:textId="46C00AED" w:rsidR="1761E469" w:rsidRDefault="628A6290" w:rsidP="2E384E23">
            <w:pPr>
              <w:pStyle w:val="TableParagraph"/>
              <w:spacing w:before="84" w:line="259" w:lineRule="auto"/>
              <w:ind w:right="669"/>
              <w:rPr>
                <w:rFonts w:cs="Times New Roman"/>
              </w:rPr>
            </w:pPr>
            <w:r w:rsidRPr="2E384E23">
              <w:rPr>
                <w:rFonts w:cs="Times New Roman"/>
              </w:rPr>
              <w:t>None</w:t>
            </w:r>
          </w:p>
        </w:tc>
      </w:tr>
      <w:tr w:rsidR="1761E469" w14:paraId="4CADD4C3"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3B49061" w14:textId="48E69BAA" w:rsidR="1761E469" w:rsidRDefault="1761E469" w:rsidP="1761E469">
            <w:pPr>
              <w:pStyle w:val="TableParagraph"/>
              <w:spacing w:line="259" w:lineRule="auto"/>
              <w:rPr>
                <w:rFonts w:cs="Times New Roman"/>
              </w:rPr>
            </w:pPr>
            <w:r w:rsidRPr="1761E469">
              <w:rPr>
                <w:rFonts w:cs="Times New Roman"/>
              </w:rPr>
              <w:t>SRS Document</w:t>
            </w:r>
          </w:p>
        </w:tc>
        <w:tc>
          <w:tcPr>
            <w:tcW w:w="9973" w:type="dxa"/>
          </w:tcPr>
          <w:p w14:paraId="3A0B4D7A" w14:textId="5411A444" w:rsidR="1761E469" w:rsidRDefault="10C48DD7" w:rsidP="1761E469">
            <w:pPr>
              <w:pStyle w:val="TableParagraph"/>
              <w:rPr>
                <w:rFonts w:ascii="Times" w:eastAsia="Times" w:hAnsi="Times" w:cs="Times"/>
              </w:rPr>
            </w:pPr>
            <w:r w:rsidRPr="20153475">
              <w:rPr>
                <w:rFonts w:ascii="Times" w:eastAsia="Times" w:hAnsi="Times" w:cs="Times"/>
              </w:rPr>
              <w:t>REQ-24, 25</w:t>
            </w:r>
          </w:p>
        </w:tc>
      </w:tr>
      <w:tr w:rsidR="1761E469" w14:paraId="2F5465F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6CC4F2A" w14:textId="77777777" w:rsidR="1761E469" w:rsidRDefault="1761E469" w:rsidP="249F4FF5">
            <w:pPr>
              <w:pStyle w:val="TableParagraph"/>
              <w:spacing w:line="259" w:lineRule="auto"/>
              <w:rPr>
                <w:rFonts w:cs="Times New Roman"/>
              </w:rPr>
            </w:pPr>
            <w:r w:rsidRPr="1761E469">
              <w:rPr>
                <w:rFonts w:cs="Times New Roman"/>
              </w:rPr>
              <w:t>Description/Notes:</w:t>
            </w:r>
          </w:p>
          <w:p w14:paraId="6249496D" w14:textId="19A38EFB" w:rsidR="1761E469" w:rsidRDefault="1761E469" w:rsidP="1761E469">
            <w:pPr>
              <w:pStyle w:val="TableParagraph"/>
              <w:spacing w:line="259" w:lineRule="auto"/>
              <w:rPr>
                <w:rFonts w:cs="Times New Roman"/>
              </w:rPr>
            </w:pPr>
          </w:p>
        </w:tc>
        <w:tc>
          <w:tcPr>
            <w:tcW w:w="9973" w:type="dxa"/>
          </w:tcPr>
          <w:p w14:paraId="3B72EC54" w14:textId="166E6FF4" w:rsidR="1761E469" w:rsidRDefault="3388F6AC" w:rsidP="249F4FF5">
            <w:pPr>
              <w:pStyle w:val="TableParagraph"/>
              <w:spacing w:line="259" w:lineRule="auto"/>
              <w:rPr>
                <w:rFonts w:cs="Times New Roman"/>
              </w:rPr>
            </w:pPr>
            <w:r w:rsidRPr="078FCCC8">
              <w:rPr>
                <w:rFonts w:cs="Times New Roman"/>
              </w:rPr>
              <w:t>Once changes are made, they will be saved on the backend.</w:t>
            </w:r>
          </w:p>
        </w:tc>
      </w:tr>
    </w:tbl>
    <w:p w14:paraId="144795E1" w14:textId="1234F420" w:rsidR="00D67CEC" w:rsidRDefault="00D67CEC" w:rsidP="7476357D">
      <w:pPr>
        <w:ind w:left="319"/>
        <w:rPr>
          <w:rFonts w:cs="Times New Roman"/>
          <w:b/>
          <w:bCs/>
        </w:rPr>
      </w:pPr>
    </w:p>
    <w:p w14:paraId="7332D557" w14:textId="77777777" w:rsidR="000E03E3" w:rsidRDefault="000E03E3" w:rsidP="7476357D">
      <w:pPr>
        <w:ind w:left="319"/>
        <w:rPr>
          <w:rFonts w:cs="Times New Roman"/>
          <w:b/>
          <w:bCs/>
        </w:rPr>
      </w:pPr>
    </w:p>
    <w:p w14:paraId="35861FEE" w14:textId="77777777" w:rsidR="000E03E3" w:rsidRDefault="000E03E3" w:rsidP="7476357D">
      <w:pPr>
        <w:ind w:left="319"/>
        <w:rPr>
          <w:rFonts w:cs="Times New Roman"/>
          <w:b/>
          <w:bCs/>
        </w:rPr>
      </w:pPr>
    </w:p>
    <w:p w14:paraId="7944DFF0" w14:textId="77777777" w:rsidR="000E03E3" w:rsidRDefault="000E03E3" w:rsidP="00F250B4">
      <w:pPr>
        <w:ind w:left="0"/>
        <w:rPr>
          <w:rFonts w:cs="Times New Roman"/>
          <w:b/>
          <w:bCs/>
        </w:rPr>
      </w:pPr>
    </w:p>
    <w:p w14:paraId="2FFDEED2" w14:textId="77777777" w:rsidR="000E03E3" w:rsidRDefault="000E03E3" w:rsidP="7476357D">
      <w:pPr>
        <w:ind w:left="319"/>
        <w:rPr>
          <w:rFonts w:cs="Times New Roman"/>
          <w:b/>
          <w:bCs/>
        </w:rPr>
      </w:pPr>
    </w:p>
    <w:p w14:paraId="557233D5" w14:textId="696BF8C1" w:rsidR="00712B66" w:rsidRPr="00AA4A52" w:rsidRDefault="5CD4C251" w:rsidP="00EE79C3">
      <w:pPr>
        <w:pStyle w:val="Heading3"/>
        <w:numPr>
          <w:ilvl w:val="2"/>
          <w:numId w:val="19"/>
        </w:numPr>
        <w:spacing w:after="240"/>
        <w:ind w:left="1560" w:hanging="709"/>
        <w:rPr>
          <w:b/>
          <w:sz w:val="28"/>
          <w:szCs w:val="28"/>
        </w:rPr>
      </w:pPr>
      <w:r w:rsidRPr="2E7A0C8E">
        <w:rPr>
          <w:b/>
          <w:sz w:val="28"/>
          <w:szCs w:val="28"/>
        </w:rPr>
        <w:lastRenderedPageBreak/>
        <w:t xml:space="preserve"> </w:t>
      </w:r>
      <w:bookmarkStart w:id="52" w:name="_Toc46337667"/>
      <w:r w:rsidR="00712B66" w:rsidRPr="2E7A0C8E">
        <w:rPr>
          <w:b/>
          <w:sz w:val="28"/>
          <w:szCs w:val="28"/>
        </w:rPr>
        <w:t>Weekly Schedule (REQ – 8, 12, 13, 14)</w:t>
      </w:r>
      <w:bookmarkEnd w:id="52"/>
      <w:r w:rsidR="00712B66" w:rsidRPr="2E7A0C8E">
        <w:rPr>
          <w:b/>
          <w:sz w:val="28"/>
          <w:szCs w:val="28"/>
        </w:rPr>
        <w:t xml:space="preserve"> </w:t>
      </w:r>
    </w:p>
    <w:tbl>
      <w:tblPr>
        <w:tblStyle w:val="Team3"/>
        <w:tblW w:w="0" w:type="auto"/>
        <w:tblLayout w:type="fixed"/>
        <w:tblLook w:val="01E0" w:firstRow="1" w:lastRow="1" w:firstColumn="1" w:lastColumn="1" w:noHBand="0" w:noVBand="0"/>
      </w:tblPr>
      <w:tblGrid>
        <w:gridCol w:w="3635"/>
        <w:gridCol w:w="9973"/>
      </w:tblGrid>
      <w:tr w:rsidR="1761E469" w14:paraId="354C27EA"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0C3A89AC" w14:textId="77777777" w:rsidR="1761E469" w:rsidRPr="009E5E21" w:rsidRDefault="1761E469" w:rsidP="1761E469">
            <w:pPr>
              <w:pStyle w:val="TableParagraph"/>
              <w:ind w:left="1427" w:right="1416"/>
              <w:jc w:val="center"/>
              <w:rPr>
                <w:rFonts w:cs="Times New Roman"/>
                <w:b w:val="0"/>
                <w:bCs/>
                <w:sz w:val="28"/>
                <w:szCs w:val="24"/>
              </w:rPr>
            </w:pPr>
            <w:r w:rsidRPr="009E5E21">
              <w:rPr>
                <w:rFonts w:cs="Times New Roman"/>
                <w:bCs/>
                <w:sz w:val="28"/>
                <w:szCs w:val="24"/>
              </w:rPr>
              <w:t>Data</w:t>
            </w:r>
          </w:p>
        </w:tc>
        <w:tc>
          <w:tcPr>
            <w:tcW w:w="9973" w:type="dxa"/>
          </w:tcPr>
          <w:p w14:paraId="4167AD80" w14:textId="77777777" w:rsidR="1761E469" w:rsidRPr="009E5E21" w:rsidRDefault="1761E469" w:rsidP="003B36DE">
            <w:pPr>
              <w:pStyle w:val="TableParagraph"/>
              <w:ind w:left="4122" w:right="4108"/>
              <w:jc w:val="center"/>
              <w:rPr>
                <w:rFonts w:cs="Times New Roman"/>
                <w:b w:val="0"/>
                <w:bCs/>
                <w:sz w:val="28"/>
                <w:szCs w:val="24"/>
              </w:rPr>
            </w:pPr>
            <w:r w:rsidRPr="009E5E21">
              <w:rPr>
                <w:rFonts w:cs="Times New Roman"/>
                <w:bCs/>
                <w:sz w:val="28"/>
                <w:szCs w:val="24"/>
              </w:rPr>
              <w:t>Description</w:t>
            </w:r>
          </w:p>
        </w:tc>
      </w:tr>
      <w:tr w:rsidR="1761E469" w14:paraId="7EFBFA60"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585390A9" w14:textId="77777777" w:rsidR="1761E469" w:rsidRDefault="1761E469" w:rsidP="1761E469">
            <w:pPr>
              <w:pStyle w:val="TableParagraph"/>
              <w:spacing w:before="0"/>
              <w:ind w:left="0"/>
              <w:rPr>
                <w:rFonts w:cs="Times New Roman"/>
                <w:b/>
                <w:bCs/>
                <w:sz w:val="28"/>
                <w:szCs w:val="28"/>
              </w:rPr>
            </w:pPr>
          </w:p>
          <w:p w14:paraId="7A4D6F2C" w14:textId="77777777" w:rsidR="1761E469" w:rsidRDefault="1761E469" w:rsidP="1761E469">
            <w:pPr>
              <w:pStyle w:val="TableParagraph"/>
              <w:spacing w:before="0"/>
              <w:ind w:left="0"/>
              <w:rPr>
                <w:rFonts w:cs="Times New Roman"/>
                <w:b/>
                <w:bCs/>
                <w:sz w:val="28"/>
                <w:szCs w:val="28"/>
              </w:rPr>
            </w:pPr>
          </w:p>
          <w:p w14:paraId="2C73DB8B" w14:textId="77777777" w:rsidR="1761E469" w:rsidRDefault="1761E469" w:rsidP="1761E469">
            <w:pPr>
              <w:pStyle w:val="TableParagraph"/>
              <w:spacing w:before="0"/>
              <w:ind w:left="0"/>
              <w:rPr>
                <w:rFonts w:cs="Times New Roman"/>
                <w:b/>
                <w:bCs/>
                <w:sz w:val="28"/>
                <w:szCs w:val="28"/>
              </w:rPr>
            </w:pPr>
          </w:p>
          <w:p w14:paraId="6A81B0F8" w14:textId="77777777" w:rsidR="1761E469" w:rsidRDefault="1761E469" w:rsidP="1761E469">
            <w:pPr>
              <w:pStyle w:val="TableParagraph"/>
              <w:spacing w:before="0"/>
              <w:ind w:left="0"/>
              <w:rPr>
                <w:rFonts w:cs="Times New Roman"/>
                <w:b/>
                <w:bCs/>
                <w:sz w:val="28"/>
                <w:szCs w:val="28"/>
              </w:rPr>
            </w:pPr>
          </w:p>
          <w:p w14:paraId="0396B196" w14:textId="77777777" w:rsidR="1761E469" w:rsidRDefault="1761E469" w:rsidP="1761E469">
            <w:pPr>
              <w:pStyle w:val="TableParagraph"/>
              <w:spacing w:before="0"/>
              <w:ind w:left="0"/>
              <w:rPr>
                <w:rFonts w:cs="Times New Roman"/>
                <w:b/>
                <w:bCs/>
                <w:sz w:val="28"/>
                <w:szCs w:val="28"/>
              </w:rPr>
            </w:pPr>
          </w:p>
          <w:p w14:paraId="7F525F56" w14:textId="77777777" w:rsidR="1761E469" w:rsidRDefault="1761E469" w:rsidP="1761E469">
            <w:pPr>
              <w:pStyle w:val="TableParagraph"/>
              <w:spacing w:before="0"/>
              <w:ind w:left="0"/>
              <w:rPr>
                <w:rFonts w:cs="Times New Roman"/>
                <w:b/>
                <w:bCs/>
                <w:sz w:val="28"/>
                <w:szCs w:val="28"/>
              </w:rPr>
            </w:pPr>
          </w:p>
          <w:p w14:paraId="25F04CE5" w14:textId="77777777" w:rsidR="1761E469" w:rsidRDefault="1761E469" w:rsidP="1761E469">
            <w:pPr>
              <w:pStyle w:val="TableParagraph"/>
              <w:spacing w:before="1"/>
              <w:ind w:left="0"/>
              <w:rPr>
                <w:rFonts w:cs="Times New Roman"/>
                <w:b/>
                <w:bCs/>
                <w:sz w:val="38"/>
                <w:szCs w:val="38"/>
              </w:rPr>
            </w:pPr>
          </w:p>
          <w:p w14:paraId="57A45035" w14:textId="7DE17B6B" w:rsidR="1761E469" w:rsidRDefault="7CB05F2C" w:rsidP="1761E469">
            <w:pPr>
              <w:pStyle w:val="TableParagraph"/>
              <w:spacing w:before="0"/>
              <w:rPr>
                <w:rFonts w:cs="Times New Roman"/>
              </w:rPr>
            </w:pPr>
            <w:r w:rsidRPr="078FCCC8">
              <w:rPr>
                <w:rFonts w:cs="Times New Roman"/>
              </w:rPr>
              <w:t>Screenshot</w:t>
            </w:r>
            <w:r w:rsidR="1761E469" w:rsidRPr="1761E469">
              <w:rPr>
                <w:rFonts w:cs="Times New Roman"/>
              </w:rPr>
              <w:t>/Mockup:</w:t>
            </w:r>
          </w:p>
        </w:tc>
        <w:tc>
          <w:tcPr>
            <w:tcW w:w="9973" w:type="dxa"/>
          </w:tcPr>
          <w:p w14:paraId="1BB6D1F8" w14:textId="59E8F657" w:rsidR="1761E469" w:rsidRDefault="50E9654C" w:rsidP="1761E469">
            <w:pPr>
              <w:pStyle w:val="TableParagraph"/>
              <w:spacing w:before="0"/>
              <w:ind w:left="0"/>
            </w:pPr>
            <w:r>
              <w:rPr>
                <w:noProof/>
              </w:rPr>
              <w:drawing>
                <wp:inline distT="0" distB="0" distL="0" distR="0" wp14:anchorId="55B35E15" wp14:editId="12EFD044">
                  <wp:extent cx="6257925" cy="3086100"/>
                  <wp:effectExtent l="0" t="0" r="0" b="0"/>
                  <wp:docPr id="812900730" name="Picture 34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25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57925" cy="3086100"/>
                          </a:xfrm>
                          <a:prstGeom prst="rect">
                            <a:avLst/>
                          </a:prstGeom>
                        </pic:spPr>
                      </pic:pic>
                    </a:graphicData>
                  </a:graphic>
                </wp:inline>
              </w:drawing>
            </w:r>
          </w:p>
          <w:p w14:paraId="70DEB154" w14:textId="37A22DA7" w:rsidR="1761E469" w:rsidRDefault="0CD39914" w:rsidP="1761E469">
            <w:pPr>
              <w:pStyle w:val="TableParagraph"/>
              <w:spacing w:before="0"/>
              <w:ind w:left="0"/>
              <w:rPr>
                <w:i/>
              </w:rPr>
            </w:pPr>
            <w:r w:rsidRPr="2E7A0C8E">
              <w:rPr>
                <w:i/>
              </w:rPr>
              <w:t>Figure 14 Weekly schedule screenshot</w:t>
            </w:r>
          </w:p>
        </w:tc>
      </w:tr>
      <w:tr w:rsidR="1761E469" w14:paraId="1A0ADA9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389BA60" w14:textId="77777777" w:rsidR="1761E469" w:rsidRDefault="1761E469" w:rsidP="1761E469">
            <w:pPr>
              <w:pStyle w:val="TableParagraph"/>
              <w:rPr>
                <w:rFonts w:cs="Times New Roman"/>
              </w:rPr>
            </w:pPr>
            <w:r w:rsidRPr="1761E469">
              <w:rPr>
                <w:rFonts w:cs="Times New Roman"/>
              </w:rPr>
              <w:t>Page Title:</w:t>
            </w:r>
          </w:p>
        </w:tc>
        <w:tc>
          <w:tcPr>
            <w:tcW w:w="9973" w:type="dxa"/>
          </w:tcPr>
          <w:p w14:paraId="3722E5C3" w14:textId="6C82167B" w:rsidR="1761E469" w:rsidRDefault="49FF64AD" w:rsidP="249F4FF5">
            <w:pPr>
              <w:pStyle w:val="TableParagraph"/>
              <w:spacing w:line="259" w:lineRule="auto"/>
            </w:pPr>
            <w:r w:rsidRPr="3FE5EFB3">
              <w:rPr>
                <w:rFonts w:cs="Times New Roman"/>
              </w:rPr>
              <w:t>Weekly Schedule</w:t>
            </w:r>
          </w:p>
        </w:tc>
      </w:tr>
      <w:tr w:rsidR="1761E469" w14:paraId="76D52DAA"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5A38486" w14:textId="336FA5C7" w:rsidR="1761E469" w:rsidRDefault="1761E469" w:rsidP="1761E469">
            <w:pPr>
              <w:pStyle w:val="TableParagraph"/>
              <w:rPr>
                <w:rFonts w:cs="Times New Roman"/>
              </w:rPr>
            </w:pPr>
            <w:r w:rsidRPr="1761E469">
              <w:rPr>
                <w:rFonts w:cs="Times New Roman"/>
              </w:rPr>
              <w:t>Author:</w:t>
            </w:r>
          </w:p>
        </w:tc>
        <w:tc>
          <w:tcPr>
            <w:tcW w:w="9973" w:type="dxa"/>
          </w:tcPr>
          <w:p w14:paraId="46712914" w14:textId="5EDC5684" w:rsidR="3ED8CFA4" w:rsidRDefault="3ED8CFA4" w:rsidP="1761E469">
            <w:pPr>
              <w:pStyle w:val="TableParagraph"/>
              <w:rPr>
                <w:rFonts w:cs="Times New Roman"/>
              </w:rPr>
            </w:pPr>
            <w:r w:rsidRPr="1761E469">
              <w:rPr>
                <w:rFonts w:cs="Times New Roman"/>
              </w:rPr>
              <w:t xml:space="preserve">Oscar </w:t>
            </w:r>
            <w:proofErr w:type="spellStart"/>
            <w:r w:rsidRPr="1DDF999A">
              <w:rPr>
                <w:rFonts w:cs="Times New Roman"/>
              </w:rPr>
              <w:t>Ampudia</w:t>
            </w:r>
            <w:proofErr w:type="spellEnd"/>
            <w:r w:rsidRPr="1DDF999A">
              <w:rPr>
                <w:rFonts w:cs="Times New Roman"/>
              </w:rPr>
              <w:t xml:space="preserve"> (</w:t>
            </w:r>
            <w:r w:rsidR="1DDF999A" w:rsidRPr="1DDF999A">
              <w:rPr>
                <w:rFonts w:cs="Times New Roman"/>
              </w:rPr>
              <w:t>Team</w:t>
            </w:r>
            <w:r w:rsidR="1761E469" w:rsidRPr="1761E469">
              <w:rPr>
                <w:rFonts w:cs="Times New Roman"/>
              </w:rPr>
              <w:t xml:space="preserve"> 03</w:t>
            </w:r>
            <w:r w:rsidR="1230770E" w:rsidRPr="1DDF999A">
              <w:rPr>
                <w:rFonts w:cs="Times New Roman"/>
              </w:rPr>
              <w:t>)</w:t>
            </w:r>
          </w:p>
        </w:tc>
      </w:tr>
      <w:tr w:rsidR="1761E469" w14:paraId="3AAF23A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A4ACD5F" w14:textId="426808DA" w:rsidR="1761E469" w:rsidRDefault="1761E469" w:rsidP="1761E469">
            <w:pPr>
              <w:pStyle w:val="TableParagraph"/>
              <w:rPr>
                <w:rFonts w:cs="Times New Roman"/>
              </w:rPr>
            </w:pPr>
            <w:r w:rsidRPr="1761E469">
              <w:rPr>
                <w:rFonts w:cs="Times New Roman"/>
              </w:rPr>
              <w:lastRenderedPageBreak/>
              <w:t>Type:</w:t>
            </w:r>
          </w:p>
        </w:tc>
        <w:tc>
          <w:tcPr>
            <w:tcW w:w="9973" w:type="dxa"/>
          </w:tcPr>
          <w:p w14:paraId="0A710D0D" w14:textId="495DB568" w:rsidR="1761E469" w:rsidRDefault="627C673D" w:rsidP="1761E469">
            <w:pPr>
              <w:pStyle w:val="TableParagraph"/>
              <w:rPr>
                <w:rFonts w:cs="Times New Roman"/>
              </w:rPr>
            </w:pPr>
            <w:r w:rsidRPr="1C74D300">
              <w:rPr>
                <w:rFonts w:cs="Times New Roman"/>
              </w:rPr>
              <w:t>Process</w:t>
            </w:r>
          </w:p>
        </w:tc>
      </w:tr>
      <w:tr w:rsidR="1761E469" w14:paraId="684A815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F9FFA25" w14:textId="28156EF6" w:rsidR="1761E469" w:rsidRDefault="1761E469" w:rsidP="249F4FF5">
            <w:pPr>
              <w:pStyle w:val="TableParagraph"/>
              <w:spacing w:line="259" w:lineRule="auto"/>
              <w:rPr>
                <w:rFonts w:cs="Times New Roman"/>
              </w:rPr>
            </w:pPr>
            <w:r w:rsidRPr="1761E469">
              <w:rPr>
                <w:rFonts w:cs="Times New Roman"/>
              </w:rPr>
              <w:t>Purpose:</w:t>
            </w:r>
          </w:p>
        </w:tc>
        <w:tc>
          <w:tcPr>
            <w:tcW w:w="9973" w:type="dxa"/>
          </w:tcPr>
          <w:p w14:paraId="2BB648F2" w14:textId="5F779A6E" w:rsidR="1761E469" w:rsidRDefault="261330D5" w:rsidP="1761E469">
            <w:pPr>
              <w:pStyle w:val="TableParagraph"/>
              <w:rPr>
                <w:rFonts w:eastAsia="Times New Roman" w:cs="Times New Roman"/>
              </w:rPr>
            </w:pPr>
            <w:r w:rsidRPr="5FB1326C">
              <w:rPr>
                <w:rFonts w:eastAsia="Times New Roman" w:cs="Times New Roman"/>
              </w:rPr>
              <w:t>Provide the student with a visual representation of the student’s weekly schedule for the current semester.</w:t>
            </w:r>
          </w:p>
        </w:tc>
      </w:tr>
      <w:tr w:rsidR="1761E469" w14:paraId="5D62CDA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A85FDED" w14:textId="7734A433" w:rsidR="1761E469" w:rsidRDefault="1761E469" w:rsidP="1761E469">
            <w:pPr>
              <w:pStyle w:val="TableParagraph"/>
              <w:spacing w:before="87"/>
              <w:rPr>
                <w:rFonts w:cs="Times New Roman"/>
              </w:rPr>
            </w:pPr>
            <w:r w:rsidRPr="1761E469">
              <w:rPr>
                <w:rFonts w:cs="Times New Roman"/>
              </w:rPr>
              <w:t>Stakeholders:</w:t>
            </w:r>
          </w:p>
          <w:p w14:paraId="77B96F57" w14:textId="7734A433" w:rsidR="1761E469" w:rsidRDefault="1761E469" w:rsidP="1761E469">
            <w:pPr>
              <w:pStyle w:val="TableParagraph"/>
              <w:rPr>
                <w:rFonts w:cs="Times New Roman"/>
              </w:rPr>
            </w:pPr>
          </w:p>
        </w:tc>
        <w:tc>
          <w:tcPr>
            <w:tcW w:w="9973" w:type="dxa"/>
          </w:tcPr>
          <w:p w14:paraId="2F82BB6C" w14:textId="463C8244" w:rsidR="1761E469" w:rsidRDefault="081D91EF" w:rsidP="1761E469">
            <w:pPr>
              <w:pStyle w:val="TableParagraph"/>
              <w:rPr>
                <w:rFonts w:cs="Times New Roman"/>
              </w:rPr>
            </w:pPr>
            <w:r w:rsidRPr="1C74D300">
              <w:rPr>
                <w:rFonts w:cs="Times New Roman"/>
              </w:rPr>
              <w:t>Students</w:t>
            </w:r>
          </w:p>
        </w:tc>
      </w:tr>
      <w:tr w:rsidR="1761E469" w14:paraId="5EF10D3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A93D56D" w14:textId="77777777" w:rsidR="1761E469" w:rsidRDefault="1761E469" w:rsidP="1761E469">
            <w:pPr>
              <w:pStyle w:val="TableParagraph"/>
              <w:spacing w:before="84"/>
              <w:rPr>
                <w:rFonts w:cs="Times New Roman"/>
              </w:rPr>
            </w:pPr>
            <w:r w:rsidRPr="1761E469">
              <w:rPr>
                <w:rFonts w:cs="Times New Roman"/>
              </w:rPr>
              <w:t>Parent User Story:</w:t>
            </w:r>
          </w:p>
        </w:tc>
        <w:tc>
          <w:tcPr>
            <w:tcW w:w="9973" w:type="dxa"/>
          </w:tcPr>
          <w:p w14:paraId="1ED95FF9" w14:textId="13A1992F" w:rsidR="1761E469" w:rsidRDefault="1761E469" w:rsidP="1761E469">
            <w:pPr>
              <w:pStyle w:val="TableParagraph"/>
              <w:spacing w:before="84"/>
              <w:rPr>
                <w:rFonts w:cs="Times New Roman"/>
              </w:rPr>
            </w:pPr>
            <w:r w:rsidRPr="1761E469">
              <w:rPr>
                <w:rFonts w:cs="Times New Roman"/>
              </w:rPr>
              <w:t>N/A</w:t>
            </w:r>
          </w:p>
          <w:p w14:paraId="4AA909C2" w14:textId="0315D915" w:rsidR="1761E469" w:rsidRDefault="1761E469" w:rsidP="1761E469">
            <w:pPr>
              <w:pStyle w:val="TableParagraph"/>
              <w:spacing w:before="84"/>
              <w:ind w:left="0"/>
              <w:rPr>
                <w:rFonts w:cs="Times New Roman"/>
              </w:rPr>
            </w:pPr>
          </w:p>
        </w:tc>
      </w:tr>
      <w:tr w:rsidR="1761E469" w14:paraId="2135A00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3A4EB2E" w14:textId="77777777" w:rsidR="1761E469" w:rsidRDefault="1761E469" w:rsidP="1761E469">
            <w:pPr>
              <w:pStyle w:val="TableParagraph"/>
              <w:spacing w:line="259" w:lineRule="auto"/>
              <w:rPr>
                <w:rFonts w:cs="Times New Roman"/>
              </w:rPr>
            </w:pPr>
            <w:r w:rsidRPr="1761E469">
              <w:rPr>
                <w:rFonts w:cs="Times New Roman"/>
              </w:rPr>
              <w:t>Actor(s)/Persona(s):</w:t>
            </w:r>
          </w:p>
        </w:tc>
        <w:tc>
          <w:tcPr>
            <w:tcW w:w="9973" w:type="dxa"/>
          </w:tcPr>
          <w:p w14:paraId="4EF85D71" w14:textId="6BC7D7F6" w:rsidR="1761E469" w:rsidRDefault="3BE54A48" w:rsidP="249F4FF5">
            <w:pPr>
              <w:pStyle w:val="TableParagraph"/>
              <w:spacing w:line="259" w:lineRule="auto"/>
              <w:rPr>
                <w:rFonts w:cs="Times New Roman"/>
              </w:rPr>
            </w:pPr>
            <w:r w:rsidRPr="72BF4643">
              <w:rPr>
                <w:rFonts w:cs="Times New Roman"/>
              </w:rPr>
              <w:t>Student</w:t>
            </w:r>
          </w:p>
        </w:tc>
      </w:tr>
      <w:tr w:rsidR="1761E469" w14:paraId="216882B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E54CC77" w14:textId="6BC7D7F6" w:rsidR="1761E469" w:rsidRDefault="1761E469" w:rsidP="249F4FF5">
            <w:pPr>
              <w:pStyle w:val="TableParagraph"/>
              <w:spacing w:line="259" w:lineRule="auto"/>
              <w:rPr>
                <w:rFonts w:cs="Times New Roman"/>
              </w:rPr>
            </w:pPr>
            <w:r w:rsidRPr="1761E469">
              <w:rPr>
                <w:rFonts w:cs="Times New Roman"/>
              </w:rPr>
              <w:t>Pre-conditions/Product(s) Required:</w:t>
            </w:r>
          </w:p>
        </w:tc>
        <w:tc>
          <w:tcPr>
            <w:tcW w:w="9973" w:type="dxa"/>
          </w:tcPr>
          <w:p w14:paraId="24CAD037" w14:textId="7B1477DA" w:rsidR="1761E469" w:rsidRDefault="2FE9025A" w:rsidP="296C5847">
            <w:pPr>
              <w:pStyle w:val="TableParagraph"/>
              <w:spacing w:line="259" w:lineRule="auto"/>
              <w:rPr>
                <w:rFonts w:cs="Times New Roman"/>
              </w:rPr>
            </w:pPr>
            <w:r w:rsidRPr="296C5847">
              <w:rPr>
                <w:rFonts w:cs="Times New Roman"/>
              </w:rPr>
              <w:t>The user is authenticated</w:t>
            </w:r>
            <w:r w:rsidR="212D9789" w:rsidRPr="012FF4D5">
              <w:rPr>
                <w:rFonts w:cs="Times New Roman"/>
              </w:rPr>
              <w:t>.</w:t>
            </w:r>
          </w:p>
          <w:p w14:paraId="79B4FE9B" w14:textId="3AE5B8C3" w:rsidR="1761E469" w:rsidRDefault="7FACA970" w:rsidP="2C4C3350">
            <w:pPr>
              <w:pStyle w:val="TableParagraph"/>
              <w:spacing w:line="259" w:lineRule="auto"/>
              <w:rPr>
                <w:rFonts w:cs="Times New Roman"/>
              </w:rPr>
            </w:pPr>
            <w:r w:rsidRPr="249F4FF5">
              <w:rPr>
                <w:rFonts w:cs="Times New Roman"/>
              </w:rPr>
              <w:t>Check if the user already accessed the Grad Planner Tour before</w:t>
            </w:r>
            <w:r w:rsidR="008B5334" w:rsidRPr="249F4FF5">
              <w:rPr>
                <w:rFonts w:cs="Times New Roman"/>
              </w:rPr>
              <w:t>.</w:t>
            </w:r>
          </w:p>
          <w:p w14:paraId="04993845" w14:textId="2FC1B0EE" w:rsidR="1761E469" w:rsidRDefault="008B5334" w:rsidP="079C28ED">
            <w:pPr>
              <w:pStyle w:val="TableParagraph"/>
              <w:spacing w:line="259" w:lineRule="auto"/>
              <w:rPr>
                <w:rFonts w:cs="Times New Roman"/>
              </w:rPr>
            </w:pPr>
            <w:r w:rsidRPr="249F4FF5">
              <w:rPr>
                <w:rFonts w:cs="Times New Roman"/>
              </w:rPr>
              <w:t xml:space="preserve">The user is registered </w:t>
            </w:r>
            <w:r w:rsidR="611AC3CD" w:rsidRPr="249F4FF5">
              <w:rPr>
                <w:rFonts w:cs="Times New Roman"/>
              </w:rPr>
              <w:t>i</w:t>
            </w:r>
            <w:r w:rsidRPr="249F4FF5">
              <w:rPr>
                <w:rFonts w:cs="Times New Roman"/>
              </w:rPr>
              <w:t>n a class.</w:t>
            </w:r>
          </w:p>
        </w:tc>
      </w:tr>
      <w:tr w:rsidR="1761E469" w14:paraId="6C5D062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0C7B3B1" w14:textId="56C9E592" w:rsidR="1761E469" w:rsidRDefault="1761E469" w:rsidP="1761E469">
            <w:pPr>
              <w:pStyle w:val="TableParagraph"/>
              <w:spacing w:before="84" w:line="259" w:lineRule="auto"/>
              <w:ind w:right="633"/>
              <w:rPr>
                <w:rFonts w:cs="Times New Roman"/>
              </w:rPr>
            </w:pPr>
            <w:r w:rsidRPr="1761E469">
              <w:rPr>
                <w:rFonts w:cs="Times New Roman"/>
              </w:rPr>
              <w:t>Post-conditions/Product(s) Produced:</w:t>
            </w:r>
          </w:p>
        </w:tc>
        <w:tc>
          <w:tcPr>
            <w:tcW w:w="9973" w:type="dxa"/>
          </w:tcPr>
          <w:p w14:paraId="3AA106AA" w14:textId="41A397E5" w:rsidR="1761E469" w:rsidRDefault="1761E469" w:rsidP="1761E469">
            <w:pPr>
              <w:pStyle w:val="TableParagraph"/>
              <w:spacing w:before="84"/>
              <w:rPr>
                <w:rFonts w:cs="Times New Roman"/>
              </w:rPr>
            </w:pPr>
          </w:p>
        </w:tc>
      </w:tr>
      <w:tr w:rsidR="1761E469" w14:paraId="56303B73"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539928E" w14:textId="77777777" w:rsidR="1761E469" w:rsidRDefault="1761E469" w:rsidP="1761E469">
            <w:pPr>
              <w:pStyle w:val="TableParagraph"/>
              <w:rPr>
                <w:rFonts w:cs="Times New Roman"/>
              </w:rPr>
            </w:pPr>
            <w:r w:rsidRPr="1761E469">
              <w:rPr>
                <w:rFonts w:cs="Times New Roman"/>
              </w:rPr>
              <w:t>Links:</w:t>
            </w:r>
          </w:p>
          <w:p w14:paraId="2FD4D180" w14:textId="4E287D36" w:rsidR="1761E469" w:rsidRDefault="1761E469" w:rsidP="1761E469">
            <w:pPr>
              <w:pStyle w:val="TableParagraph"/>
              <w:spacing w:line="259" w:lineRule="auto"/>
              <w:rPr>
                <w:rFonts w:cs="Times New Roman"/>
              </w:rPr>
            </w:pPr>
          </w:p>
        </w:tc>
        <w:tc>
          <w:tcPr>
            <w:tcW w:w="9973" w:type="dxa"/>
          </w:tcPr>
          <w:p w14:paraId="5C605707" w14:textId="123DE413" w:rsidR="1761E469" w:rsidRDefault="2C27C2C8" w:rsidP="078FCCC8">
            <w:pPr>
              <w:pStyle w:val="TableParagraph"/>
              <w:spacing w:line="259" w:lineRule="auto"/>
              <w:rPr>
                <w:rFonts w:cs="Times New Roman"/>
              </w:rPr>
            </w:pPr>
            <w:r w:rsidRPr="48630CA1">
              <w:rPr>
                <w:rFonts w:cs="Times New Roman"/>
              </w:rPr>
              <w:t>When the user clicks a course, the selected course's description shall be displayed.</w:t>
            </w:r>
          </w:p>
          <w:p w14:paraId="6E8BD068" w14:textId="6E517BA7" w:rsidR="1761E469" w:rsidRDefault="1DB65320" w:rsidP="00B87B0D">
            <w:pPr>
              <w:ind w:hanging="495"/>
            </w:pPr>
            <w:r w:rsidRPr="5FB1326C">
              <w:rPr>
                <w:rFonts w:eastAsia="Times New Roman" w:cs="Times New Roman"/>
              </w:rPr>
              <w:t>The user shall have the ability to export their schedule as an ICS file.</w:t>
            </w:r>
          </w:p>
        </w:tc>
      </w:tr>
      <w:tr w:rsidR="1761E469" w14:paraId="1BA0F831"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BD795D4" w14:textId="77777777" w:rsidR="1761E469" w:rsidRDefault="1761E469" w:rsidP="1761E469">
            <w:pPr>
              <w:pStyle w:val="TableParagraph"/>
              <w:rPr>
                <w:rFonts w:cs="Times New Roman"/>
              </w:rPr>
            </w:pPr>
            <w:r w:rsidRPr="1761E469">
              <w:rPr>
                <w:rFonts w:cs="Times New Roman"/>
              </w:rPr>
              <w:t>SRS Document</w:t>
            </w:r>
          </w:p>
          <w:p w14:paraId="1163EEA3" w14:textId="5E02256A" w:rsidR="1761E469" w:rsidRDefault="1761E469" w:rsidP="1761E469">
            <w:pPr>
              <w:pStyle w:val="TableParagraph"/>
              <w:spacing w:line="259" w:lineRule="auto"/>
              <w:rPr>
                <w:rFonts w:cs="Times New Roman"/>
              </w:rPr>
            </w:pPr>
          </w:p>
        </w:tc>
        <w:tc>
          <w:tcPr>
            <w:tcW w:w="9973" w:type="dxa"/>
          </w:tcPr>
          <w:p w14:paraId="73D1A76C" w14:textId="43F7C411" w:rsidR="1761E469" w:rsidRDefault="2B3AB49B" w:rsidP="1761E469">
            <w:pPr>
              <w:pStyle w:val="TableParagraph"/>
              <w:rPr>
                <w:rFonts w:ascii="Times" w:eastAsia="Times" w:hAnsi="Times" w:cs="Times"/>
              </w:rPr>
            </w:pPr>
            <w:r w:rsidRPr="436AAF13">
              <w:rPr>
                <w:rFonts w:ascii="Times" w:eastAsia="Times" w:hAnsi="Times" w:cs="Times"/>
              </w:rPr>
              <w:t xml:space="preserve">REQ-8, </w:t>
            </w:r>
            <w:r w:rsidRPr="11E46465">
              <w:rPr>
                <w:rFonts w:ascii="Times" w:eastAsia="Times" w:hAnsi="Times" w:cs="Times"/>
              </w:rPr>
              <w:t>12,</w:t>
            </w:r>
            <w:r w:rsidR="27C084FA" w:rsidRPr="34636DDC">
              <w:rPr>
                <w:rFonts w:ascii="Times" w:eastAsia="Times" w:hAnsi="Times" w:cs="Times"/>
              </w:rPr>
              <w:t xml:space="preserve"> 13, 14</w:t>
            </w:r>
          </w:p>
        </w:tc>
      </w:tr>
      <w:tr w:rsidR="1761E469" w14:paraId="170DCEA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9E00F06" w14:textId="77777777" w:rsidR="1761E469" w:rsidRDefault="1761E469" w:rsidP="249F4FF5">
            <w:pPr>
              <w:pStyle w:val="TableParagraph"/>
              <w:spacing w:line="259" w:lineRule="auto"/>
              <w:rPr>
                <w:rFonts w:cs="Times New Roman"/>
              </w:rPr>
            </w:pPr>
            <w:r w:rsidRPr="1761E469">
              <w:rPr>
                <w:rFonts w:cs="Times New Roman"/>
              </w:rPr>
              <w:t>Description/Notes:</w:t>
            </w:r>
          </w:p>
          <w:p w14:paraId="16211219" w14:textId="19A38EFB" w:rsidR="1761E469" w:rsidRDefault="1761E469" w:rsidP="1761E469">
            <w:pPr>
              <w:pStyle w:val="TableParagraph"/>
              <w:spacing w:line="259" w:lineRule="auto"/>
              <w:rPr>
                <w:rFonts w:cs="Times New Roman"/>
              </w:rPr>
            </w:pPr>
          </w:p>
        </w:tc>
        <w:tc>
          <w:tcPr>
            <w:tcW w:w="9973" w:type="dxa"/>
          </w:tcPr>
          <w:p w14:paraId="5887BD6E" w14:textId="454FEC65" w:rsidR="1761E469" w:rsidRDefault="0C0B6B63" w:rsidP="7612CDF6">
            <w:pPr>
              <w:pStyle w:val="TableParagraph"/>
              <w:spacing w:line="259" w:lineRule="auto"/>
              <w:rPr>
                <w:rFonts w:eastAsia="Times New Roman" w:cs="Times New Roman"/>
              </w:rPr>
            </w:pPr>
            <w:r w:rsidRPr="5B699652">
              <w:rPr>
                <w:rFonts w:eastAsia="Times New Roman" w:cs="Times New Roman"/>
              </w:rPr>
              <w:t xml:space="preserve">The Weekly Schedule will be displayed on a portion of the screen. It will contain the current month, date and day of </w:t>
            </w:r>
            <w:r w:rsidR="1A550177" w:rsidRPr="5B699652">
              <w:rPr>
                <w:rFonts w:eastAsia="Times New Roman" w:cs="Times New Roman"/>
              </w:rPr>
              <w:t xml:space="preserve">the week for each day, the assignments </w:t>
            </w:r>
            <w:r w:rsidR="53540790" w:rsidRPr="5B699652">
              <w:rPr>
                <w:rFonts w:eastAsia="Times New Roman" w:cs="Times New Roman"/>
              </w:rPr>
              <w:t xml:space="preserve">with a due date and time corresponding to the user’s time zone. </w:t>
            </w:r>
            <w:r w:rsidR="06F47F6C" w:rsidRPr="5B699652">
              <w:rPr>
                <w:rFonts w:eastAsia="Times New Roman" w:cs="Times New Roman"/>
              </w:rPr>
              <w:t>Each of the user’s registered courses shall be differentiated graphically on the weekly schedule display.</w:t>
            </w:r>
          </w:p>
        </w:tc>
      </w:tr>
    </w:tbl>
    <w:p w14:paraId="57D7E479" w14:textId="77777777" w:rsidR="00F250B4" w:rsidRDefault="00F250B4" w:rsidP="00F250B4">
      <w:pPr>
        <w:ind w:left="0"/>
        <w:rPr>
          <w:rFonts w:cs="Times New Roman"/>
          <w:b/>
          <w:bCs/>
          <w:szCs w:val="24"/>
        </w:rPr>
      </w:pPr>
    </w:p>
    <w:p w14:paraId="0A6FC9A6" w14:textId="77777777" w:rsidR="00F250B4" w:rsidRDefault="00F250B4" w:rsidP="00F250B4">
      <w:pPr>
        <w:ind w:left="0"/>
        <w:rPr>
          <w:rFonts w:cs="Times New Roman"/>
          <w:b/>
          <w:bCs/>
          <w:szCs w:val="24"/>
        </w:rPr>
      </w:pPr>
    </w:p>
    <w:p w14:paraId="193B6506" w14:textId="48F0D8C4" w:rsidR="00712B66" w:rsidRPr="00A670D7" w:rsidRDefault="5B14B485" w:rsidP="00EE79C3">
      <w:pPr>
        <w:pStyle w:val="Heading3"/>
        <w:numPr>
          <w:ilvl w:val="2"/>
          <w:numId w:val="19"/>
        </w:numPr>
        <w:spacing w:after="240"/>
        <w:ind w:left="1560" w:hanging="709"/>
        <w:rPr>
          <w:b/>
          <w:sz w:val="28"/>
          <w:szCs w:val="28"/>
        </w:rPr>
      </w:pPr>
      <w:r w:rsidRPr="2E7A0C8E">
        <w:rPr>
          <w:b/>
          <w:sz w:val="28"/>
          <w:szCs w:val="28"/>
        </w:rPr>
        <w:lastRenderedPageBreak/>
        <w:t xml:space="preserve"> </w:t>
      </w:r>
      <w:bookmarkStart w:id="53" w:name="_Toc46337668"/>
      <w:r w:rsidR="00712B66" w:rsidRPr="1AF87602">
        <w:rPr>
          <w:b/>
          <w:sz w:val="28"/>
          <w:szCs w:val="28"/>
        </w:rPr>
        <w:t>REST</w:t>
      </w:r>
      <w:r w:rsidR="000939D7" w:rsidRPr="1AF87602">
        <w:rPr>
          <w:b/>
          <w:sz w:val="28"/>
          <w:szCs w:val="28"/>
        </w:rPr>
        <w:t>-</w:t>
      </w:r>
      <w:proofErr w:type="spellStart"/>
      <w:r w:rsidR="00712B66" w:rsidRPr="1AF87602">
        <w:rPr>
          <w:b/>
          <w:sz w:val="28"/>
          <w:szCs w:val="28"/>
        </w:rPr>
        <w:t>ful</w:t>
      </w:r>
      <w:proofErr w:type="spellEnd"/>
      <w:r w:rsidR="00712B66" w:rsidRPr="1AF87602">
        <w:rPr>
          <w:b/>
          <w:sz w:val="28"/>
          <w:szCs w:val="28"/>
        </w:rPr>
        <w:t xml:space="preserve"> Web Service (REQ- 3, 53)</w:t>
      </w:r>
      <w:bookmarkEnd w:id="53"/>
    </w:p>
    <w:tbl>
      <w:tblPr>
        <w:tblStyle w:val="Team3"/>
        <w:tblW w:w="0" w:type="auto"/>
        <w:tblLayout w:type="fixed"/>
        <w:tblLook w:val="01E0" w:firstRow="1" w:lastRow="1" w:firstColumn="1" w:lastColumn="1" w:noHBand="0" w:noVBand="0"/>
      </w:tblPr>
      <w:tblGrid>
        <w:gridCol w:w="3635"/>
        <w:gridCol w:w="9973"/>
      </w:tblGrid>
      <w:tr w:rsidR="78169F5B" w14:paraId="68DBA431" w14:textId="77777777" w:rsidTr="00D754A0">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39FD7A11" w14:textId="77777777" w:rsidR="78169F5B" w:rsidRPr="009E5E21" w:rsidRDefault="78169F5B" w:rsidP="78169F5B">
            <w:pPr>
              <w:pStyle w:val="TableParagraph"/>
              <w:ind w:left="1427" w:right="1416"/>
              <w:jc w:val="center"/>
              <w:rPr>
                <w:rFonts w:cs="Times New Roman"/>
                <w:sz w:val="28"/>
                <w:szCs w:val="24"/>
              </w:rPr>
            </w:pPr>
            <w:r w:rsidRPr="009E5E21">
              <w:rPr>
                <w:rFonts w:cs="Times New Roman"/>
                <w:sz w:val="28"/>
                <w:szCs w:val="24"/>
              </w:rPr>
              <w:t>Data</w:t>
            </w:r>
          </w:p>
        </w:tc>
        <w:tc>
          <w:tcPr>
            <w:tcW w:w="9973" w:type="dxa"/>
          </w:tcPr>
          <w:p w14:paraId="3398FE3B" w14:textId="77777777" w:rsidR="78169F5B" w:rsidRPr="009E5E21" w:rsidRDefault="78169F5B" w:rsidP="003B36DE">
            <w:pPr>
              <w:pStyle w:val="TableParagraph"/>
              <w:ind w:left="4122" w:right="4108"/>
              <w:jc w:val="center"/>
              <w:rPr>
                <w:rFonts w:cs="Times New Roman"/>
                <w:sz w:val="28"/>
                <w:szCs w:val="24"/>
              </w:rPr>
            </w:pPr>
            <w:r w:rsidRPr="003B36DE">
              <w:rPr>
                <w:rFonts w:cs="Times New Roman"/>
                <w:bCs/>
                <w:sz w:val="28"/>
                <w:szCs w:val="24"/>
              </w:rPr>
              <w:t>Description</w:t>
            </w:r>
          </w:p>
        </w:tc>
      </w:tr>
      <w:tr w:rsidR="78169F5B" w14:paraId="2BD91215" w14:textId="77777777" w:rsidTr="00D754A0">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4F2BAC2" w14:textId="77777777" w:rsidR="78169F5B" w:rsidRDefault="78169F5B" w:rsidP="78169F5B">
            <w:pPr>
              <w:pStyle w:val="TableParagraph"/>
              <w:rPr>
                <w:rFonts w:cs="Times New Roman"/>
              </w:rPr>
            </w:pPr>
            <w:r w:rsidRPr="78169F5B">
              <w:rPr>
                <w:rFonts w:cs="Times New Roman"/>
              </w:rPr>
              <w:t>Page Title:</w:t>
            </w:r>
          </w:p>
        </w:tc>
        <w:tc>
          <w:tcPr>
            <w:tcW w:w="9973" w:type="dxa"/>
          </w:tcPr>
          <w:p w14:paraId="2CF8D641" w14:textId="58D6F284" w:rsidR="78169F5B" w:rsidRDefault="37B4815A" w:rsidP="249F4FF5">
            <w:pPr>
              <w:pStyle w:val="TableParagraph"/>
              <w:spacing w:line="259" w:lineRule="auto"/>
              <w:rPr>
                <w:rFonts w:cs="Times New Roman"/>
              </w:rPr>
            </w:pPr>
            <w:r w:rsidRPr="3B3FEEEA">
              <w:rPr>
                <w:rFonts w:cs="Times New Roman"/>
              </w:rPr>
              <w:t>RESTful Web Service</w:t>
            </w:r>
          </w:p>
        </w:tc>
      </w:tr>
      <w:tr w:rsidR="78169F5B" w14:paraId="04FD17C6" w14:textId="77777777" w:rsidTr="00D754A0">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C882D2E" w14:textId="336FA5C7" w:rsidR="78169F5B" w:rsidRDefault="78169F5B" w:rsidP="78169F5B">
            <w:pPr>
              <w:pStyle w:val="TableParagraph"/>
              <w:rPr>
                <w:rFonts w:cs="Times New Roman"/>
              </w:rPr>
            </w:pPr>
            <w:r w:rsidRPr="78169F5B">
              <w:rPr>
                <w:rFonts w:cs="Times New Roman"/>
              </w:rPr>
              <w:t>Author:</w:t>
            </w:r>
          </w:p>
        </w:tc>
        <w:tc>
          <w:tcPr>
            <w:tcW w:w="9973" w:type="dxa"/>
          </w:tcPr>
          <w:p w14:paraId="745E1E55" w14:textId="4AE2BEDA" w:rsidR="78169F5B" w:rsidRDefault="78169F5B" w:rsidP="78169F5B">
            <w:pPr>
              <w:pStyle w:val="TableParagraph"/>
              <w:rPr>
                <w:rFonts w:cs="Times New Roman"/>
              </w:rPr>
            </w:pPr>
            <w:r w:rsidRPr="78169F5B">
              <w:rPr>
                <w:rFonts w:cs="Times New Roman"/>
              </w:rPr>
              <w:t>Team 02</w:t>
            </w:r>
          </w:p>
        </w:tc>
      </w:tr>
      <w:tr w:rsidR="78169F5B" w14:paraId="3EA59A3B" w14:textId="77777777" w:rsidTr="00D754A0">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47633CE" w14:textId="426808DA" w:rsidR="78169F5B" w:rsidRDefault="78169F5B" w:rsidP="78169F5B">
            <w:pPr>
              <w:pStyle w:val="TableParagraph"/>
              <w:rPr>
                <w:rFonts w:cs="Times New Roman"/>
              </w:rPr>
            </w:pPr>
            <w:r w:rsidRPr="78169F5B">
              <w:rPr>
                <w:rFonts w:cs="Times New Roman"/>
              </w:rPr>
              <w:t>Type:</w:t>
            </w:r>
          </w:p>
        </w:tc>
        <w:tc>
          <w:tcPr>
            <w:tcW w:w="9973" w:type="dxa"/>
          </w:tcPr>
          <w:p w14:paraId="5DCA2562" w14:textId="030C3401" w:rsidR="78169F5B" w:rsidRDefault="78169F5B" w:rsidP="78169F5B">
            <w:pPr>
              <w:pStyle w:val="TableParagraph"/>
              <w:rPr>
                <w:rFonts w:cs="Times New Roman"/>
              </w:rPr>
            </w:pPr>
            <w:r w:rsidRPr="78169F5B">
              <w:rPr>
                <w:rFonts w:cs="Times New Roman"/>
              </w:rPr>
              <w:t>Process</w:t>
            </w:r>
          </w:p>
        </w:tc>
      </w:tr>
      <w:tr w:rsidR="78169F5B" w14:paraId="3AA76844" w14:textId="77777777" w:rsidTr="00D754A0">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1355CA6" w14:textId="28156EF6" w:rsidR="78169F5B" w:rsidRDefault="78169F5B" w:rsidP="78169F5B">
            <w:pPr>
              <w:pStyle w:val="TableParagraph"/>
              <w:spacing w:before="244"/>
              <w:rPr>
                <w:rFonts w:cs="Times New Roman"/>
              </w:rPr>
            </w:pPr>
            <w:r w:rsidRPr="78169F5B">
              <w:rPr>
                <w:rFonts w:cs="Times New Roman"/>
              </w:rPr>
              <w:t>Purpose:</w:t>
            </w:r>
          </w:p>
        </w:tc>
        <w:tc>
          <w:tcPr>
            <w:tcW w:w="9973" w:type="dxa"/>
          </w:tcPr>
          <w:p w14:paraId="78E47990" w14:textId="71C84498" w:rsidR="78169F5B" w:rsidRDefault="77DC9854" w:rsidP="78169F5B">
            <w:pPr>
              <w:pStyle w:val="TableParagraph"/>
              <w:rPr>
                <w:rFonts w:cs="Times New Roman"/>
              </w:rPr>
            </w:pPr>
            <w:r w:rsidRPr="4A96682D">
              <w:rPr>
                <w:rFonts w:cs="Times New Roman"/>
              </w:rPr>
              <w:t>Connect to server</w:t>
            </w:r>
            <w:r w:rsidR="18835826" w:rsidRPr="4A96682D">
              <w:rPr>
                <w:rFonts w:cs="Times New Roman"/>
              </w:rPr>
              <w:t>.</w:t>
            </w:r>
          </w:p>
        </w:tc>
      </w:tr>
      <w:tr w:rsidR="78169F5B" w14:paraId="6800D7A9" w14:textId="77777777" w:rsidTr="00D754A0">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2656C71" w14:textId="7734A433" w:rsidR="78169F5B" w:rsidRDefault="78169F5B" w:rsidP="78169F5B">
            <w:pPr>
              <w:pStyle w:val="TableParagraph"/>
              <w:spacing w:before="87"/>
              <w:rPr>
                <w:rFonts w:cs="Times New Roman"/>
              </w:rPr>
            </w:pPr>
            <w:r w:rsidRPr="78169F5B">
              <w:rPr>
                <w:rFonts w:cs="Times New Roman"/>
              </w:rPr>
              <w:t>Stakeholders:</w:t>
            </w:r>
          </w:p>
          <w:p w14:paraId="04512211" w14:textId="7734A433" w:rsidR="78169F5B" w:rsidRDefault="78169F5B" w:rsidP="78169F5B">
            <w:pPr>
              <w:pStyle w:val="TableParagraph"/>
              <w:rPr>
                <w:rFonts w:cs="Times New Roman"/>
              </w:rPr>
            </w:pPr>
          </w:p>
        </w:tc>
        <w:tc>
          <w:tcPr>
            <w:tcW w:w="9973" w:type="dxa"/>
          </w:tcPr>
          <w:p w14:paraId="058EEBCA" w14:textId="09D60FF5" w:rsidR="78169F5B" w:rsidRDefault="78169F5B" w:rsidP="78169F5B">
            <w:pPr>
              <w:pStyle w:val="TableParagraph"/>
              <w:rPr>
                <w:rFonts w:cs="Times New Roman"/>
              </w:rPr>
            </w:pPr>
            <w:r w:rsidRPr="78169F5B">
              <w:rPr>
                <w:rFonts w:cs="Times New Roman"/>
              </w:rPr>
              <w:t>Students</w:t>
            </w:r>
          </w:p>
        </w:tc>
      </w:tr>
      <w:tr w:rsidR="78169F5B" w14:paraId="1A932A51" w14:textId="77777777" w:rsidTr="00D754A0">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6DF0E75" w14:textId="77777777" w:rsidR="78169F5B" w:rsidRDefault="78169F5B" w:rsidP="78169F5B">
            <w:pPr>
              <w:pStyle w:val="TableParagraph"/>
              <w:spacing w:before="84"/>
              <w:rPr>
                <w:rFonts w:cs="Times New Roman"/>
              </w:rPr>
            </w:pPr>
            <w:r w:rsidRPr="78169F5B">
              <w:rPr>
                <w:rFonts w:cs="Times New Roman"/>
              </w:rPr>
              <w:t>Parent User Story:</w:t>
            </w:r>
          </w:p>
        </w:tc>
        <w:tc>
          <w:tcPr>
            <w:tcW w:w="9973" w:type="dxa"/>
          </w:tcPr>
          <w:p w14:paraId="6032D9D9" w14:textId="13A1992F" w:rsidR="78169F5B" w:rsidRDefault="78169F5B" w:rsidP="78169F5B">
            <w:pPr>
              <w:pStyle w:val="TableParagraph"/>
              <w:spacing w:before="84"/>
              <w:rPr>
                <w:rFonts w:cs="Times New Roman"/>
              </w:rPr>
            </w:pPr>
            <w:r w:rsidRPr="78169F5B">
              <w:rPr>
                <w:rFonts w:cs="Times New Roman"/>
              </w:rPr>
              <w:t>N/A</w:t>
            </w:r>
          </w:p>
          <w:p w14:paraId="502346A2" w14:textId="0315D915" w:rsidR="78169F5B" w:rsidRDefault="78169F5B" w:rsidP="78169F5B">
            <w:pPr>
              <w:pStyle w:val="TableParagraph"/>
              <w:spacing w:before="84"/>
              <w:ind w:left="0"/>
              <w:rPr>
                <w:rFonts w:cs="Times New Roman"/>
              </w:rPr>
            </w:pPr>
          </w:p>
        </w:tc>
      </w:tr>
      <w:tr w:rsidR="78169F5B" w14:paraId="1AD40FFB" w14:textId="77777777" w:rsidTr="00D754A0">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1BD701B" w14:textId="77777777" w:rsidR="78169F5B" w:rsidRDefault="78169F5B" w:rsidP="78169F5B">
            <w:pPr>
              <w:pStyle w:val="TableParagraph"/>
              <w:spacing w:line="259" w:lineRule="auto"/>
              <w:rPr>
                <w:rFonts w:cs="Times New Roman"/>
              </w:rPr>
            </w:pPr>
            <w:r w:rsidRPr="78169F5B">
              <w:rPr>
                <w:rFonts w:cs="Times New Roman"/>
              </w:rPr>
              <w:t>Actor(s)/Persona(s):</w:t>
            </w:r>
          </w:p>
        </w:tc>
        <w:tc>
          <w:tcPr>
            <w:tcW w:w="9973" w:type="dxa"/>
          </w:tcPr>
          <w:p w14:paraId="6ACE1E33" w14:textId="1792B2DA" w:rsidR="78169F5B" w:rsidRDefault="78169F5B" w:rsidP="4470CFF7">
            <w:pPr>
              <w:pStyle w:val="TableParagraph"/>
              <w:spacing w:line="259" w:lineRule="auto"/>
              <w:rPr>
                <w:rFonts w:cs="Times New Roman"/>
              </w:rPr>
            </w:pPr>
            <w:r w:rsidRPr="4470CFF7">
              <w:rPr>
                <w:rFonts w:cs="Times New Roman"/>
              </w:rPr>
              <w:t>Students</w:t>
            </w:r>
          </w:p>
        </w:tc>
      </w:tr>
      <w:tr w:rsidR="78169F5B" w14:paraId="36DB55C9" w14:textId="77777777" w:rsidTr="00D754A0">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4154DD8" w14:textId="1418AA2D" w:rsidR="78169F5B" w:rsidRDefault="78169F5B" w:rsidP="4470CFF7">
            <w:pPr>
              <w:pStyle w:val="TableParagraph"/>
              <w:spacing w:line="259" w:lineRule="auto"/>
              <w:rPr>
                <w:rFonts w:cs="Times New Roman"/>
              </w:rPr>
            </w:pPr>
            <w:r w:rsidRPr="4470CFF7">
              <w:rPr>
                <w:rFonts w:cs="Times New Roman"/>
              </w:rPr>
              <w:t>Pre-conditions/Product(s) Required:</w:t>
            </w:r>
          </w:p>
        </w:tc>
        <w:tc>
          <w:tcPr>
            <w:tcW w:w="9973" w:type="dxa"/>
          </w:tcPr>
          <w:p w14:paraId="28CECC88" w14:textId="0F84E134" w:rsidR="78169F5B" w:rsidRDefault="50BB5722" w:rsidP="4470CFF7">
            <w:pPr>
              <w:pStyle w:val="TableParagraph"/>
              <w:spacing w:line="259" w:lineRule="auto"/>
              <w:rPr>
                <w:rFonts w:cs="Times New Roman"/>
              </w:rPr>
            </w:pPr>
            <w:r w:rsidRPr="4470CFF7">
              <w:rPr>
                <w:rFonts w:cs="Times New Roman"/>
              </w:rPr>
              <w:t xml:space="preserve">Web Service </w:t>
            </w:r>
            <w:r w:rsidR="595F2A3F" w:rsidRPr="4470CFF7">
              <w:rPr>
                <w:rFonts w:cs="Times New Roman"/>
              </w:rPr>
              <w:t xml:space="preserve">CRUD (create, read, update, delete) schema </w:t>
            </w:r>
            <w:r w:rsidR="485B3387" w:rsidRPr="4470CFF7">
              <w:rPr>
                <w:rFonts w:cs="Times New Roman"/>
              </w:rPr>
              <w:t>must be coded in program</w:t>
            </w:r>
            <w:r w:rsidR="11530C1D" w:rsidRPr="4470CFF7">
              <w:rPr>
                <w:rFonts w:cs="Times New Roman"/>
              </w:rPr>
              <w:t>.</w:t>
            </w:r>
          </w:p>
        </w:tc>
      </w:tr>
      <w:tr w:rsidR="78169F5B" w14:paraId="4B0D3FA6" w14:textId="77777777" w:rsidTr="00D754A0">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53F882F" w14:textId="56C9E592" w:rsidR="78169F5B" w:rsidRDefault="78169F5B" w:rsidP="78169F5B">
            <w:pPr>
              <w:pStyle w:val="TableParagraph"/>
              <w:spacing w:before="84" w:line="259" w:lineRule="auto"/>
              <w:ind w:right="633"/>
              <w:rPr>
                <w:rFonts w:cs="Times New Roman"/>
              </w:rPr>
            </w:pPr>
            <w:r w:rsidRPr="78169F5B">
              <w:rPr>
                <w:rFonts w:cs="Times New Roman"/>
              </w:rPr>
              <w:t>Post-conditions/Product(s) Produced:</w:t>
            </w:r>
          </w:p>
        </w:tc>
        <w:tc>
          <w:tcPr>
            <w:tcW w:w="9973" w:type="dxa"/>
          </w:tcPr>
          <w:p w14:paraId="614BC25B" w14:textId="38F03A6D" w:rsidR="78169F5B" w:rsidRDefault="18CBF480" w:rsidP="78169F5B">
            <w:pPr>
              <w:pStyle w:val="TableParagraph"/>
              <w:spacing w:before="84"/>
              <w:rPr>
                <w:rFonts w:cs="Times New Roman"/>
              </w:rPr>
            </w:pPr>
            <w:r w:rsidRPr="078FCCC8">
              <w:rPr>
                <w:rFonts w:cs="Times New Roman"/>
              </w:rPr>
              <w:t>The p</w:t>
            </w:r>
            <w:r w:rsidR="0A9A0158" w:rsidRPr="078FCCC8">
              <w:rPr>
                <w:rFonts w:cs="Times New Roman"/>
              </w:rPr>
              <w:t>rogram</w:t>
            </w:r>
            <w:r w:rsidR="1D88CDB8" w:rsidRPr="5B42BFFC">
              <w:rPr>
                <w:rFonts w:cs="Times New Roman"/>
              </w:rPr>
              <w:t xml:space="preserve"> connects to server via RESTful Web </w:t>
            </w:r>
            <w:r w:rsidR="1D88CDB8" w:rsidRPr="1C641C28">
              <w:rPr>
                <w:rFonts w:cs="Times New Roman"/>
              </w:rPr>
              <w:t>Service</w:t>
            </w:r>
            <w:r w:rsidR="6ABAC41B" w:rsidRPr="078FCCC8">
              <w:rPr>
                <w:rFonts w:cs="Times New Roman"/>
              </w:rPr>
              <w:t>.</w:t>
            </w:r>
          </w:p>
        </w:tc>
      </w:tr>
      <w:tr w:rsidR="78169F5B" w14:paraId="26A67EFE" w14:textId="77777777" w:rsidTr="00D754A0">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1F6BA6D" w14:textId="77777777" w:rsidR="78169F5B" w:rsidRDefault="78169F5B" w:rsidP="78169F5B">
            <w:pPr>
              <w:pStyle w:val="TableParagraph"/>
              <w:rPr>
                <w:rFonts w:cs="Times New Roman"/>
              </w:rPr>
            </w:pPr>
            <w:r w:rsidRPr="78169F5B">
              <w:rPr>
                <w:rFonts w:cs="Times New Roman"/>
              </w:rPr>
              <w:t>Links:</w:t>
            </w:r>
          </w:p>
          <w:p w14:paraId="226AE4DF" w14:textId="4E287D36" w:rsidR="78169F5B" w:rsidRDefault="78169F5B" w:rsidP="78169F5B">
            <w:pPr>
              <w:pStyle w:val="TableParagraph"/>
              <w:spacing w:line="259" w:lineRule="auto"/>
              <w:rPr>
                <w:rFonts w:cs="Times New Roman"/>
              </w:rPr>
            </w:pPr>
          </w:p>
        </w:tc>
        <w:tc>
          <w:tcPr>
            <w:tcW w:w="9973" w:type="dxa"/>
          </w:tcPr>
          <w:p w14:paraId="1D41F891" w14:textId="6F7D09D1" w:rsidR="78169F5B" w:rsidRDefault="78169F5B" w:rsidP="4470CFF7">
            <w:pPr>
              <w:pStyle w:val="TableParagraph"/>
              <w:spacing w:line="259" w:lineRule="auto"/>
              <w:rPr>
                <w:rFonts w:cs="Times New Roman"/>
              </w:rPr>
            </w:pPr>
            <w:r w:rsidRPr="4470CFF7">
              <w:rPr>
                <w:rFonts w:cs="Times New Roman"/>
              </w:rPr>
              <w:t>None</w:t>
            </w:r>
          </w:p>
        </w:tc>
      </w:tr>
      <w:tr w:rsidR="78169F5B" w14:paraId="4E3078FB" w14:textId="77777777" w:rsidTr="00D754A0">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18C31E4" w14:textId="77777777" w:rsidR="78169F5B" w:rsidRDefault="78169F5B" w:rsidP="78169F5B">
            <w:pPr>
              <w:pStyle w:val="TableParagraph"/>
              <w:rPr>
                <w:rFonts w:cs="Times New Roman"/>
              </w:rPr>
            </w:pPr>
            <w:r w:rsidRPr="78169F5B">
              <w:rPr>
                <w:rFonts w:cs="Times New Roman"/>
              </w:rPr>
              <w:lastRenderedPageBreak/>
              <w:t>SRS Document</w:t>
            </w:r>
          </w:p>
          <w:p w14:paraId="68BF58D1" w14:textId="5E02256A" w:rsidR="78169F5B" w:rsidRDefault="78169F5B" w:rsidP="78169F5B">
            <w:pPr>
              <w:pStyle w:val="TableParagraph"/>
              <w:spacing w:line="259" w:lineRule="auto"/>
              <w:rPr>
                <w:rFonts w:cs="Times New Roman"/>
              </w:rPr>
            </w:pPr>
          </w:p>
        </w:tc>
        <w:tc>
          <w:tcPr>
            <w:tcW w:w="9973" w:type="dxa"/>
          </w:tcPr>
          <w:p w14:paraId="063A3FA2" w14:textId="5D206980" w:rsidR="78169F5B" w:rsidRDefault="1E73421C" w:rsidP="78169F5B">
            <w:pPr>
              <w:pStyle w:val="TableParagraph"/>
              <w:rPr>
                <w:rFonts w:ascii="Times" w:eastAsia="Times" w:hAnsi="Times" w:cs="Times"/>
              </w:rPr>
            </w:pPr>
            <w:r w:rsidRPr="1E73421C">
              <w:rPr>
                <w:rFonts w:ascii="Times" w:eastAsia="Times" w:hAnsi="Times" w:cs="Times"/>
              </w:rPr>
              <w:t xml:space="preserve">REQ – </w:t>
            </w:r>
            <w:r w:rsidR="71C6C219" w:rsidRPr="1E73421C">
              <w:rPr>
                <w:rFonts w:ascii="Times" w:eastAsia="Times" w:hAnsi="Times" w:cs="Times"/>
              </w:rPr>
              <w:t>3, 53</w:t>
            </w:r>
          </w:p>
        </w:tc>
      </w:tr>
      <w:tr w:rsidR="78169F5B" w14:paraId="4FDBE391" w14:textId="77777777" w:rsidTr="00D754A0">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5896EC1" w14:textId="77777777" w:rsidR="78169F5B" w:rsidRDefault="78169F5B" w:rsidP="4470CFF7">
            <w:pPr>
              <w:pStyle w:val="TableParagraph"/>
              <w:spacing w:line="259" w:lineRule="auto"/>
              <w:rPr>
                <w:rFonts w:cs="Times New Roman"/>
              </w:rPr>
            </w:pPr>
            <w:r w:rsidRPr="4470CFF7">
              <w:rPr>
                <w:rFonts w:cs="Times New Roman"/>
              </w:rPr>
              <w:t>Description/Notes:</w:t>
            </w:r>
          </w:p>
          <w:p w14:paraId="4F31E869" w14:textId="19A38EFB" w:rsidR="78169F5B" w:rsidRPr="00976A64" w:rsidRDefault="78169F5B" w:rsidP="78169F5B">
            <w:pPr>
              <w:pStyle w:val="TableParagraph"/>
              <w:spacing w:line="259" w:lineRule="auto"/>
              <w:rPr>
                <w:rFonts w:cs="Times New Roman"/>
                <w:u w:val="single"/>
              </w:rPr>
            </w:pPr>
          </w:p>
        </w:tc>
        <w:tc>
          <w:tcPr>
            <w:tcW w:w="9973" w:type="dxa"/>
          </w:tcPr>
          <w:p w14:paraId="7273281D" w14:textId="097E4ED0" w:rsidR="78169F5B" w:rsidRDefault="2FB65C56" w:rsidP="078FCCC8">
            <w:pPr>
              <w:pStyle w:val="TableParagraph"/>
              <w:spacing w:line="259" w:lineRule="auto"/>
              <w:rPr>
                <w:rFonts w:ascii="Times" w:eastAsia="Times" w:hAnsi="Times" w:cs="Times"/>
              </w:rPr>
            </w:pPr>
            <w:r w:rsidRPr="078FCCC8">
              <w:rPr>
                <w:rFonts w:ascii="Times" w:eastAsia="Times" w:hAnsi="Times" w:cs="Times"/>
              </w:rPr>
              <w:t xml:space="preserve">When a student chooses a course a get statement is called then post to display the resource from the </w:t>
            </w:r>
            <w:r w:rsidR="4497C0C1" w:rsidRPr="078FCCC8">
              <w:rPr>
                <w:rFonts w:ascii="Times" w:eastAsia="Times" w:hAnsi="Times" w:cs="Times"/>
              </w:rPr>
              <w:t>database</w:t>
            </w:r>
            <w:r w:rsidRPr="078FCCC8">
              <w:rPr>
                <w:rFonts w:ascii="Times" w:eastAsia="Times" w:hAnsi="Times" w:cs="Times"/>
              </w:rPr>
              <w:t xml:space="preserve"> that shows the information on the course</w:t>
            </w:r>
          </w:p>
        </w:tc>
      </w:tr>
    </w:tbl>
    <w:p w14:paraId="01F06BEC" w14:textId="77777777" w:rsidR="000E03E3" w:rsidRDefault="000E03E3" w:rsidP="001560DD">
      <w:pPr>
        <w:ind w:left="0"/>
      </w:pPr>
    </w:p>
    <w:p w14:paraId="6EFFCB68" w14:textId="77777777" w:rsidR="001560DD" w:rsidRDefault="001560DD" w:rsidP="001560DD">
      <w:pPr>
        <w:ind w:left="0"/>
      </w:pPr>
    </w:p>
    <w:p w14:paraId="66015A51" w14:textId="77777777" w:rsidR="00577FC2" w:rsidRDefault="00577FC2" w:rsidP="001560DD">
      <w:pPr>
        <w:ind w:left="0"/>
      </w:pPr>
    </w:p>
    <w:p w14:paraId="169F4736" w14:textId="437BBC44" w:rsidR="009C0AAB" w:rsidRPr="009C0AAB" w:rsidRDefault="1B82487E" w:rsidP="001560DD">
      <w:pPr>
        <w:pStyle w:val="Heading3"/>
        <w:numPr>
          <w:ilvl w:val="2"/>
          <w:numId w:val="19"/>
        </w:numPr>
        <w:spacing w:before="0" w:after="240"/>
        <w:ind w:left="1560" w:hanging="709"/>
        <w:rPr>
          <w:b/>
          <w:sz w:val="28"/>
          <w:szCs w:val="28"/>
        </w:rPr>
      </w:pPr>
      <w:r w:rsidRPr="2E7A0C8E">
        <w:rPr>
          <w:b/>
          <w:sz w:val="28"/>
          <w:szCs w:val="28"/>
        </w:rPr>
        <w:t xml:space="preserve"> </w:t>
      </w:r>
      <w:bookmarkStart w:id="54" w:name="_Toc46337669"/>
      <w:r w:rsidR="00712B66" w:rsidRPr="2E7A0C8E">
        <w:rPr>
          <w:b/>
          <w:sz w:val="28"/>
          <w:szCs w:val="28"/>
        </w:rPr>
        <w:t>Check Holds (REQ - 45)</w:t>
      </w:r>
      <w:bookmarkEnd w:id="54"/>
    </w:p>
    <w:tbl>
      <w:tblPr>
        <w:tblStyle w:val="Team3"/>
        <w:tblpPr w:leftFromText="180" w:rightFromText="180" w:vertAnchor="text" w:tblpY="1"/>
        <w:tblOverlap w:val="never"/>
        <w:tblW w:w="0" w:type="auto"/>
        <w:tblLayout w:type="fixed"/>
        <w:tblLook w:val="01E0" w:firstRow="1" w:lastRow="1" w:firstColumn="1" w:lastColumn="1" w:noHBand="0" w:noVBand="0"/>
      </w:tblPr>
      <w:tblGrid>
        <w:gridCol w:w="3635"/>
        <w:gridCol w:w="9973"/>
      </w:tblGrid>
      <w:tr w:rsidR="38F0D787" w14:paraId="4CF2138F"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7A7D83F" w14:textId="77777777" w:rsidR="38F0D787" w:rsidRPr="009E5E21" w:rsidRDefault="38F0D787" w:rsidP="00DB4D7A">
            <w:pPr>
              <w:pStyle w:val="TableParagraph"/>
              <w:ind w:left="1427" w:right="1416"/>
              <w:jc w:val="center"/>
              <w:rPr>
                <w:rFonts w:cs="Times New Roman"/>
                <w:sz w:val="28"/>
                <w:szCs w:val="24"/>
              </w:rPr>
            </w:pPr>
            <w:r w:rsidRPr="009E5E21">
              <w:rPr>
                <w:rFonts w:cs="Times New Roman"/>
                <w:sz w:val="28"/>
                <w:szCs w:val="24"/>
              </w:rPr>
              <w:t>Data</w:t>
            </w:r>
          </w:p>
        </w:tc>
        <w:tc>
          <w:tcPr>
            <w:tcW w:w="9973" w:type="dxa"/>
          </w:tcPr>
          <w:p w14:paraId="35D7760A" w14:textId="77777777" w:rsidR="38F0D787" w:rsidRPr="009E5E21" w:rsidRDefault="38F0D787" w:rsidP="003B36DE">
            <w:pPr>
              <w:pStyle w:val="TableParagraph"/>
              <w:ind w:left="4122" w:right="4108"/>
              <w:jc w:val="center"/>
              <w:rPr>
                <w:rFonts w:cs="Times New Roman"/>
                <w:sz w:val="28"/>
                <w:szCs w:val="24"/>
              </w:rPr>
            </w:pPr>
            <w:r w:rsidRPr="003B36DE">
              <w:rPr>
                <w:rFonts w:cs="Times New Roman"/>
                <w:bCs/>
                <w:sz w:val="28"/>
                <w:szCs w:val="24"/>
              </w:rPr>
              <w:t>Description</w:t>
            </w:r>
          </w:p>
        </w:tc>
      </w:tr>
      <w:tr w:rsidR="38F0D787" w14:paraId="01952951" w14:textId="77777777" w:rsidTr="10938796">
        <w:trPr>
          <w:cnfStyle w:val="000000100000" w:firstRow="0" w:lastRow="0" w:firstColumn="0" w:lastColumn="0" w:oddVBand="0" w:evenVBand="0" w:oddHBand="1" w:evenHBand="0" w:firstRowFirstColumn="0" w:firstRowLastColumn="0" w:lastRowFirstColumn="0" w:lastRowLastColumn="0"/>
          <w:trHeight w:val="3398"/>
        </w:trPr>
        <w:tc>
          <w:tcPr>
            <w:tcW w:w="3635" w:type="dxa"/>
          </w:tcPr>
          <w:p w14:paraId="66B835BE" w14:textId="77777777" w:rsidR="38F0D787" w:rsidRDefault="38F0D787" w:rsidP="00DB4D7A">
            <w:pPr>
              <w:pStyle w:val="TableParagraph"/>
              <w:spacing w:before="0"/>
              <w:ind w:left="0"/>
              <w:rPr>
                <w:rFonts w:cs="Times New Roman"/>
                <w:b/>
                <w:bCs/>
                <w:sz w:val="28"/>
                <w:szCs w:val="28"/>
              </w:rPr>
            </w:pPr>
          </w:p>
          <w:p w14:paraId="3C2E7AA4" w14:textId="77777777" w:rsidR="38F0D787" w:rsidRDefault="38F0D787" w:rsidP="00DB4D7A">
            <w:pPr>
              <w:pStyle w:val="TableParagraph"/>
              <w:spacing w:before="0"/>
              <w:ind w:left="0"/>
              <w:rPr>
                <w:rFonts w:cs="Times New Roman"/>
                <w:b/>
                <w:bCs/>
                <w:sz w:val="28"/>
                <w:szCs w:val="28"/>
              </w:rPr>
            </w:pPr>
          </w:p>
          <w:p w14:paraId="41307640" w14:textId="77777777" w:rsidR="38F0D787" w:rsidRDefault="38F0D787" w:rsidP="00DB4D7A">
            <w:pPr>
              <w:pStyle w:val="TableParagraph"/>
              <w:spacing w:before="0"/>
              <w:ind w:left="0"/>
              <w:rPr>
                <w:rFonts w:cs="Times New Roman"/>
                <w:b/>
                <w:bCs/>
                <w:sz w:val="28"/>
                <w:szCs w:val="28"/>
              </w:rPr>
            </w:pPr>
          </w:p>
          <w:p w14:paraId="250CF8A0" w14:textId="77777777" w:rsidR="38F0D787" w:rsidRDefault="38F0D787" w:rsidP="00DB4D7A">
            <w:pPr>
              <w:pStyle w:val="TableParagraph"/>
              <w:spacing w:before="1"/>
              <w:ind w:left="0"/>
              <w:rPr>
                <w:rFonts w:cs="Times New Roman"/>
                <w:b/>
                <w:bCs/>
                <w:sz w:val="38"/>
                <w:szCs w:val="38"/>
              </w:rPr>
            </w:pPr>
          </w:p>
          <w:p w14:paraId="03817793" w14:textId="0F50A6EA" w:rsidR="38F0D787" w:rsidRDefault="5037AA26" w:rsidP="00DB4D7A">
            <w:pPr>
              <w:pStyle w:val="TableParagraph"/>
              <w:spacing w:before="0"/>
              <w:ind w:left="0"/>
              <w:jc w:val="center"/>
              <w:rPr>
                <w:rFonts w:cs="Times New Roman"/>
              </w:rPr>
            </w:pPr>
            <w:r w:rsidRPr="078FCCC8">
              <w:rPr>
                <w:rFonts w:cs="Times New Roman"/>
              </w:rPr>
              <w:t>Screenshot</w:t>
            </w:r>
            <w:r w:rsidR="38F0D787" w:rsidRPr="38F0D787">
              <w:rPr>
                <w:rFonts w:cs="Times New Roman"/>
              </w:rPr>
              <w:t>/Mockup:</w:t>
            </w:r>
          </w:p>
        </w:tc>
        <w:tc>
          <w:tcPr>
            <w:tcW w:w="9973" w:type="dxa"/>
          </w:tcPr>
          <w:p w14:paraId="0AFDCAAE" w14:textId="56FCB39A" w:rsidR="38F0D787" w:rsidRDefault="38F0D787" w:rsidP="00DB4D7A">
            <w:pPr>
              <w:pStyle w:val="TableParagraph"/>
              <w:spacing w:before="0"/>
              <w:ind w:left="0"/>
            </w:pPr>
          </w:p>
          <w:p w14:paraId="2CAA3216" w14:textId="0A46DCB9" w:rsidR="55C53A1C" w:rsidRDefault="3589F34E" w:rsidP="00DB4D7A">
            <w:pPr>
              <w:pStyle w:val="TableParagraph"/>
              <w:spacing w:before="0"/>
              <w:ind w:left="0"/>
            </w:pPr>
            <w:r>
              <w:rPr>
                <w:noProof/>
              </w:rPr>
              <w:drawing>
                <wp:inline distT="0" distB="0" distL="0" distR="0" wp14:anchorId="41A20EC5" wp14:editId="2174AC36">
                  <wp:extent cx="6324598" cy="1562100"/>
                  <wp:effectExtent l="0" t="0" r="0" b="0"/>
                  <wp:docPr id="1888059075" name="Picture 9678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85573"/>
                          <pic:cNvPicPr/>
                        </pic:nvPicPr>
                        <pic:blipFill>
                          <a:blip r:embed="rId42">
                            <a:extLst>
                              <a:ext uri="{28A0092B-C50C-407E-A947-70E740481C1C}">
                                <a14:useLocalDpi xmlns:a14="http://schemas.microsoft.com/office/drawing/2010/main" val="0"/>
                              </a:ext>
                            </a:extLst>
                          </a:blip>
                          <a:stretch>
                            <a:fillRect/>
                          </a:stretch>
                        </pic:blipFill>
                        <pic:spPr>
                          <a:xfrm>
                            <a:off x="0" y="0"/>
                            <a:ext cx="6324598" cy="1562100"/>
                          </a:xfrm>
                          <a:prstGeom prst="rect">
                            <a:avLst/>
                          </a:prstGeom>
                        </pic:spPr>
                      </pic:pic>
                    </a:graphicData>
                  </a:graphic>
                </wp:inline>
              </w:drawing>
            </w:r>
          </w:p>
          <w:p w14:paraId="4AF7ACB8" w14:textId="3A1B1F04" w:rsidR="38F0D787" w:rsidRDefault="58B5444F" w:rsidP="00DB4D7A">
            <w:pPr>
              <w:pStyle w:val="TableParagraph"/>
              <w:spacing w:before="0"/>
              <w:ind w:left="0"/>
              <w:rPr>
                <w:i/>
              </w:rPr>
            </w:pPr>
            <w:r w:rsidRPr="2E7A0C8E">
              <w:rPr>
                <w:i/>
              </w:rPr>
              <w:t>Figure 15 Check holds screenshot</w:t>
            </w:r>
            <w:r w:rsidRPr="2E7A0C8E">
              <w:rPr>
                <w:rStyle w:val="EndnoteReference"/>
                <w:i/>
              </w:rPr>
              <w:endnoteReference w:id="2"/>
            </w:r>
          </w:p>
        </w:tc>
      </w:tr>
      <w:tr w:rsidR="38F0D787" w14:paraId="2111F2A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5BC1844" w14:textId="77777777" w:rsidR="38F0D787" w:rsidRDefault="38F0D787" w:rsidP="00DB4D7A">
            <w:pPr>
              <w:pStyle w:val="TableParagraph"/>
              <w:rPr>
                <w:rFonts w:cs="Times New Roman"/>
              </w:rPr>
            </w:pPr>
            <w:r w:rsidRPr="38F0D787">
              <w:rPr>
                <w:rFonts w:cs="Times New Roman"/>
              </w:rPr>
              <w:t>Page Title:</w:t>
            </w:r>
          </w:p>
        </w:tc>
        <w:tc>
          <w:tcPr>
            <w:tcW w:w="9973" w:type="dxa"/>
          </w:tcPr>
          <w:p w14:paraId="422AF990" w14:textId="75CF269C" w:rsidR="38F0D787" w:rsidRDefault="2B37CE95" w:rsidP="51984842">
            <w:pPr>
              <w:pStyle w:val="TableParagraph"/>
              <w:spacing w:line="259" w:lineRule="auto"/>
              <w:rPr>
                <w:rFonts w:cs="Times New Roman"/>
              </w:rPr>
            </w:pPr>
            <w:r w:rsidRPr="5C418178">
              <w:rPr>
                <w:rFonts w:cs="Times New Roman"/>
              </w:rPr>
              <w:t>Check Holds</w:t>
            </w:r>
          </w:p>
        </w:tc>
      </w:tr>
      <w:tr w:rsidR="38F0D787" w14:paraId="7D7D5E20"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C0A938C" w14:textId="77777777" w:rsidR="38F0D787" w:rsidRDefault="38F0D787" w:rsidP="00DB4D7A">
            <w:pPr>
              <w:pStyle w:val="TableParagraph"/>
              <w:rPr>
                <w:rFonts w:cs="Times New Roman"/>
              </w:rPr>
            </w:pPr>
            <w:r w:rsidRPr="38F0D787">
              <w:rPr>
                <w:rFonts w:cs="Times New Roman"/>
              </w:rPr>
              <w:t>Author:</w:t>
            </w:r>
          </w:p>
        </w:tc>
        <w:tc>
          <w:tcPr>
            <w:tcW w:w="9973" w:type="dxa"/>
          </w:tcPr>
          <w:p w14:paraId="1576DD7E" w14:textId="70E2A3A0" w:rsidR="38F0D787" w:rsidRDefault="38F0D787" w:rsidP="00DB4D7A">
            <w:pPr>
              <w:pStyle w:val="TableParagraph"/>
              <w:rPr>
                <w:rFonts w:cs="Times New Roman"/>
              </w:rPr>
            </w:pPr>
            <w:r w:rsidRPr="38F0D787">
              <w:rPr>
                <w:rFonts w:cs="Times New Roman"/>
              </w:rPr>
              <w:t>Team 02</w:t>
            </w:r>
            <w:r w:rsidR="006277CE">
              <w:rPr>
                <w:rFonts w:cs="Times New Roman"/>
              </w:rPr>
              <w:t xml:space="preserve"> </w:t>
            </w:r>
            <w:r w:rsidR="685CD648" w:rsidRPr="5C418178">
              <w:rPr>
                <w:rFonts w:cs="Times New Roman"/>
              </w:rPr>
              <w:t>(Ben Crowe</w:t>
            </w:r>
            <w:r w:rsidR="685CD648" w:rsidRPr="73439DBA">
              <w:rPr>
                <w:rFonts w:cs="Times New Roman"/>
              </w:rPr>
              <w:t>)</w:t>
            </w:r>
          </w:p>
        </w:tc>
      </w:tr>
      <w:tr w:rsidR="38F0D787" w14:paraId="6870116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42604E3" w14:textId="2EDEE739" w:rsidR="38F0D787" w:rsidRDefault="38F0D787" w:rsidP="00DB4D7A">
            <w:pPr>
              <w:pStyle w:val="TableParagraph"/>
              <w:rPr>
                <w:rFonts w:cs="Times New Roman"/>
              </w:rPr>
            </w:pPr>
            <w:r w:rsidRPr="38F0D787">
              <w:rPr>
                <w:rFonts w:cs="Times New Roman"/>
              </w:rPr>
              <w:lastRenderedPageBreak/>
              <w:t>Type:</w:t>
            </w:r>
          </w:p>
        </w:tc>
        <w:tc>
          <w:tcPr>
            <w:tcW w:w="9973" w:type="dxa"/>
          </w:tcPr>
          <w:p w14:paraId="05D6B7D1" w14:textId="401AC4C9" w:rsidR="38F0D787" w:rsidRDefault="68ABE020" w:rsidP="51984842">
            <w:pPr>
              <w:pStyle w:val="TableParagraph"/>
              <w:spacing w:line="259" w:lineRule="auto"/>
              <w:rPr>
                <w:rFonts w:cs="Times New Roman"/>
              </w:rPr>
            </w:pPr>
            <w:r w:rsidRPr="73439DBA">
              <w:rPr>
                <w:rFonts w:cs="Times New Roman"/>
              </w:rPr>
              <w:t>Process</w:t>
            </w:r>
          </w:p>
        </w:tc>
      </w:tr>
      <w:tr w:rsidR="38F0D787" w14:paraId="393B3D9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F1F0C8C" w14:textId="77777777" w:rsidR="38F0D787" w:rsidRDefault="38F0D787" w:rsidP="51984842">
            <w:pPr>
              <w:pStyle w:val="TableParagraph"/>
              <w:spacing w:line="259" w:lineRule="auto"/>
              <w:rPr>
                <w:rFonts w:cs="Times New Roman"/>
              </w:rPr>
            </w:pPr>
            <w:r w:rsidRPr="38F0D787">
              <w:rPr>
                <w:rFonts w:cs="Times New Roman"/>
              </w:rPr>
              <w:t>Purpose:</w:t>
            </w:r>
          </w:p>
        </w:tc>
        <w:tc>
          <w:tcPr>
            <w:tcW w:w="9973" w:type="dxa"/>
          </w:tcPr>
          <w:p w14:paraId="78F6FDFF" w14:textId="3F867619" w:rsidR="38F0D787" w:rsidRDefault="2C0A4439" w:rsidP="51984842">
            <w:pPr>
              <w:pStyle w:val="TableParagraph"/>
              <w:spacing w:line="259" w:lineRule="auto"/>
              <w:rPr>
                <w:rFonts w:cs="Times New Roman"/>
              </w:rPr>
            </w:pPr>
            <w:r w:rsidRPr="35F9215D">
              <w:rPr>
                <w:rFonts w:cs="Times New Roman"/>
              </w:rPr>
              <w:t xml:space="preserve">Check Holds will verify that the student has no holds placed on their registration. This will </w:t>
            </w:r>
            <w:r w:rsidR="69249D54" w:rsidRPr="549763DC">
              <w:rPr>
                <w:rFonts w:cs="Times New Roman"/>
              </w:rPr>
              <w:t>give</w:t>
            </w:r>
            <w:r w:rsidRPr="35F9215D">
              <w:rPr>
                <w:rFonts w:cs="Times New Roman"/>
              </w:rPr>
              <w:t xml:space="preserve"> the ability to have automatic registration as required</w:t>
            </w:r>
            <w:r w:rsidRPr="549763DC">
              <w:rPr>
                <w:rFonts w:cs="Times New Roman"/>
              </w:rPr>
              <w:t xml:space="preserve"> by </w:t>
            </w:r>
            <w:r w:rsidR="2B77F9C4" w:rsidRPr="549763DC">
              <w:rPr>
                <w:rFonts w:cs="Times New Roman"/>
              </w:rPr>
              <w:t>Requirement 45.</w:t>
            </w:r>
          </w:p>
        </w:tc>
      </w:tr>
      <w:tr w:rsidR="38F0D787" w14:paraId="5B607097"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7297458" w14:textId="77777777" w:rsidR="38F0D787" w:rsidRDefault="38F0D787" w:rsidP="00DB4D7A">
            <w:pPr>
              <w:pStyle w:val="TableParagraph"/>
              <w:spacing w:before="87"/>
              <w:rPr>
                <w:rFonts w:cs="Times New Roman"/>
              </w:rPr>
            </w:pPr>
            <w:r w:rsidRPr="38F0D787">
              <w:rPr>
                <w:rFonts w:cs="Times New Roman"/>
              </w:rPr>
              <w:t>Stakeholders:</w:t>
            </w:r>
          </w:p>
          <w:p w14:paraId="74EA15AC" w14:textId="77777777" w:rsidR="38F0D787" w:rsidRDefault="38F0D787" w:rsidP="00DB4D7A">
            <w:pPr>
              <w:pStyle w:val="TableParagraph"/>
              <w:rPr>
                <w:rFonts w:cs="Times New Roman"/>
              </w:rPr>
            </w:pPr>
          </w:p>
        </w:tc>
        <w:tc>
          <w:tcPr>
            <w:tcW w:w="9973" w:type="dxa"/>
          </w:tcPr>
          <w:p w14:paraId="06490E5E" w14:textId="6B64B392" w:rsidR="38F0D787" w:rsidRDefault="38F0D787" w:rsidP="00DB4D7A">
            <w:pPr>
              <w:pStyle w:val="TableParagraph"/>
              <w:rPr>
                <w:rFonts w:cs="Times New Roman"/>
              </w:rPr>
            </w:pPr>
            <w:r w:rsidRPr="38F0D787">
              <w:rPr>
                <w:rFonts w:cs="Times New Roman"/>
              </w:rPr>
              <w:t>Students</w:t>
            </w:r>
          </w:p>
        </w:tc>
      </w:tr>
      <w:tr w:rsidR="38F0D787" w14:paraId="5A2DC1A4"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A5795A9" w14:textId="77777777" w:rsidR="38F0D787" w:rsidRDefault="38F0D787" w:rsidP="00DB4D7A">
            <w:pPr>
              <w:pStyle w:val="TableParagraph"/>
              <w:spacing w:before="84"/>
              <w:rPr>
                <w:rFonts w:cs="Times New Roman"/>
              </w:rPr>
            </w:pPr>
            <w:r w:rsidRPr="38F0D787">
              <w:rPr>
                <w:rFonts w:cs="Times New Roman"/>
              </w:rPr>
              <w:t>Parent User Story:</w:t>
            </w:r>
          </w:p>
        </w:tc>
        <w:tc>
          <w:tcPr>
            <w:tcW w:w="9973" w:type="dxa"/>
          </w:tcPr>
          <w:p w14:paraId="09000B69" w14:textId="37A340ED" w:rsidR="38F0D787" w:rsidRDefault="38F0D787" w:rsidP="00DB4D7A">
            <w:pPr>
              <w:pStyle w:val="TableParagraph"/>
              <w:spacing w:before="84"/>
              <w:rPr>
                <w:rFonts w:cs="Times New Roman"/>
              </w:rPr>
            </w:pPr>
            <w:proofErr w:type="spellStart"/>
            <w:r w:rsidRPr="078FCCC8">
              <w:rPr>
                <w:rFonts w:cs="Times New Roman"/>
              </w:rPr>
              <w:t>GradPlan</w:t>
            </w:r>
            <w:proofErr w:type="spellEnd"/>
          </w:p>
          <w:p w14:paraId="437CF83D" w14:textId="77777777" w:rsidR="38F0D787" w:rsidRDefault="38F0D787" w:rsidP="00DB4D7A">
            <w:pPr>
              <w:pStyle w:val="TableParagraph"/>
              <w:spacing w:before="84"/>
              <w:ind w:left="0"/>
              <w:rPr>
                <w:rFonts w:cs="Times New Roman"/>
              </w:rPr>
            </w:pPr>
          </w:p>
        </w:tc>
      </w:tr>
      <w:tr w:rsidR="38F0D787" w14:paraId="4D49B063"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2CA3150" w14:textId="77777777" w:rsidR="38F0D787" w:rsidRDefault="38F0D787" w:rsidP="00DB4D7A">
            <w:pPr>
              <w:pStyle w:val="TableParagraph"/>
              <w:spacing w:line="259" w:lineRule="auto"/>
              <w:rPr>
                <w:rFonts w:cs="Times New Roman"/>
              </w:rPr>
            </w:pPr>
            <w:r w:rsidRPr="38F0D787">
              <w:rPr>
                <w:rFonts w:cs="Times New Roman"/>
              </w:rPr>
              <w:t>Actor(s)/Persona(s):</w:t>
            </w:r>
          </w:p>
        </w:tc>
        <w:tc>
          <w:tcPr>
            <w:tcW w:w="9973" w:type="dxa"/>
          </w:tcPr>
          <w:p w14:paraId="5EC5951F" w14:textId="6AEA92C8" w:rsidR="38F0D787" w:rsidRDefault="38F0D787" w:rsidP="51984842">
            <w:pPr>
              <w:pStyle w:val="TableParagraph"/>
              <w:spacing w:line="259" w:lineRule="auto"/>
              <w:rPr>
                <w:rFonts w:cs="Times New Roman"/>
              </w:rPr>
            </w:pPr>
            <w:r w:rsidRPr="02E56713">
              <w:rPr>
                <w:rFonts w:cs="Times New Roman"/>
              </w:rPr>
              <w:t>Student</w:t>
            </w:r>
          </w:p>
        </w:tc>
      </w:tr>
      <w:tr w:rsidR="38F0D787" w14:paraId="1DB711D8"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D4B522A" w14:textId="77777777" w:rsidR="38F0D787" w:rsidRDefault="38F0D787" w:rsidP="565AE335">
            <w:pPr>
              <w:pStyle w:val="TableParagraph"/>
              <w:spacing w:line="259" w:lineRule="auto"/>
              <w:rPr>
                <w:rFonts w:cs="Times New Roman"/>
              </w:rPr>
            </w:pPr>
            <w:r w:rsidRPr="38F0D787">
              <w:rPr>
                <w:rFonts w:cs="Times New Roman"/>
              </w:rPr>
              <w:t>Pre-conditions/Product(s) Required:</w:t>
            </w:r>
          </w:p>
          <w:p w14:paraId="128658F0" w14:textId="77777777" w:rsidR="38F0D787" w:rsidRDefault="38F0D787" w:rsidP="00DB4D7A">
            <w:pPr>
              <w:pStyle w:val="TableParagraph"/>
              <w:rPr>
                <w:rFonts w:cs="Times New Roman"/>
              </w:rPr>
            </w:pPr>
          </w:p>
        </w:tc>
        <w:tc>
          <w:tcPr>
            <w:tcW w:w="9973" w:type="dxa"/>
          </w:tcPr>
          <w:p w14:paraId="46960E02" w14:textId="773F5553" w:rsidR="000F0E1D" w:rsidRDefault="5F7C8523" w:rsidP="00DB4D7A">
            <w:pPr>
              <w:pStyle w:val="TableParagraph"/>
              <w:numPr>
                <w:ilvl w:val="0"/>
                <w:numId w:val="15"/>
              </w:numPr>
              <w:rPr>
                <w:rFonts w:asciiTheme="minorHAnsi" w:eastAsiaTheme="minorEastAsia" w:hAnsiTheme="minorHAnsi" w:cstheme="minorBidi"/>
                <w:szCs w:val="24"/>
              </w:rPr>
            </w:pPr>
            <w:r w:rsidRPr="2135F9CD">
              <w:rPr>
                <w:rFonts w:cs="Times New Roman"/>
              </w:rPr>
              <w:t xml:space="preserve">The user must be logged </w:t>
            </w:r>
            <w:r w:rsidRPr="1B716801">
              <w:rPr>
                <w:rFonts w:cs="Times New Roman"/>
              </w:rPr>
              <w:t>into the system.</w:t>
            </w:r>
          </w:p>
          <w:p w14:paraId="2D72BC10" w14:textId="7BDCB9E3" w:rsidR="38F0D787" w:rsidRDefault="3419BC24" w:rsidP="078FCCC8">
            <w:pPr>
              <w:pStyle w:val="TableParagraph"/>
              <w:ind w:left="720"/>
              <w:rPr>
                <w:rFonts w:cs="Times New Roman"/>
              </w:rPr>
            </w:pPr>
            <w:r w:rsidRPr="283D9367">
              <w:rPr>
                <w:rFonts w:cs="Times New Roman"/>
              </w:rPr>
              <w:t>One of the following must be true.</w:t>
            </w:r>
          </w:p>
          <w:p w14:paraId="409C9632" w14:textId="13D9B0A8" w:rsidR="38F0D787" w:rsidRDefault="5F7C8523" w:rsidP="00DB4D7A">
            <w:pPr>
              <w:pStyle w:val="TableParagraph"/>
              <w:numPr>
                <w:ilvl w:val="0"/>
                <w:numId w:val="15"/>
              </w:numPr>
            </w:pPr>
            <w:r w:rsidRPr="4EC8F60D">
              <w:rPr>
                <w:rFonts w:cs="Times New Roman"/>
              </w:rPr>
              <w:t xml:space="preserve">The user must </w:t>
            </w:r>
            <w:r w:rsidR="6E2EE602" w:rsidRPr="4EC8F60D">
              <w:rPr>
                <w:rFonts w:cs="Times New Roman"/>
              </w:rPr>
              <w:t>be</w:t>
            </w:r>
            <w:r w:rsidRPr="4EC8F60D">
              <w:rPr>
                <w:rFonts w:cs="Times New Roman"/>
              </w:rPr>
              <w:t xml:space="preserve"> </w:t>
            </w:r>
            <w:r w:rsidR="6E2EE602" w:rsidRPr="4EC8F60D">
              <w:rPr>
                <w:rFonts w:cs="Times New Roman"/>
              </w:rPr>
              <w:t>in the process of selecting new courses</w:t>
            </w:r>
            <w:r w:rsidR="3D59A274" w:rsidRPr="281F04A6">
              <w:rPr>
                <w:rFonts w:cs="Times New Roman"/>
              </w:rPr>
              <w:t xml:space="preserve"> during registration</w:t>
            </w:r>
            <w:r w:rsidR="6E2EE602" w:rsidRPr="4EC8F60D">
              <w:rPr>
                <w:rFonts w:cs="Times New Roman"/>
              </w:rPr>
              <w:t>.</w:t>
            </w:r>
          </w:p>
          <w:p w14:paraId="4006E003" w14:textId="55D2579B" w:rsidR="38F0D787" w:rsidRDefault="5F7C8523" w:rsidP="51984842">
            <w:pPr>
              <w:pStyle w:val="TableParagraph"/>
              <w:numPr>
                <w:ilvl w:val="0"/>
                <w:numId w:val="15"/>
              </w:numPr>
            </w:pPr>
            <w:r w:rsidRPr="1B716801">
              <w:rPr>
                <w:rFonts w:cs="Times New Roman"/>
              </w:rPr>
              <w:t>The user must have automatic</w:t>
            </w:r>
            <w:r w:rsidR="0CC8B1E8" w:rsidRPr="283D9367">
              <w:rPr>
                <w:rFonts w:cs="Times New Roman"/>
              </w:rPr>
              <w:t xml:space="preserve"> registration </w:t>
            </w:r>
            <w:r w:rsidR="0CC8B1E8" w:rsidRPr="4AA4EBCD">
              <w:rPr>
                <w:rFonts w:cs="Times New Roman"/>
              </w:rPr>
              <w:t>enabled.</w:t>
            </w:r>
          </w:p>
        </w:tc>
      </w:tr>
      <w:tr w:rsidR="38F0D787" w14:paraId="3F636B4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953E574" w14:textId="77777777" w:rsidR="38F0D787" w:rsidRDefault="38F0D787" w:rsidP="565AE335">
            <w:pPr>
              <w:pStyle w:val="TableParagraph"/>
              <w:spacing w:line="259" w:lineRule="auto"/>
              <w:rPr>
                <w:rFonts w:cs="Times New Roman"/>
              </w:rPr>
            </w:pPr>
            <w:r w:rsidRPr="38F0D787">
              <w:rPr>
                <w:rFonts w:cs="Times New Roman"/>
              </w:rPr>
              <w:t>Post-conditions/Product(s) Produced:</w:t>
            </w:r>
          </w:p>
        </w:tc>
        <w:tc>
          <w:tcPr>
            <w:tcW w:w="9973" w:type="dxa"/>
          </w:tcPr>
          <w:p w14:paraId="5002DBAB" w14:textId="7C6FDE74" w:rsidR="38F0D787" w:rsidRDefault="0C7951C9" w:rsidP="00DB4D7A">
            <w:pPr>
              <w:pStyle w:val="TableParagraph"/>
              <w:spacing w:before="84" w:line="259" w:lineRule="auto"/>
            </w:pPr>
            <w:r w:rsidRPr="4AA4EBCD">
              <w:rPr>
                <w:rFonts w:cs="Times New Roman"/>
              </w:rPr>
              <w:t xml:space="preserve">The user will be able to be registered for their chosen courses without </w:t>
            </w:r>
            <w:r w:rsidRPr="0D89E83C">
              <w:rPr>
                <w:rFonts w:cs="Times New Roman"/>
              </w:rPr>
              <w:t>further action. A student will not be able to register for a course when they have a hold.</w:t>
            </w:r>
          </w:p>
        </w:tc>
      </w:tr>
      <w:tr w:rsidR="38F0D787" w14:paraId="378A7D23"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305BDD7" w14:textId="77777777" w:rsidR="38F0D787" w:rsidRDefault="38F0D787" w:rsidP="00DB4D7A">
            <w:pPr>
              <w:pStyle w:val="TableParagraph"/>
              <w:rPr>
                <w:rFonts w:cs="Times New Roman"/>
              </w:rPr>
            </w:pPr>
            <w:r w:rsidRPr="38F0D787">
              <w:rPr>
                <w:rFonts w:cs="Times New Roman"/>
              </w:rPr>
              <w:t>Links:</w:t>
            </w:r>
          </w:p>
          <w:p w14:paraId="7FD0DA78" w14:textId="77777777" w:rsidR="38F0D787" w:rsidRDefault="38F0D787" w:rsidP="00DB4D7A">
            <w:pPr>
              <w:pStyle w:val="TableParagraph"/>
              <w:spacing w:line="259" w:lineRule="auto"/>
              <w:rPr>
                <w:rFonts w:cs="Times New Roman"/>
              </w:rPr>
            </w:pPr>
          </w:p>
        </w:tc>
        <w:tc>
          <w:tcPr>
            <w:tcW w:w="9973" w:type="dxa"/>
          </w:tcPr>
          <w:p w14:paraId="0B1B664E" w14:textId="5A834368" w:rsidR="38F0D787" w:rsidRDefault="38F0D787" w:rsidP="565AE335">
            <w:pPr>
              <w:pStyle w:val="TableParagraph"/>
              <w:spacing w:line="259" w:lineRule="auto"/>
              <w:rPr>
                <w:rFonts w:cs="Times New Roman"/>
              </w:rPr>
            </w:pPr>
            <w:r w:rsidRPr="38F0D787">
              <w:rPr>
                <w:rFonts w:cs="Times New Roman"/>
              </w:rPr>
              <w:t>None</w:t>
            </w:r>
          </w:p>
        </w:tc>
      </w:tr>
      <w:tr w:rsidR="38F0D787" w14:paraId="076E799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2416137" w14:textId="77777777" w:rsidR="38F0D787" w:rsidRDefault="38F0D787" w:rsidP="00DB4D7A">
            <w:pPr>
              <w:pStyle w:val="TableParagraph"/>
              <w:rPr>
                <w:rFonts w:cs="Times New Roman"/>
              </w:rPr>
            </w:pPr>
            <w:r w:rsidRPr="38F0D787">
              <w:rPr>
                <w:rFonts w:cs="Times New Roman"/>
              </w:rPr>
              <w:t>SRS Document</w:t>
            </w:r>
          </w:p>
          <w:p w14:paraId="12835BDC" w14:textId="77777777" w:rsidR="38F0D787" w:rsidRDefault="38F0D787" w:rsidP="00DB4D7A">
            <w:pPr>
              <w:pStyle w:val="TableParagraph"/>
              <w:spacing w:line="259" w:lineRule="auto"/>
              <w:rPr>
                <w:rFonts w:cs="Times New Roman"/>
              </w:rPr>
            </w:pPr>
          </w:p>
        </w:tc>
        <w:tc>
          <w:tcPr>
            <w:tcW w:w="9973" w:type="dxa"/>
          </w:tcPr>
          <w:p w14:paraId="58989D84" w14:textId="0110C77A" w:rsidR="38F0D787" w:rsidRDefault="38F0D787" w:rsidP="00DB4D7A">
            <w:pPr>
              <w:pStyle w:val="TableParagraph"/>
              <w:rPr>
                <w:rFonts w:ascii="Times" w:eastAsia="Times" w:hAnsi="Times" w:cs="Times"/>
              </w:rPr>
            </w:pPr>
            <w:r w:rsidRPr="38F0D787">
              <w:rPr>
                <w:rFonts w:ascii="Times" w:eastAsia="Times" w:hAnsi="Times" w:cs="Times"/>
              </w:rPr>
              <w:t xml:space="preserve">REQ – </w:t>
            </w:r>
            <w:r w:rsidR="5C418178" w:rsidRPr="75AA9E11">
              <w:rPr>
                <w:rFonts w:ascii="Times" w:eastAsia="Times" w:hAnsi="Times" w:cs="Times"/>
              </w:rPr>
              <w:t>4</w:t>
            </w:r>
            <w:r w:rsidR="2E42B382" w:rsidRPr="75AA9E11">
              <w:rPr>
                <w:rFonts w:ascii="Times" w:eastAsia="Times" w:hAnsi="Times" w:cs="Times"/>
              </w:rPr>
              <w:t>5</w:t>
            </w:r>
          </w:p>
        </w:tc>
      </w:tr>
      <w:tr w:rsidR="38F0D787" w14:paraId="74D915C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825B6BE" w14:textId="77777777" w:rsidR="38F0D787" w:rsidRDefault="38F0D787" w:rsidP="565AE335">
            <w:pPr>
              <w:pStyle w:val="TableParagraph"/>
              <w:spacing w:line="259" w:lineRule="auto"/>
              <w:rPr>
                <w:rFonts w:cs="Times New Roman"/>
              </w:rPr>
            </w:pPr>
            <w:r w:rsidRPr="38F0D787">
              <w:rPr>
                <w:rFonts w:cs="Times New Roman"/>
              </w:rPr>
              <w:t>Description/Notes:</w:t>
            </w:r>
          </w:p>
          <w:p w14:paraId="7FF7E0CA" w14:textId="77777777" w:rsidR="38F0D787" w:rsidRDefault="38F0D787" w:rsidP="00DB4D7A">
            <w:pPr>
              <w:pStyle w:val="TableParagraph"/>
              <w:spacing w:line="259" w:lineRule="auto"/>
              <w:rPr>
                <w:rFonts w:cs="Times New Roman"/>
              </w:rPr>
            </w:pPr>
          </w:p>
        </w:tc>
        <w:tc>
          <w:tcPr>
            <w:tcW w:w="9973" w:type="dxa"/>
          </w:tcPr>
          <w:p w14:paraId="51C392D1" w14:textId="46ACF7AE" w:rsidR="007E0F46" w:rsidRPr="007E0F46" w:rsidRDefault="299735F8" w:rsidP="078FCCC8">
            <w:pPr>
              <w:spacing w:before="240" w:after="240"/>
              <w:ind w:left="360" w:hanging="7"/>
              <w:jc w:val="both"/>
              <w:rPr>
                <w:rFonts w:eastAsia="Times New Roman" w:cs="Times New Roman"/>
                <w:lang w:bidi="ar-SA"/>
              </w:rPr>
            </w:pPr>
            <w:r w:rsidRPr="0C639F7E">
              <w:rPr>
                <w:rFonts w:eastAsia="Times New Roman" w:cs="Times New Roman"/>
                <w:lang w:bidi="ar-SA"/>
              </w:rPr>
              <w:t>Check</w:t>
            </w:r>
            <w:r w:rsidR="032D1D86" w:rsidRPr="0C639F7E">
              <w:rPr>
                <w:rFonts w:eastAsia="Times New Roman" w:cs="Times New Roman"/>
                <w:lang w:bidi="ar-SA"/>
              </w:rPr>
              <w:t xml:space="preserve"> Hold</w:t>
            </w:r>
            <w:r w:rsidR="41AF0A79" w:rsidRPr="0C639F7E">
              <w:rPr>
                <w:rFonts w:eastAsia="Times New Roman" w:cs="Times New Roman"/>
                <w:lang w:bidi="ar-SA"/>
              </w:rPr>
              <w:t>s</w:t>
            </w:r>
            <w:r w:rsidR="032D1D86" w:rsidRPr="091349AD">
              <w:rPr>
                <w:rFonts w:eastAsia="Times New Roman" w:cs="Times New Roman"/>
                <w:lang w:bidi="ar-SA"/>
              </w:rPr>
              <w:t xml:space="preserve"> will be utilized in one of two situations </w:t>
            </w:r>
            <w:r w:rsidR="032D1D86" w:rsidRPr="359E5FC3">
              <w:rPr>
                <w:rFonts w:eastAsia="Times New Roman" w:cs="Times New Roman"/>
                <w:lang w:bidi="ar-SA"/>
              </w:rPr>
              <w:t>during the open registration timeframe.</w:t>
            </w:r>
          </w:p>
          <w:p w14:paraId="12DAE289" w14:textId="2C50B99D" w:rsidR="7D8F21B0" w:rsidRDefault="686D363F" w:rsidP="00FE63FB">
            <w:pPr>
              <w:pStyle w:val="ListParagraph"/>
              <w:numPr>
                <w:ilvl w:val="0"/>
                <w:numId w:val="48"/>
              </w:numPr>
              <w:spacing w:before="240" w:after="240"/>
              <w:jc w:val="both"/>
              <w:rPr>
                <w:rFonts w:asciiTheme="minorHAnsi" w:eastAsiaTheme="minorEastAsia" w:hAnsiTheme="minorHAnsi" w:cstheme="minorBidi"/>
                <w:szCs w:val="24"/>
                <w:lang w:bidi="ar-SA"/>
              </w:rPr>
            </w:pPr>
            <w:r w:rsidRPr="078FCCC8">
              <w:rPr>
                <w:rFonts w:eastAsia="Times New Roman" w:cs="Times New Roman"/>
                <w:lang w:bidi="ar-SA"/>
              </w:rPr>
              <w:t xml:space="preserve">A </w:t>
            </w:r>
            <w:r w:rsidR="773674CF" w:rsidRPr="078FCCC8">
              <w:rPr>
                <w:rFonts w:eastAsia="Times New Roman" w:cs="Times New Roman"/>
                <w:lang w:bidi="ar-SA"/>
              </w:rPr>
              <w:t>user</w:t>
            </w:r>
            <w:r w:rsidRPr="078FCCC8">
              <w:rPr>
                <w:rFonts w:eastAsia="Times New Roman" w:cs="Times New Roman"/>
                <w:lang w:bidi="ar-SA"/>
              </w:rPr>
              <w:t xml:space="preserve"> has an approved graduation planned filled out. Courses have been chosen for every semester in advance.</w:t>
            </w:r>
          </w:p>
          <w:p w14:paraId="08C7599B" w14:textId="4FBD6A20" w:rsidR="7D8F21B0" w:rsidRDefault="4616B016" w:rsidP="00FE63FB">
            <w:pPr>
              <w:pStyle w:val="ListParagraph"/>
              <w:numPr>
                <w:ilvl w:val="1"/>
                <w:numId w:val="48"/>
              </w:numPr>
              <w:spacing w:before="240" w:after="240"/>
              <w:jc w:val="both"/>
              <w:rPr>
                <w:szCs w:val="24"/>
                <w:lang w:bidi="ar-SA"/>
              </w:rPr>
            </w:pPr>
            <w:r w:rsidRPr="078FCCC8">
              <w:rPr>
                <w:rFonts w:eastAsia="Times New Roman" w:cs="Times New Roman"/>
                <w:lang w:bidi="ar-SA"/>
              </w:rPr>
              <w:lastRenderedPageBreak/>
              <w:t>The user has selected automatic registration.</w:t>
            </w:r>
          </w:p>
          <w:p w14:paraId="085F106F" w14:textId="4227C270" w:rsidR="7D8F21B0" w:rsidRDefault="4616B016" w:rsidP="00FE63FB">
            <w:pPr>
              <w:pStyle w:val="ListParagraph"/>
              <w:numPr>
                <w:ilvl w:val="1"/>
                <w:numId w:val="48"/>
              </w:numPr>
              <w:spacing w:before="240" w:after="240"/>
              <w:jc w:val="both"/>
              <w:rPr>
                <w:szCs w:val="24"/>
                <w:lang w:bidi="ar-SA"/>
              </w:rPr>
            </w:pPr>
            <w:r w:rsidRPr="078FCCC8">
              <w:rPr>
                <w:rFonts w:eastAsia="Times New Roman" w:cs="Times New Roman"/>
                <w:lang w:bidi="ar-SA"/>
              </w:rPr>
              <w:t xml:space="preserve">Check holds will be </w:t>
            </w:r>
            <w:r w:rsidR="20486F41" w:rsidRPr="078FCCC8">
              <w:rPr>
                <w:rFonts w:eastAsia="Times New Roman" w:cs="Times New Roman"/>
                <w:lang w:bidi="ar-SA"/>
              </w:rPr>
              <w:t>called to verify the user(student) has no holds placed on their registration.</w:t>
            </w:r>
          </w:p>
          <w:p w14:paraId="2405E4D3" w14:textId="6C72D235" w:rsidR="7D8F21B0" w:rsidRDefault="209A9153" w:rsidP="00FE63FB">
            <w:pPr>
              <w:pStyle w:val="ListParagraph"/>
              <w:numPr>
                <w:ilvl w:val="1"/>
                <w:numId w:val="48"/>
              </w:numPr>
              <w:spacing w:before="240" w:after="240"/>
              <w:jc w:val="both"/>
              <w:rPr>
                <w:szCs w:val="24"/>
                <w:lang w:bidi="ar-SA"/>
              </w:rPr>
            </w:pPr>
            <w:r w:rsidRPr="078FCCC8">
              <w:rPr>
                <w:rFonts w:eastAsia="Times New Roman" w:cs="Times New Roman"/>
                <w:lang w:bidi="ar-SA"/>
              </w:rPr>
              <w:t xml:space="preserve">If there is a hold the user will receive a warning and will not be able to </w:t>
            </w:r>
            <w:r w:rsidR="44AE9C6C" w:rsidRPr="078FCCC8">
              <w:rPr>
                <w:rFonts w:eastAsia="Times New Roman" w:cs="Times New Roman"/>
                <w:lang w:bidi="ar-SA"/>
              </w:rPr>
              <w:t>continue with automatic registration until it is cleared.</w:t>
            </w:r>
          </w:p>
          <w:p w14:paraId="1D8F1C49" w14:textId="708F1A77" w:rsidR="7D8F21B0" w:rsidRDefault="43AA33BD" w:rsidP="00FE63FB">
            <w:pPr>
              <w:pStyle w:val="ListParagraph"/>
              <w:numPr>
                <w:ilvl w:val="1"/>
                <w:numId w:val="48"/>
              </w:numPr>
              <w:spacing w:before="240" w:after="240"/>
              <w:jc w:val="both"/>
              <w:rPr>
                <w:szCs w:val="24"/>
                <w:lang w:bidi="ar-SA"/>
              </w:rPr>
            </w:pPr>
            <w:r w:rsidRPr="078FCCC8">
              <w:rPr>
                <w:rFonts w:eastAsia="Times New Roman" w:cs="Times New Roman"/>
                <w:lang w:bidi="ar-SA"/>
              </w:rPr>
              <w:t>If there are no holds the user will be registered for the classes in the upcoming semester without any further input by the user.</w:t>
            </w:r>
          </w:p>
          <w:p w14:paraId="5C746C78" w14:textId="6D007EE6" w:rsidR="7D8F21B0" w:rsidRDefault="7D8F21B0" w:rsidP="00FE63FB">
            <w:pPr>
              <w:pStyle w:val="ListParagraph"/>
              <w:numPr>
                <w:ilvl w:val="1"/>
                <w:numId w:val="47"/>
              </w:numPr>
              <w:spacing w:before="240" w:after="240"/>
              <w:jc w:val="both"/>
              <w:rPr>
                <w:szCs w:val="24"/>
                <w:lang w:bidi="ar-SA"/>
              </w:rPr>
            </w:pPr>
            <w:r w:rsidRPr="58CAC7E9">
              <w:rPr>
                <w:rFonts w:eastAsia="Times New Roman" w:cs="Times New Roman"/>
                <w:lang w:bidi="ar-SA"/>
              </w:rPr>
              <w:t>The user will receive a message that they have registered for the specified classes.</w:t>
            </w:r>
          </w:p>
          <w:p w14:paraId="51638FF4" w14:textId="087E71AE" w:rsidR="118841BC" w:rsidRDefault="7676593F" w:rsidP="00FE63FB">
            <w:pPr>
              <w:pStyle w:val="ListParagraph"/>
              <w:numPr>
                <w:ilvl w:val="0"/>
                <w:numId w:val="48"/>
              </w:numPr>
              <w:spacing w:before="240" w:after="240"/>
              <w:jc w:val="both"/>
              <w:rPr>
                <w:rFonts w:asciiTheme="minorHAnsi" w:eastAsiaTheme="minorEastAsia" w:hAnsiTheme="minorHAnsi" w:cstheme="minorBidi"/>
                <w:szCs w:val="24"/>
                <w:lang w:bidi="ar-SA"/>
              </w:rPr>
            </w:pPr>
            <w:r w:rsidRPr="078FCCC8">
              <w:rPr>
                <w:rFonts w:eastAsia="Times New Roman" w:cs="Times New Roman"/>
                <w:lang w:bidi="ar-SA"/>
              </w:rPr>
              <w:t>A user does not have a graduation plan filled out but chooses to use the grad planner to register for classes.</w:t>
            </w:r>
          </w:p>
          <w:p w14:paraId="7358C755" w14:textId="1CAC0D3D" w:rsidR="118841BC" w:rsidRDefault="7676593F" w:rsidP="00FE63FB">
            <w:pPr>
              <w:pStyle w:val="ListParagraph"/>
              <w:numPr>
                <w:ilvl w:val="1"/>
                <w:numId w:val="48"/>
              </w:numPr>
              <w:spacing w:before="240" w:after="240"/>
              <w:jc w:val="both"/>
              <w:rPr>
                <w:szCs w:val="24"/>
                <w:lang w:bidi="ar-SA"/>
              </w:rPr>
            </w:pPr>
            <w:r w:rsidRPr="078FCCC8">
              <w:rPr>
                <w:rFonts w:eastAsia="Times New Roman" w:cs="Times New Roman"/>
                <w:lang w:bidi="ar-SA"/>
              </w:rPr>
              <w:t xml:space="preserve">Check holds is called when a user (student) selects a course(s) </w:t>
            </w:r>
            <w:r w:rsidR="4FD5EA5D" w:rsidRPr="078FCCC8">
              <w:rPr>
                <w:rFonts w:eastAsia="Times New Roman" w:cs="Times New Roman"/>
                <w:lang w:bidi="ar-SA"/>
              </w:rPr>
              <w:t xml:space="preserve">from the grad planner </w:t>
            </w:r>
            <w:r w:rsidR="449794E7" w:rsidRPr="078FCCC8">
              <w:rPr>
                <w:rFonts w:eastAsia="Times New Roman" w:cs="Times New Roman"/>
                <w:lang w:bidi="ar-SA"/>
              </w:rPr>
              <w:t>during their registration period.</w:t>
            </w:r>
          </w:p>
          <w:p w14:paraId="79527528" w14:textId="4E73E967" w:rsidR="118841BC" w:rsidRDefault="34088F74" w:rsidP="00FE63FB">
            <w:pPr>
              <w:pStyle w:val="ListParagraph"/>
              <w:numPr>
                <w:ilvl w:val="1"/>
                <w:numId w:val="48"/>
              </w:numPr>
              <w:spacing w:before="240" w:after="240"/>
              <w:jc w:val="both"/>
              <w:rPr>
                <w:szCs w:val="24"/>
                <w:lang w:bidi="ar-SA"/>
              </w:rPr>
            </w:pPr>
            <w:r w:rsidRPr="078FCCC8">
              <w:rPr>
                <w:rFonts w:eastAsia="Times New Roman" w:cs="Times New Roman"/>
                <w:lang w:bidi="ar-SA"/>
              </w:rPr>
              <w:t>If there is a hold the user will receive a warning and will not be able to continue with registration until it is cleared.</w:t>
            </w:r>
          </w:p>
          <w:p w14:paraId="4D591337" w14:textId="27B6CDD5" w:rsidR="118841BC" w:rsidRDefault="34088F74" w:rsidP="00FE63FB">
            <w:pPr>
              <w:pStyle w:val="ListParagraph"/>
              <w:numPr>
                <w:ilvl w:val="1"/>
                <w:numId w:val="48"/>
              </w:numPr>
              <w:spacing w:before="240" w:after="240"/>
              <w:jc w:val="both"/>
              <w:rPr>
                <w:szCs w:val="24"/>
                <w:lang w:bidi="ar-SA"/>
              </w:rPr>
            </w:pPr>
            <w:r w:rsidRPr="078FCCC8">
              <w:rPr>
                <w:rFonts w:eastAsia="Times New Roman" w:cs="Times New Roman"/>
                <w:lang w:bidi="ar-SA"/>
              </w:rPr>
              <w:t>If there are no holds the user will be registered for the classes in the upcoming semester.</w:t>
            </w:r>
          </w:p>
          <w:p w14:paraId="45A79896" w14:textId="7F263C6F" w:rsidR="118841BC" w:rsidRDefault="34088F74" w:rsidP="00FE63FB">
            <w:pPr>
              <w:pStyle w:val="ListParagraph"/>
              <w:numPr>
                <w:ilvl w:val="1"/>
                <w:numId w:val="47"/>
              </w:numPr>
              <w:spacing w:before="240" w:after="240"/>
              <w:jc w:val="both"/>
              <w:rPr>
                <w:szCs w:val="24"/>
                <w:lang w:bidi="ar-SA"/>
              </w:rPr>
            </w:pPr>
            <w:r w:rsidRPr="58CAC7E9">
              <w:rPr>
                <w:rFonts w:eastAsia="Times New Roman" w:cs="Times New Roman"/>
                <w:lang w:bidi="ar-SA"/>
              </w:rPr>
              <w:t>The user will receive a message that they have registered for the specified classes.</w:t>
            </w:r>
          </w:p>
          <w:p w14:paraId="29666B7D" w14:textId="5EDC5684" w:rsidR="38F0D787" w:rsidRDefault="38F0D787" w:rsidP="00DB4D7A">
            <w:pPr>
              <w:pStyle w:val="TableParagraph"/>
              <w:rPr>
                <w:rFonts w:cs="Times New Roman"/>
              </w:rPr>
            </w:pPr>
          </w:p>
        </w:tc>
      </w:tr>
    </w:tbl>
    <w:p w14:paraId="614E0521" w14:textId="72BC9EB1" w:rsidR="004B0517" w:rsidRDefault="004B0517" w:rsidP="078FCCC8"/>
    <w:p w14:paraId="4ACAA0FD" w14:textId="77777777" w:rsidR="001838CC" w:rsidRDefault="001838CC" w:rsidP="001838CC">
      <w:pPr>
        <w:pStyle w:val="ListParagraph"/>
      </w:pPr>
    </w:p>
    <w:p w14:paraId="697084E0" w14:textId="77777777" w:rsidR="00577FC2" w:rsidRDefault="00577FC2" w:rsidP="001B5238">
      <w:pPr>
        <w:pStyle w:val="BodyText"/>
      </w:pPr>
    </w:p>
    <w:p w14:paraId="39AD43F7" w14:textId="77777777" w:rsidR="00577FC2" w:rsidRDefault="304790B4" w:rsidP="002C0368">
      <w:pPr>
        <w:pStyle w:val="NoSpacing"/>
      </w:pPr>
      <w:r w:rsidRPr="2E7A0C8E">
        <w:t xml:space="preserve"> </w:t>
      </w:r>
      <w:bookmarkStart w:id="55" w:name="_Toc46337670"/>
    </w:p>
    <w:p w14:paraId="14C228E0" w14:textId="77777777" w:rsidR="00577FC2" w:rsidRDefault="00577FC2" w:rsidP="002C0368">
      <w:pPr>
        <w:pStyle w:val="NoSpacing"/>
      </w:pPr>
    </w:p>
    <w:p w14:paraId="71C16015" w14:textId="77777777" w:rsidR="002C0368" w:rsidRDefault="002C0368" w:rsidP="002C0368">
      <w:pPr>
        <w:pStyle w:val="ListParagraph"/>
      </w:pPr>
    </w:p>
    <w:p w14:paraId="05DB8091" w14:textId="77777777" w:rsidR="002C0368" w:rsidRDefault="002C0368" w:rsidP="002C0368">
      <w:pPr>
        <w:pStyle w:val="NoSpacing"/>
      </w:pPr>
    </w:p>
    <w:p w14:paraId="394A6312" w14:textId="77777777" w:rsidR="002C0368" w:rsidRDefault="002C0368" w:rsidP="002C0368">
      <w:pPr>
        <w:pStyle w:val="BodyText"/>
      </w:pPr>
    </w:p>
    <w:p w14:paraId="000848EF" w14:textId="77777777" w:rsidR="002C0368" w:rsidRDefault="002C0368" w:rsidP="002C0368">
      <w:pPr>
        <w:pStyle w:val="BodyText"/>
      </w:pPr>
    </w:p>
    <w:p w14:paraId="0B99D068" w14:textId="77777777" w:rsidR="002C0368" w:rsidRDefault="002C0368" w:rsidP="002C0368">
      <w:pPr>
        <w:pStyle w:val="BodyText"/>
      </w:pPr>
    </w:p>
    <w:p w14:paraId="036A74ED" w14:textId="77777777" w:rsidR="002C0368" w:rsidRDefault="002C0368" w:rsidP="002C0368">
      <w:pPr>
        <w:pStyle w:val="BodyText"/>
      </w:pPr>
    </w:p>
    <w:p w14:paraId="75B3ABF3" w14:textId="77777777" w:rsidR="002C0368" w:rsidRDefault="002C0368" w:rsidP="002C0368">
      <w:pPr>
        <w:pStyle w:val="BodyText"/>
      </w:pPr>
    </w:p>
    <w:p w14:paraId="77557776" w14:textId="77777777" w:rsidR="002C0368" w:rsidRDefault="002C0368" w:rsidP="002C0368">
      <w:pPr>
        <w:pStyle w:val="BodyText"/>
      </w:pPr>
    </w:p>
    <w:p w14:paraId="19EB965A" w14:textId="77777777" w:rsidR="00B0170C" w:rsidRPr="00B0170C" w:rsidRDefault="00B0170C" w:rsidP="00B0170C">
      <w:pPr>
        <w:ind w:left="0"/>
      </w:pPr>
    </w:p>
    <w:p w14:paraId="3FAFEB60" w14:textId="77777777" w:rsidR="00B0170C" w:rsidRDefault="00B0170C" w:rsidP="00B0170C">
      <w:pPr>
        <w:pStyle w:val="NoSpacing"/>
        <w:ind w:left="0"/>
      </w:pPr>
    </w:p>
    <w:p w14:paraId="6D3979E0" w14:textId="77777777" w:rsidR="00AE116A" w:rsidRDefault="00AE116A" w:rsidP="00B0170C">
      <w:pPr>
        <w:pStyle w:val="NoSpacing"/>
        <w:ind w:left="0"/>
      </w:pPr>
    </w:p>
    <w:p w14:paraId="577F61C2" w14:textId="77777777" w:rsidR="00AE116A" w:rsidRDefault="00AE116A" w:rsidP="00B0170C">
      <w:pPr>
        <w:pStyle w:val="NoSpacing"/>
        <w:ind w:left="0"/>
      </w:pPr>
    </w:p>
    <w:p w14:paraId="52405477" w14:textId="77777777" w:rsidR="00AE116A" w:rsidRDefault="00AE116A" w:rsidP="00B0170C">
      <w:pPr>
        <w:pStyle w:val="NoSpacing"/>
        <w:ind w:left="0"/>
      </w:pPr>
    </w:p>
    <w:p w14:paraId="40257D30" w14:textId="77777777" w:rsidR="00AE116A" w:rsidRDefault="00AE116A" w:rsidP="00B0170C">
      <w:pPr>
        <w:pStyle w:val="NoSpacing"/>
        <w:ind w:left="0"/>
      </w:pPr>
    </w:p>
    <w:p w14:paraId="3843BEC5" w14:textId="77777777" w:rsidR="00AE116A" w:rsidRDefault="00AE116A" w:rsidP="00B0170C">
      <w:pPr>
        <w:pStyle w:val="NoSpacing"/>
        <w:ind w:left="0"/>
      </w:pPr>
    </w:p>
    <w:p w14:paraId="3296008C" w14:textId="77777777" w:rsidR="00AE116A" w:rsidRDefault="00AE116A" w:rsidP="00B0170C">
      <w:pPr>
        <w:pStyle w:val="NoSpacing"/>
        <w:ind w:left="0"/>
      </w:pPr>
    </w:p>
    <w:p w14:paraId="6D9957C5" w14:textId="77777777" w:rsidR="00AE116A" w:rsidRDefault="00AE116A" w:rsidP="00B0170C">
      <w:pPr>
        <w:pStyle w:val="NoSpacing"/>
        <w:ind w:left="0"/>
      </w:pPr>
    </w:p>
    <w:p w14:paraId="757F315C" w14:textId="77777777" w:rsidR="00AE116A" w:rsidRDefault="00AE116A" w:rsidP="00B0170C">
      <w:pPr>
        <w:pStyle w:val="NoSpacing"/>
        <w:ind w:left="0"/>
      </w:pPr>
    </w:p>
    <w:p w14:paraId="26109AAB" w14:textId="77777777" w:rsidR="00AE116A" w:rsidRDefault="00AE116A" w:rsidP="00B0170C">
      <w:pPr>
        <w:pStyle w:val="NoSpacing"/>
        <w:ind w:left="0"/>
      </w:pPr>
    </w:p>
    <w:p w14:paraId="3586D473" w14:textId="77777777" w:rsidR="00AE116A" w:rsidRDefault="00AE116A" w:rsidP="00B0170C">
      <w:pPr>
        <w:pStyle w:val="NoSpacing"/>
        <w:ind w:left="0"/>
      </w:pPr>
    </w:p>
    <w:p w14:paraId="28F27B2F" w14:textId="77777777" w:rsidR="00AE116A" w:rsidRDefault="00AE116A" w:rsidP="00B0170C">
      <w:pPr>
        <w:pStyle w:val="NoSpacing"/>
        <w:ind w:left="0"/>
      </w:pPr>
    </w:p>
    <w:p w14:paraId="54DAF088" w14:textId="77777777" w:rsidR="00AE116A" w:rsidRDefault="00AE116A" w:rsidP="00B0170C">
      <w:pPr>
        <w:pStyle w:val="NoSpacing"/>
        <w:ind w:left="0"/>
      </w:pPr>
    </w:p>
    <w:p w14:paraId="7A9F1F4A" w14:textId="77777777" w:rsidR="00DA7588" w:rsidRDefault="00DA7588" w:rsidP="00B0170C">
      <w:pPr>
        <w:pStyle w:val="NoSpacing"/>
        <w:ind w:left="0"/>
      </w:pPr>
    </w:p>
    <w:p w14:paraId="2924D20D" w14:textId="77777777" w:rsidR="00DA7588" w:rsidRDefault="00DA7588" w:rsidP="00B0170C">
      <w:pPr>
        <w:pStyle w:val="NoSpacing"/>
        <w:ind w:left="0"/>
      </w:pPr>
    </w:p>
    <w:p w14:paraId="3BEF344C" w14:textId="77777777" w:rsidR="00AE116A" w:rsidRDefault="00AE116A" w:rsidP="00B0170C">
      <w:pPr>
        <w:pStyle w:val="NoSpacing"/>
        <w:ind w:left="0"/>
      </w:pPr>
    </w:p>
    <w:p w14:paraId="21583F8E" w14:textId="77777777" w:rsidR="00AE116A" w:rsidRDefault="00AE116A" w:rsidP="00B0170C">
      <w:pPr>
        <w:pStyle w:val="NoSpacing"/>
        <w:ind w:left="0"/>
      </w:pPr>
    </w:p>
    <w:p w14:paraId="5C244221" w14:textId="77777777" w:rsidR="00AE116A" w:rsidRPr="00B0170C" w:rsidRDefault="00AE116A" w:rsidP="00B0170C">
      <w:pPr>
        <w:pStyle w:val="NoSpacing"/>
        <w:ind w:left="0"/>
      </w:pPr>
    </w:p>
    <w:p w14:paraId="777BA6A6" w14:textId="47153C96" w:rsidR="00D62062" w:rsidRPr="00A670D7" w:rsidRDefault="00712B66" w:rsidP="002D36D5">
      <w:pPr>
        <w:pStyle w:val="Heading3"/>
        <w:numPr>
          <w:ilvl w:val="2"/>
          <w:numId w:val="19"/>
        </w:numPr>
        <w:spacing w:after="240"/>
        <w:ind w:left="1560" w:hanging="709"/>
        <w:rPr>
          <w:b/>
          <w:sz w:val="28"/>
          <w:szCs w:val="28"/>
        </w:rPr>
      </w:pPr>
      <w:r w:rsidRPr="2E7A0C8E">
        <w:rPr>
          <w:b/>
          <w:sz w:val="28"/>
          <w:szCs w:val="28"/>
        </w:rPr>
        <w:lastRenderedPageBreak/>
        <w:t xml:space="preserve">Enable or Disable </w:t>
      </w:r>
      <w:r w:rsidR="3E3B9CE6" w:rsidRPr="2E7A0C8E">
        <w:rPr>
          <w:b/>
          <w:sz w:val="28"/>
          <w:szCs w:val="28"/>
        </w:rPr>
        <w:t>A</w:t>
      </w:r>
      <w:r w:rsidR="537C11D9" w:rsidRPr="2E7A0C8E">
        <w:rPr>
          <w:b/>
          <w:sz w:val="28"/>
          <w:szCs w:val="28"/>
        </w:rPr>
        <w:t xml:space="preserve">utomatic </w:t>
      </w:r>
      <w:r w:rsidR="4A84A6EA" w:rsidRPr="2E7A0C8E">
        <w:rPr>
          <w:b/>
          <w:sz w:val="28"/>
          <w:szCs w:val="28"/>
        </w:rPr>
        <w:t>R</w:t>
      </w:r>
      <w:r w:rsidR="537C11D9" w:rsidRPr="2E7A0C8E">
        <w:rPr>
          <w:b/>
          <w:sz w:val="28"/>
          <w:szCs w:val="28"/>
        </w:rPr>
        <w:t>egistration</w:t>
      </w:r>
      <w:r w:rsidRPr="2E7A0C8E">
        <w:rPr>
          <w:b/>
          <w:sz w:val="28"/>
          <w:szCs w:val="28"/>
        </w:rPr>
        <w:t xml:space="preserve"> (REQ 46)</w:t>
      </w:r>
      <w:bookmarkEnd w:id="55"/>
    </w:p>
    <w:tbl>
      <w:tblPr>
        <w:tblStyle w:val="Team3"/>
        <w:tblpPr w:leftFromText="141" w:rightFromText="141" w:vertAnchor="text" w:tblpY="1"/>
        <w:tblOverlap w:val="never"/>
        <w:tblW w:w="0" w:type="auto"/>
        <w:tblLayout w:type="fixed"/>
        <w:tblLook w:val="01E0" w:firstRow="1" w:lastRow="1" w:firstColumn="1" w:lastColumn="1" w:noHBand="0" w:noVBand="0"/>
      </w:tblPr>
      <w:tblGrid>
        <w:gridCol w:w="3635"/>
        <w:gridCol w:w="9973"/>
      </w:tblGrid>
      <w:tr w:rsidR="5C418178" w14:paraId="467AF875"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400DB06B" w14:textId="77777777" w:rsidR="5C418178" w:rsidRDefault="5C418178" w:rsidP="00FD4C89">
            <w:pPr>
              <w:pStyle w:val="TableParagraph"/>
              <w:ind w:left="1427" w:right="1416"/>
              <w:jc w:val="center"/>
              <w:rPr>
                <w:rFonts w:cs="Times New Roman"/>
                <w:b w:val="0"/>
              </w:rPr>
            </w:pPr>
            <w:r w:rsidRPr="006670FC">
              <w:rPr>
                <w:rFonts w:cs="Times New Roman"/>
                <w:sz w:val="28"/>
                <w:szCs w:val="24"/>
              </w:rPr>
              <w:t>Data</w:t>
            </w:r>
          </w:p>
        </w:tc>
        <w:tc>
          <w:tcPr>
            <w:tcW w:w="9973" w:type="dxa"/>
          </w:tcPr>
          <w:p w14:paraId="74438C49" w14:textId="77777777" w:rsidR="5C418178" w:rsidRDefault="5C418178" w:rsidP="00FD4C89">
            <w:pPr>
              <w:pStyle w:val="TableParagraph"/>
              <w:ind w:left="1427" w:right="1416"/>
              <w:jc w:val="center"/>
              <w:rPr>
                <w:rFonts w:cs="Times New Roman"/>
                <w:b w:val="0"/>
              </w:rPr>
            </w:pPr>
            <w:r w:rsidRPr="006670FC">
              <w:rPr>
                <w:rFonts w:cs="Times New Roman"/>
                <w:sz w:val="28"/>
                <w:szCs w:val="24"/>
              </w:rPr>
              <w:t>Description</w:t>
            </w:r>
          </w:p>
        </w:tc>
      </w:tr>
      <w:tr w:rsidR="5C418178" w14:paraId="5786B723"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1FFFF4CF" w14:textId="77777777" w:rsidR="5C418178" w:rsidRDefault="5C418178" w:rsidP="00FD4C89">
            <w:pPr>
              <w:pStyle w:val="TableParagraph"/>
              <w:spacing w:before="0"/>
              <w:ind w:left="0"/>
              <w:rPr>
                <w:rFonts w:cs="Times New Roman"/>
                <w:b/>
                <w:bCs/>
                <w:sz w:val="28"/>
                <w:szCs w:val="28"/>
              </w:rPr>
            </w:pPr>
          </w:p>
          <w:p w14:paraId="751E0A1F" w14:textId="77777777" w:rsidR="5C418178" w:rsidRDefault="5C418178" w:rsidP="00FD4C89">
            <w:pPr>
              <w:pStyle w:val="TableParagraph"/>
              <w:spacing w:before="0"/>
              <w:ind w:left="0"/>
              <w:rPr>
                <w:rFonts w:cs="Times New Roman"/>
                <w:b/>
                <w:bCs/>
                <w:sz w:val="28"/>
                <w:szCs w:val="28"/>
              </w:rPr>
            </w:pPr>
          </w:p>
          <w:p w14:paraId="340FC5DA" w14:textId="77777777" w:rsidR="5C418178" w:rsidRDefault="5C418178" w:rsidP="00FD4C89">
            <w:pPr>
              <w:pStyle w:val="TableParagraph"/>
              <w:spacing w:before="0"/>
              <w:ind w:left="0"/>
              <w:rPr>
                <w:rFonts w:cs="Times New Roman"/>
                <w:b/>
                <w:bCs/>
                <w:sz w:val="28"/>
                <w:szCs w:val="28"/>
              </w:rPr>
            </w:pPr>
          </w:p>
          <w:p w14:paraId="2EAA76F4" w14:textId="77777777" w:rsidR="5C418178" w:rsidRDefault="5C418178" w:rsidP="00FD4C89">
            <w:pPr>
              <w:pStyle w:val="TableParagraph"/>
              <w:spacing w:before="0"/>
              <w:ind w:left="0"/>
              <w:rPr>
                <w:rFonts w:cs="Times New Roman"/>
                <w:b/>
                <w:bCs/>
                <w:sz w:val="28"/>
                <w:szCs w:val="28"/>
              </w:rPr>
            </w:pPr>
          </w:p>
          <w:p w14:paraId="71E344F6" w14:textId="77777777" w:rsidR="5C418178" w:rsidRDefault="5C418178" w:rsidP="00FD4C89">
            <w:pPr>
              <w:pStyle w:val="TableParagraph"/>
              <w:spacing w:before="0"/>
              <w:ind w:left="0"/>
              <w:rPr>
                <w:rFonts w:cs="Times New Roman"/>
                <w:b/>
                <w:bCs/>
                <w:sz w:val="28"/>
                <w:szCs w:val="28"/>
              </w:rPr>
            </w:pPr>
          </w:p>
          <w:p w14:paraId="39A0CB19" w14:textId="77777777" w:rsidR="5C418178" w:rsidRDefault="5C418178" w:rsidP="00FD4C89">
            <w:pPr>
              <w:pStyle w:val="TableParagraph"/>
              <w:spacing w:before="0"/>
              <w:ind w:left="0"/>
              <w:rPr>
                <w:rFonts w:cs="Times New Roman"/>
                <w:b/>
                <w:bCs/>
                <w:sz w:val="28"/>
                <w:szCs w:val="28"/>
              </w:rPr>
            </w:pPr>
          </w:p>
          <w:p w14:paraId="4ECBE66B" w14:textId="77777777" w:rsidR="5C418178" w:rsidRDefault="5C418178" w:rsidP="00FD4C89">
            <w:pPr>
              <w:pStyle w:val="TableParagraph"/>
              <w:spacing w:before="1"/>
              <w:ind w:left="0"/>
              <w:rPr>
                <w:rFonts w:cs="Times New Roman"/>
                <w:b/>
                <w:bCs/>
                <w:sz w:val="38"/>
                <w:szCs w:val="38"/>
              </w:rPr>
            </w:pPr>
          </w:p>
          <w:p w14:paraId="6F3B61A1" w14:textId="576692C4" w:rsidR="5C418178" w:rsidRDefault="2DF8F4EC" w:rsidP="00FD4C89">
            <w:pPr>
              <w:pStyle w:val="TableParagraph"/>
              <w:spacing w:before="0"/>
              <w:rPr>
                <w:rFonts w:cs="Times New Roman"/>
              </w:rPr>
            </w:pPr>
            <w:r w:rsidRPr="078FCCC8">
              <w:rPr>
                <w:rFonts w:cs="Times New Roman"/>
              </w:rPr>
              <w:t>Screenshot</w:t>
            </w:r>
            <w:r w:rsidR="5C418178" w:rsidRPr="5C418178">
              <w:rPr>
                <w:rFonts w:cs="Times New Roman"/>
              </w:rPr>
              <w:t>/Mockup:</w:t>
            </w:r>
          </w:p>
        </w:tc>
        <w:tc>
          <w:tcPr>
            <w:tcW w:w="9973" w:type="dxa"/>
          </w:tcPr>
          <w:p w14:paraId="515525B0" w14:textId="09E36F68" w:rsidR="5C418178" w:rsidRDefault="1AC5290E" w:rsidP="00FD4C89">
            <w:pPr>
              <w:pStyle w:val="TableParagraph"/>
              <w:spacing w:before="0"/>
              <w:ind w:left="0"/>
            </w:pPr>
            <w:r>
              <w:rPr>
                <w:noProof/>
              </w:rPr>
              <w:drawing>
                <wp:inline distT="0" distB="0" distL="0" distR="0" wp14:anchorId="70DD42E4" wp14:editId="154CD27B">
                  <wp:extent cx="6324598" cy="3571875"/>
                  <wp:effectExtent l="0" t="0" r="0" b="0"/>
                  <wp:docPr id="1019282980" name="Picture 166087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879004"/>
                          <pic:cNvPicPr/>
                        </pic:nvPicPr>
                        <pic:blipFill>
                          <a:blip r:embed="rId43">
                            <a:extLst>
                              <a:ext uri="{28A0092B-C50C-407E-A947-70E740481C1C}">
                                <a14:useLocalDpi xmlns:a14="http://schemas.microsoft.com/office/drawing/2010/main" val="0"/>
                              </a:ext>
                            </a:extLst>
                          </a:blip>
                          <a:stretch>
                            <a:fillRect/>
                          </a:stretch>
                        </pic:blipFill>
                        <pic:spPr>
                          <a:xfrm>
                            <a:off x="0" y="0"/>
                            <a:ext cx="6324598" cy="3571875"/>
                          </a:xfrm>
                          <a:prstGeom prst="rect">
                            <a:avLst/>
                          </a:prstGeom>
                        </pic:spPr>
                      </pic:pic>
                    </a:graphicData>
                  </a:graphic>
                </wp:inline>
              </w:drawing>
            </w:r>
          </w:p>
          <w:p w14:paraId="5A133536" w14:textId="09092E6A" w:rsidR="5C418178" w:rsidRDefault="263E7F92" w:rsidP="00FD4C89">
            <w:pPr>
              <w:pStyle w:val="TableParagraph"/>
              <w:spacing w:before="0"/>
              <w:ind w:left="0"/>
            </w:pPr>
            <w:r w:rsidRPr="51E4E11A">
              <w:rPr>
                <w:rFonts w:eastAsia="Times New Roman" w:cs="Times New Roman"/>
              </w:rPr>
              <w:t xml:space="preserve"> </w:t>
            </w:r>
            <w:r w:rsidRPr="3E7A5637">
              <w:rPr>
                <w:rFonts w:eastAsia="Times New Roman" w:cs="Times New Roman"/>
              </w:rPr>
              <w:t xml:space="preserve">  </w:t>
            </w:r>
            <w:r w:rsidRPr="2E7A0C8E">
              <w:rPr>
                <w:rFonts w:eastAsia="Times New Roman" w:cs="Times New Roman"/>
                <w:i/>
              </w:rPr>
              <w:t>Figure 1</w:t>
            </w:r>
            <w:r w:rsidR="2EE49A21" w:rsidRPr="2E7A0C8E">
              <w:rPr>
                <w:rFonts w:eastAsia="Times New Roman" w:cs="Times New Roman"/>
                <w:i/>
              </w:rPr>
              <w:t>6</w:t>
            </w:r>
            <w:r w:rsidRPr="2E7A0C8E">
              <w:rPr>
                <w:rFonts w:eastAsia="Times New Roman" w:cs="Times New Roman"/>
                <w:i/>
              </w:rPr>
              <w:t xml:space="preserve"> Enable/disable automatic registration mockup</w:t>
            </w:r>
          </w:p>
          <w:p w14:paraId="4C452397" w14:textId="11227E42" w:rsidR="5C418178" w:rsidRDefault="5C418178" w:rsidP="00FD4C89">
            <w:pPr>
              <w:pStyle w:val="TableParagraph"/>
              <w:spacing w:before="0"/>
              <w:ind w:left="0"/>
              <w:rPr>
                <w:rFonts w:eastAsia="Times New Roman" w:cs="Times New Roman"/>
                <w:szCs w:val="24"/>
              </w:rPr>
            </w:pPr>
          </w:p>
        </w:tc>
      </w:tr>
      <w:tr w:rsidR="5C418178" w14:paraId="023687D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550DA31" w14:textId="77777777" w:rsidR="5C418178" w:rsidRDefault="5C418178" w:rsidP="00FD4C89">
            <w:pPr>
              <w:pStyle w:val="TableParagraph"/>
              <w:rPr>
                <w:rFonts w:cs="Times New Roman"/>
              </w:rPr>
            </w:pPr>
            <w:r w:rsidRPr="5C418178">
              <w:rPr>
                <w:rFonts w:cs="Times New Roman"/>
              </w:rPr>
              <w:t>Page Title:</w:t>
            </w:r>
          </w:p>
        </w:tc>
        <w:tc>
          <w:tcPr>
            <w:tcW w:w="9973" w:type="dxa"/>
          </w:tcPr>
          <w:p w14:paraId="6C4C4EA8" w14:textId="0FF35F12" w:rsidR="5C418178" w:rsidRDefault="1D604723" w:rsidP="00FD4C89">
            <w:pPr>
              <w:pStyle w:val="TableParagraph"/>
              <w:spacing w:line="259" w:lineRule="auto"/>
              <w:rPr>
                <w:rFonts w:cs="Times New Roman"/>
              </w:rPr>
            </w:pPr>
            <w:r w:rsidRPr="672907CD">
              <w:rPr>
                <w:rFonts w:cs="Times New Roman"/>
              </w:rPr>
              <w:t>Enable or Disable Automatic Registration</w:t>
            </w:r>
          </w:p>
        </w:tc>
      </w:tr>
      <w:tr w:rsidR="5C418178" w14:paraId="48168EB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E540585" w14:textId="336FA5C7" w:rsidR="5C418178" w:rsidRDefault="5C418178" w:rsidP="00FD4C89">
            <w:pPr>
              <w:pStyle w:val="TableParagraph"/>
              <w:rPr>
                <w:rFonts w:cs="Times New Roman"/>
              </w:rPr>
            </w:pPr>
            <w:r w:rsidRPr="5C418178">
              <w:rPr>
                <w:rFonts w:cs="Times New Roman"/>
              </w:rPr>
              <w:t>Author:</w:t>
            </w:r>
          </w:p>
        </w:tc>
        <w:tc>
          <w:tcPr>
            <w:tcW w:w="9973" w:type="dxa"/>
          </w:tcPr>
          <w:p w14:paraId="7128CCA5" w14:textId="6E13F50B" w:rsidR="5C418178" w:rsidRDefault="5C418178" w:rsidP="00FD4C89">
            <w:pPr>
              <w:pStyle w:val="TableParagraph"/>
              <w:rPr>
                <w:rFonts w:cs="Times New Roman"/>
              </w:rPr>
            </w:pPr>
            <w:r w:rsidRPr="5C418178">
              <w:rPr>
                <w:rFonts w:cs="Times New Roman"/>
              </w:rPr>
              <w:t>Team 0</w:t>
            </w:r>
            <w:r w:rsidR="227E64D1" w:rsidRPr="5C418178">
              <w:rPr>
                <w:rFonts w:cs="Times New Roman"/>
              </w:rPr>
              <w:t>2</w:t>
            </w:r>
          </w:p>
        </w:tc>
      </w:tr>
      <w:tr w:rsidR="5C418178" w14:paraId="608AB70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C3421AE" w14:textId="426808DA" w:rsidR="5C418178" w:rsidRDefault="5C418178" w:rsidP="00FD4C89">
            <w:pPr>
              <w:pStyle w:val="TableParagraph"/>
              <w:rPr>
                <w:rFonts w:cs="Times New Roman"/>
              </w:rPr>
            </w:pPr>
            <w:r w:rsidRPr="5C418178">
              <w:rPr>
                <w:rFonts w:cs="Times New Roman"/>
              </w:rPr>
              <w:lastRenderedPageBreak/>
              <w:t>Type:</w:t>
            </w:r>
          </w:p>
        </w:tc>
        <w:tc>
          <w:tcPr>
            <w:tcW w:w="9973" w:type="dxa"/>
          </w:tcPr>
          <w:p w14:paraId="0DA8511F" w14:textId="030C3401" w:rsidR="5C418178" w:rsidRDefault="5C418178" w:rsidP="00FD4C89">
            <w:pPr>
              <w:pStyle w:val="TableParagraph"/>
              <w:rPr>
                <w:rFonts w:cs="Times New Roman"/>
              </w:rPr>
            </w:pPr>
            <w:r w:rsidRPr="5C418178">
              <w:rPr>
                <w:rFonts w:cs="Times New Roman"/>
              </w:rPr>
              <w:t>Process</w:t>
            </w:r>
          </w:p>
        </w:tc>
      </w:tr>
      <w:tr w:rsidR="5C418178" w14:paraId="167DEF5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D94CA86" w14:textId="28156EF6" w:rsidR="5C418178" w:rsidRDefault="5C418178" w:rsidP="00FD4C89">
            <w:pPr>
              <w:pStyle w:val="TableParagraph"/>
              <w:spacing w:line="259" w:lineRule="auto"/>
              <w:rPr>
                <w:rFonts w:cs="Times New Roman"/>
              </w:rPr>
            </w:pPr>
            <w:r w:rsidRPr="5C418178">
              <w:rPr>
                <w:rFonts w:cs="Times New Roman"/>
              </w:rPr>
              <w:t>Purpose:</w:t>
            </w:r>
          </w:p>
        </w:tc>
        <w:tc>
          <w:tcPr>
            <w:tcW w:w="9973" w:type="dxa"/>
          </w:tcPr>
          <w:p w14:paraId="4D97AE6C" w14:textId="16CA65F9" w:rsidR="5C418178" w:rsidRDefault="50FBD0F4" w:rsidP="00FD4C89">
            <w:pPr>
              <w:pStyle w:val="TableParagraph"/>
              <w:rPr>
                <w:rFonts w:cs="Times New Roman"/>
              </w:rPr>
            </w:pPr>
            <w:r w:rsidRPr="35F9215D">
              <w:rPr>
                <w:rFonts w:cs="Times New Roman"/>
              </w:rPr>
              <w:t xml:space="preserve">To offer student a choice </w:t>
            </w:r>
            <w:r w:rsidR="0B393D32" w:rsidRPr="35F9215D">
              <w:rPr>
                <w:rFonts w:cs="Times New Roman"/>
              </w:rPr>
              <w:t xml:space="preserve">to enable or disable the automatic </w:t>
            </w:r>
            <w:r w:rsidR="0B393D32" w:rsidRPr="549763DC">
              <w:rPr>
                <w:rFonts w:cs="Times New Roman"/>
              </w:rPr>
              <w:t>registration</w:t>
            </w:r>
            <w:r w:rsidR="5C418178" w:rsidRPr="35F9215D">
              <w:rPr>
                <w:rFonts w:cs="Times New Roman"/>
              </w:rPr>
              <w:t>.</w:t>
            </w:r>
          </w:p>
        </w:tc>
      </w:tr>
      <w:tr w:rsidR="5C418178" w14:paraId="48A1C85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FE3B88F" w14:textId="7734A433" w:rsidR="5C418178" w:rsidRDefault="5C418178" w:rsidP="00FD4C89">
            <w:pPr>
              <w:pStyle w:val="TableParagraph"/>
              <w:spacing w:before="87"/>
              <w:rPr>
                <w:rFonts w:cs="Times New Roman"/>
              </w:rPr>
            </w:pPr>
            <w:r w:rsidRPr="5C418178">
              <w:rPr>
                <w:rFonts w:cs="Times New Roman"/>
              </w:rPr>
              <w:t>Stakeholders:</w:t>
            </w:r>
          </w:p>
          <w:p w14:paraId="311D9965" w14:textId="7734A433" w:rsidR="5C418178" w:rsidRDefault="5C418178" w:rsidP="00FD4C89">
            <w:pPr>
              <w:pStyle w:val="TableParagraph"/>
              <w:rPr>
                <w:rFonts w:cs="Times New Roman"/>
              </w:rPr>
            </w:pPr>
          </w:p>
        </w:tc>
        <w:tc>
          <w:tcPr>
            <w:tcW w:w="9973" w:type="dxa"/>
          </w:tcPr>
          <w:p w14:paraId="0F173AAD" w14:textId="09D60FF5" w:rsidR="5C418178" w:rsidRDefault="5C418178" w:rsidP="00FD4C89">
            <w:pPr>
              <w:pStyle w:val="TableParagraph"/>
              <w:rPr>
                <w:rFonts w:cs="Times New Roman"/>
              </w:rPr>
            </w:pPr>
            <w:r w:rsidRPr="5C418178">
              <w:rPr>
                <w:rFonts w:cs="Times New Roman"/>
              </w:rPr>
              <w:t>Students</w:t>
            </w:r>
          </w:p>
        </w:tc>
      </w:tr>
      <w:tr w:rsidR="5C418178" w14:paraId="16DCF738"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6C51D00" w14:textId="77777777" w:rsidR="5C418178" w:rsidRDefault="5C418178" w:rsidP="00FD4C89">
            <w:pPr>
              <w:pStyle w:val="TableParagraph"/>
              <w:spacing w:before="84"/>
              <w:rPr>
                <w:rFonts w:cs="Times New Roman"/>
              </w:rPr>
            </w:pPr>
            <w:r w:rsidRPr="5C418178">
              <w:rPr>
                <w:rFonts w:cs="Times New Roman"/>
              </w:rPr>
              <w:t>Parent User Story:</w:t>
            </w:r>
          </w:p>
        </w:tc>
        <w:tc>
          <w:tcPr>
            <w:tcW w:w="9973" w:type="dxa"/>
          </w:tcPr>
          <w:p w14:paraId="65B6F652" w14:textId="13A1992F" w:rsidR="5C418178" w:rsidRDefault="5C418178" w:rsidP="00FD4C89">
            <w:pPr>
              <w:pStyle w:val="TableParagraph"/>
              <w:spacing w:before="84"/>
              <w:rPr>
                <w:rFonts w:cs="Times New Roman"/>
              </w:rPr>
            </w:pPr>
            <w:r w:rsidRPr="5C418178">
              <w:rPr>
                <w:rFonts w:cs="Times New Roman"/>
              </w:rPr>
              <w:t>N/A</w:t>
            </w:r>
          </w:p>
          <w:p w14:paraId="1E8D41F8" w14:textId="0315D915" w:rsidR="5C418178" w:rsidRDefault="5C418178" w:rsidP="00FD4C89">
            <w:pPr>
              <w:pStyle w:val="TableParagraph"/>
              <w:spacing w:before="84"/>
              <w:ind w:left="0"/>
              <w:rPr>
                <w:rFonts w:cs="Times New Roman"/>
              </w:rPr>
            </w:pPr>
          </w:p>
        </w:tc>
      </w:tr>
      <w:tr w:rsidR="5C418178" w14:paraId="297078A2"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E1F244E" w14:textId="77777777" w:rsidR="5C418178" w:rsidRDefault="5C418178" w:rsidP="00FD4C89">
            <w:pPr>
              <w:pStyle w:val="TableParagraph"/>
              <w:spacing w:line="259" w:lineRule="auto"/>
              <w:rPr>
                <w:rFonts w:cs="Times New Roman"/>
              </w:rPr>
            </w:pPr>
            <w:r w:rsidRPr="5C418178">
              <w:rPr>
                <w:rFonts w:cs="Times New Roman"/>
              </w:rPr>
              <w:t>Actor(s)/Persona(s):</w:t>
            </w:r>
          </w:p>
        </w:tc>
        <w:tc>
          <w:tcPr>
            <w:tcW w:w="9973" w:type="dxa"/>
          </w:tcPr>
          <w:p w14:paraId="3A8BB43B" w14:textId="5876EDC5" w:rsidR="5C418178" w:rsidRDefault="5C418178" w:rsidP="00FD4C89">
            <w:pPr>
              <w:pStyle w:val="TableParagraph"/>
              <w:spacing w:line="259" w:lineRule="auto"/>
              <w:rPr>
                <w:rFonts w:cs="Times New Roman"/>
              </w:rPr>
            </w:pPr>
            <w:r w:rsidRPr="5C418178">
              <w:rPr>
                <w:rFonts w:cs="Times New Roman"/>
              </w:rPr>
              <w:t>Students</w:t>
            </w:r>
          </w:p>
        </w:tc>
      </w:tr>
      <w:tr w:rsidR="5C418178" w14:paraId="1644A33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05E2020" w14:textId="39BD9D19" w:rsidR="5C418178" w:rsidRDefault="5C418178" w:rsidP="00FD4C89">
            <w:pPr>
              <w:pStyle w:val="TableParagraph"/>
              <w:spacing w:line="259" w:lineRule="auto"/>
              <w:rPr>
                <w:rFonts w:cs="Times New Roman"/>
              </w:rPr>
            </w:pPr>
            <w:r w:rsidRPr="5C418178">
              <w:rPr>
                <w:rFonts w:cs="Times New Roman"/>
              </w:rPr>
              <w:t>Pre-conditions/Product(s) Required:</w:t>
            </w:r>
          </w:p>
        </w:tc>
        <w:tc>
          <w:tcPr>
            <w:tcW w:w="9973" w:type="dxa"/>
          </w:tcPr>
          <w:p w14:paraId="295288CA" w14:textId="4592E238" w:rsidR="5C418178" w:rsidRDefault="7976A4FB" w:rsidP="00FD4C89">
            <w:pPr>
              <w:pStyle w:val="TableParagraph"/>
              <w:rPr>
                <w:rFonts w:cs="Times New Roman"/>
              </w:rPr>
            </w:pPr>
            <w:r w:rsidRPr="4DA5DB7B">
              <w:rPr>
                <w:rFonts w:cs="Times New Roman"/>
              </w:rPr>
              <w:t>After student creates their grad plan</w:t>
            </w:r>
            <w:r w:rsidR="4647AEFF" w:rsidRPr="54323393">
              <w:rPr>
                <w:rFonts w:cs="Times New Roman"/>
              </w:rPr>
              <w:t>,</w:t>
            </w:r>
            <w:r w:rsidRPr="4DA5DB7B">
              <w:rPr>
                <w:rFonts w:cs="Times New Roman"/>
              </w:rPr>
              <w:t xml:space="preserve"> they can choose to enable or </w:t>
            </w:r>
            <w:r w:rsidRPr="5130EFDC">
              <w:rPr>
                <w:rFonts w:cs="Times New Roman"/>
              </w:rPr>
              <w:t>disable the automatic registration by checking the checkbox sel</w:t>
            </w:r>
            <w:r w:rsidR="20342D54" w:rsidRPr="5130EFDC">
              <w:rPr>
                <w:rFonts w:cs="Times New Roman"/>
              </w:rPr>
              <w:t>ector</w:t>
            </w:r>
            <w:r w:rsidR="5C418178" w:rsidRPr="4DA5DB7B">
              <w:rPr>
                <w:rFonts w:cs="Times New Roman"/>
              </w:rPr>
              <w:t>.</w:t>
            </w:r>
          </w:p>
        </w:tc>
      </w:tr>
      <w:tr w:rsidR="5C418178" w14:paraId="6DA1271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B89C44C" w14:textId="56C9E592" w:rsidR="5C418178" w:rsidRDefault="5C418178" w:rsidP="00FD4C89">
            <w:pPr>
              <w:pStyle w:val="TableParagraph"/>
              <w:spacing w:line="259" w:lineRule="auto"/>
              <w:rPr>
                <w:rFonts w:cs="Times New Roman"/>
              </w:rPr>
            </w:pPr>
            <w:r w:rsidRPr="5C418178">
              <w:rPr>
                <w:rFonts w:cs="Times New Roman"/>
              </w:rPr>
              <w:t>Post-conditions/Product(s) Produced:</w:t>
            </w:r>
          </w:p>
        </w:tc>
        <w:tc>
          <w:tcPr>
            <w:tcW w:w="9973" w:type="dxa"/>
          </w:tcPr>
          <w:p w14:paraId="423B5243" w14:textId="74C9833C" w:rsidR="5C418178" w:rsidRDefault="5C418178" w:rsidP="00FD4C89">
            <w:pPr>
              <w:pStyle w:val="TableParagraph"/>
              <w:spacing w:before="84"/>
              <w:rPr>
                <w:rFonts w:cs="Times New Roman"/>
              </w:rPr>
            </w:pPr>
            <w:r w:rsidRPr="5C418178">
              <w:rPr>
                <w:rFonts w:cs="Times New Roman"/>
              </w:rPr>
              <w:t xml:space="preserve">The </w:t>
            </w:r>
            <w:r w:rsidR="795C60BE" w:rsidRPr="72C1AB0E">
              <w:rPr>
                <w:rFonts w:cs="Times New Roman"/>
              </w:rPr>
              <w:t>selection</w:t>
            </w:r>
            <w:r w:rsidRPr="5C418178">
              <w:rPr>
                <w:rFonts w:cs="Times New Roman"/>
              </w:rPr>
              <w:t xml:space="preserve"> is </w:t>
            </w:r>
            <w:r w:rsidR="795C60BE" w:rsidRPr="72C1AB0E">
              <w:rPr>
                <w:rFonts w:cs="Times New Roman"/>
              </w:rPr>
              <w:t xml:space="preserve">updated </w:t>
            </w:r>
            <w:r w:rsidR="795C60BE" w:rsidRPr="31781866">
              <w:rPr>
                <w:rFonts w:cs="Times New Roman"/>
              </w:rPr>
              <w:t>in</w:t>
            </w:r>
            <w:r w:rsidRPr="5C418178">
              <w:rPr>
                <w:rFonts w:cs="Times New Roman"/>
              </w:rPr>
              <w:t xml:space="preserve"> database.</w:t>
            </w:r>
          </w:p>
        </w:tc>
      </w:tr>
      <w:tr w:rsidR="5C418178" w14:paraId="7E9837A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3440ED0" w14:textId="77777777" w:rsidR="5C418178" w:rsidRDefault="5C418178" w:rsidP="00FD4C89">
            <w:pPr>
              <w:pStyle w:val="TableParagraph"/>
              <w:rPr>
                <w:rFonts w:cs="Times New Roman"/>
              </w:rPr>
            </w:pPr>
            <w:r w:rsidRPr="5C418178">
              <w:rPr>
                <w:rFonts w:cs="Times New Roman"/>
              </w:rPr>
              <w:t>Links:</w:t>
            </w:r>
          </w:p>
          <w:p w14:paraId="6AA81BC7" w14:textId="4E287D36" w:rsidR="5C418178" w:rsidRDefault="5C418178" w:rsidP="00FD4C89">
            <w:pPr>
              <w:pStyle w:val="TableParagraph"/>
              <w:spacing w:line="259" w:lineRule="auto"/>
              <w:rPr>
                <w:rFonts w:cs="Times New Roman"/>
              </w:rPr>
            </w:pPr>
          </w:p>
        </w:tc>
        <w:tc>
          <w:tcPr>
            <w:tcW w:w="9973" w:type="dxa"/>
          </w:tcPr>
          <w:p w14:paraId="67F200B2" w14:textId="3A5FAB7B" w:rsidR="5C418178" w:rsidRDefault="04D774E6" w:rsidP="00FD4C89">
            <w:pPr>
              <w:pStyle w:val="TableParagraph"/>
              <w:spacing w:line="259" w:lineRule="auto"/>
              <w:rPr>
                <w:rFonts w:cs="Times New Roman"/>
              </w:rPr>
            </w:pPr>
            <w:r w:rsidRPr="0E817093">
              <w:rPr>
                <w:rFonts w:cs="Times New Roman"/>
              </w:rPr>
              <w:t>Checkbox</w:t>
            </w:r>
          </w:p>
        </w:tc>
      </w:tr>
      <w:tr w:rsidR="5C418178" w14:paraId="2611BE4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F1AD45A" w14:textId="77777777" w:rsidR="5C418178" w:rsidRDefault="5C418178" w:rsidP="00FD4C89">
            <w:pPr>
              <w:pStyle w:val="TableParagraph"/>
              <w:rPr>
                <w:rFonts w:cs="Times New Roman"/>
              </w:rPr>
            </w:pPr>
            <w:r w:rsidRPr="5C418178">
              <w:rPr>
                <w:rFonts w:cs="Times New Roman"/>
              </w:rPr>
              <w:t>SRS Document</w:t>
            </w:r>
          </w:p>
          <w:p w14:paraId="440A93A5" w14:textId="5E02256A" w:rsidR="5C418178" w:rsidRDefault="5C418178" w:rsidP="00FD4C89">
            <w:pPr>
              <w:pStyle w:val="TableParagraph"/>
              <w:spacing w:line="259" w:lineRule="auto"/>
              <w:rPr>
                <w:rFonts w:cs="Times New Roman"/>
              </w:rPr>
            </w:pPr>
          </w:p>
        </w:tc>
        <w:tc>
          <w:tcPr>
            <w:tcW w:w="9973" w:type="dxa"/>
          </w:tcPr>
          <w:p w14:paraId="24F27DDB" w14:textId="2A553C65" w:rsidR="5C418178" w:rsidRDefault="5C418178" w:rsidP="00FD4C89">
            <w:pPr>
              <w:pStyle w:val="TableParagraph"/>
              <w:rPr>
                <w:rFonts w:ascii="Times" w:eastAsia="Times" w:hAnsi="Times" w:cs="Times"/>
              </w:rPr>
            </w:pPr>
            <w:r w:rsidRPr="73439DBA">
              <w:rPr>
                <w:rFonts w:ascii="Times" w:eastAsia="Times" w:hAnsi="Times" w:cs="Times"/>
              </w:rPr>
              <w:t xml:space="preserve">REQ – </w:t>
            </w:r>
            <w:r w:rsidR="62F04E51" w:rsidRPr="73439DBA">
              <w:rPr>
                <w:rFonts w:ascii="Times" w:eastAsia="Times" w:hAnsi="Times" w:cs="Times"/>
              </w:rPr>
              <w:t>46</w:t>
            </w:r>
          </w:p>
        </w:tc>
      </w:tr>
      <w:tr w:rsidR="5C418178" w14:paraId="67A9ECBB"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DF42A5F" w14:textId="77777777" w:rsidR="5C418178" w:rsidRDefault="5C418178" w:rsidP="00FD4C89">
            <w:pPr>
              <w:pStyle w:val="TableParagraph"/>
              <w:spacing w:line="259" w:lineRule="auto"/>
              <w:rPr>
                <w:rFonts w:cs="Times New Roman"/>
              </w:rPr>
            </w:pPr>
            <w:r w:rsidRPr="5C418178">
              <w:rPr>
                <w:rFonts w:cs="Times New Roman"/>
              </w:rPr>
              <w:t>Description/Notes:</w:t>
            </w:r>
          </w:p>
          <w:p w14:paraId="5670583B" w14:textId="19A38EFB" w:rsidR="5C418178" w:rsidRDefault="5C418178" w:rsidP="00FD4C89">
            <w:pPr>
              <w:pStyle w:val="TableParagraph"/>
              <w:spacing w:line="259" w:lineRule="auto"/>
              <w:rPr>
                <w:rFonts w:cs="Times New Roman"/>
              </w:rPr>
            </w:pPr>
          </w:p>
        </w:tc>
        <w:tc>
          <w:tcPr>
            <w:tcW w:w="9973" w:type="dxa"/>
          </w:tcPr>
          <w:p w14:paraId="61143658" w14:textId="1247CD26" w:rsidR="5C418178" w:rsidRDefault="5C418178" w:rsidP="00FD4C89">
            <w:pPr>
              <w:pStyle w:val="TableParagraph"/>
              <w:rPr>
                <w:rFonts w:cs="Times New Roman"/>
              </w:rPr>
            </w:pPr>
            <w:r w:rsidRPr="7643BB9D">
              <w:rPr>
                <w:rFonts w:cs="Times New Roman"/>
              </w:rPr>
              <w:t xml:space="preserve">The </w:t>
            </w:r>
            <w:r w:rsidR="6D094957" w:rsidRPr="7643BB9D">
              <w:rPr>
                <w:rFonts w:cs="Times New Roman"/>
              </w:rPr>
              <w:t xml:space="preserve">enable or disable choice is for </w:t>
            </w:r>
            <w:r w:rsidR="14830585" w:rsidRPr="442CF736">
              <w:rPr>
                <w:rFonts w:cs="Times New Roman"/>
              </w:rPr>
              <w:t xml:space="preserve">planned </w:t>
            </w:r>
            <w:r w:rsidR="14830585" w:rsidRPr="68CDEF8C">
              <w:rPr>
                <w:rFonts w:cs="Times New Roman"/>
              </w:rPr>
              <w:t>cour</w:t>
            </w:r>
            <w:r w:rsidR="696F1324" w:rsidRPr="68CDEF8C">
              <w:rPr>
                <w:rFonts w:cs="Times New Roman"/>
              </w:rPr>
              <w:t>s</w:t>
            </w:r>
            <w:r w:rsidR="14830585" w:rsidRPr="68CDEF8C">
              <w:rPr>
                <w:rFonts w:cs="Times New Roman"/>
              </w:rPr>
              <w:t>es</w:t>
            </w:r>
            <w:r w:rsidRPr="7643BB9D">
              <w:rPr>
                <w:rFonts w:cs="Times New Roman"/>
              </w:rPr>
              <w:t>.</w:t>
            </w:r>
          </w:p>
          <w:p w14:paraId="63B705E9" w14:textId="363186BA" w:rsidR="5C418178" w:rsidRDefault="52165A90" w:rsidP="00FD4C89">
            <w:pPr>
              <w:pStyle w:val="TableParagraph"/>
              <w:numPr>
                <w:ilvl w:val="0"/>
                <w:numId w:val="34"/>
              </w:numPr>
              <w:rPr>
                <w:rFonts w:asciiTheme="minorHAnsi" w:eastAsiaTheme="minorEastAsia" w:hAnsiTheme="minorHAnsi" w:cstheme="minorBidi"/>
              </w:rPr>
            </w:pPr>
            <w:r w:rsidRPr="3F4E80A5">
              <w:rPr>
                <w:rFonts w:cs="Times New Roman"/>
              </w:rPr>
              <w:t xml:space="preserve">When registering for a new semester or creating a graduation plan, a box will be displayed enabling the user to be automatically </w:t>
            </w:r>
            <w:r w:rsidR="6EBA32A9" w:rsidRPr="1086B3A7">
              <w:rPr>
                <w:rFonts w:cs="Times New Roman"/>
              </w:rPr>
              <w:t>registered for the classes they have selected in their graduation plan</w:t>
            </w:r>
          </w:p>
          <w:p w14:paraId="1E613C65" w14:textId="320156FB" w:rsidR="5C418178" w:rsidRDefault="6EBA32A9" w:rsidP="00FD4C89">
            <w:pPr>
              <w:pStyle w:val="TableParagraph"/>
              <w:numPr>
                <w:ilvl w:val="0"/>
                <w:numId w:val="34"/>
              </w:numPr>
            </w:pPr>
            <w:r w:rsidRPr="1086B3A7">
              <w:rPr>
                <w:rFonts w:cs="Times New Roman"/>
              </w:rPr>
              <w:t xml:space="preserve">During the user’s open registration period the graduation planner will automatically register them in the </w:t>
            </w:r>
            <w:r w:rsidR="581D2E0C" w:rsidRPr="1086B3A7">
              <w:rPr>
                <w:rFonts w:cs="Times New Roman"/>
              </w:rPr>
              <w:t xml:space="preserve">chosen classes if the </w:t>
            </w:r>
            <w:r w:rsidR="581D2E0C" w:rsidRPr="3E685C24">
              <w:rPr>
                <w:rFonts w:cs="Times New Roman"/>
              </w:rPr>
              <w:t>automatic registration is enabled.</w:t>
            </w:r>
          </w:p>
          <w:p w14:paraId="740463EF" w14:textId="320156FB" w:rsidR="5C418178" w:rsidRDefault="581D2E0C" w:rsidP="00FD4C89">
            <w:pPr>
              <w:pStyle w:val="TableParagraph"/>
              <w:numPr>
                <w:ilvl w:val="0"/>
                <w:numId w:val="34"/>
              </w:numPr>
            </w:pPr>
            <w:r w:rsidRPr="3E685C24">
              <w:rPr>
                <w:rFonts w:cs="Times New Roman"/>
              </w:rPr>
              <w:t>A user at any time may deselect the automatic registration option</w:t>
            </w:r>
          </w:p>
        </w:tc>
      </w:tr>
    </w:tbl>
    <w:p w14:paraId="43C37264" w14:textId="47B81848" w:rsidR="004B271B" w:rsidRDefault="004B271B" w:rsidP="009476C3">
      <w:pPr>
        <w:ind w:left="0"/>
      </w:pPr>
    </w:p>
    <w:p w14:paraId="2377FAD8" w14:textId="75D7956C" w:rsidR="00712B66" w:rsidRPr="005D1E60" w:rsidRDefault="3087B911" w:rsidP="001838CC">
      <w:pPr>
        <w:pStyle w:val="Heading3"/>
        <w:numPr>
          <w:ilvl w:val="2"/>
          <w:numId w:val="19"/>
        </w:numPr>
        <w:spacing w:after="240"/>
        <w:ind w:left="1560" w:hanging="709"/>
        <w:rPr>
          <w:b/>
          <w:sz w:val="28"/>
          <w:szCs w:val="28"/>
        </w:rPr>
      </w:pPr>
      <w:r w:rsidRPr="2E7A0C8E">
        <w:rPr>
          <w:b/>
          <w:sz w:val="28"/>
          <w:szCs w:val="28"/>
        </w:rPr>
        <w:lastRenderedPageBreak/>
        <w:t xml:space="preserve"> </w:t>
      </w:r>
      <w:bookmarkStart w:id="56" w:name="_Toc46337671"/>
      <w:r w:rsidR="00712B66" w:rsidRPr="2E7A0C8E">
        <w:rPr>
          <w:b/>
          <w:sz w:val="28"/>
          <w:szCs w:val="28"/>
        </w:rPr>
        <w:t>Display Feedback (REQ – 26, 27, 28)</w:t>
      </w:r>
      <w:bookmarkEnd w:id="56"/>
      <w:r w:rsidR="07DDCEE6" w:rsidRPr="2E7A0C8E">
        <w:rPr>
          <w:b/>
          <w:sz w:val="28"/>
          <w:szCs w:val="28"/>
        </w:rPr>
        <w:t xml:space="preserve"> </w:t>
      </w:r>
    </w:p>
    <w:tbl>
      <w:tblPr>
        <w:tblStyle w:val="Team3"/>
        <w:tblpPr w:leftFromText="180" w:rightFromText="180" w:vertAnchor="text" w:tblpY="1"/>
        <w:tblOverlap w:val="never"/>
        <w:tblW w:w="0" w:type="auto"/>
        <w:tblLayout w:type="fixed"/>
        <w:tblLook w:val="01E0" w:firstRow="1" w:lastRow="1" w:firstColumn="1" w:lastColumn="1" w:noHBand="0" w:noVBand="0"/>
      </w:tblPr>
      <w:tblGrid>
        <w:gridCol w:w="3635"/>
        <w:gridCol w:w="9973"/>
      </w:tblGrid>
      <w:tr w:rsidR="005F4EFE" w14:paraId="5D662B70" w14:textId="77777777" w:rsidTr="39A48FA3">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3B52D1F6" w14:textId="77777777" w:rsidR="005F4EFE" w:rsidRPr="006670FC" w:rsidRDefault="005F4EFE" w:rsidP="005F4EFE">
            <w:pPr>
              <w:pStyle w:val="TableParagraph"/>
              <w:ind w:left="1427" w:right="1416"/>
              <w:jc w:val="center"/>
              <w:rPr>
                <w:rFonts w:cs="Times New Roman"/>
                <w:sz w:val="28"/>
                <w:szCs w:val="24"/>
                <w:u w:val="single"/>
              </w:rPr>
            </w:pPr>
            <w:r w:rsidRPr="000D3F0F">
              <w:rPr>
                <w:rFonts w:cs="Times New Roman"/>
                <w:sz w:val="28"/>
                <w:szCs w:val="24"/>
              </w:rPr>
              <w:t>Data</w:t>
            </w:r>
          </w:p>
        </w:tc>
        <w:tc>
          <w:tcPr>
            <w:tcW w:w="9973" w:type="dxa"/>
          </w:tcPr>
          <w:p w14:paraId="3D4B8C9B" w14:textId="77777777" w:rsidR="005F4EFE" w:rsidRPr="000D3F0F" w:rsidRDefault="005F4EFE" w:rsidP="003B36DE">
            <w:pPr>
              <w:pStyle w:val="TableParagraph"/>
              <w:ind w:left="4122" w:right="4108"/>
              <w:jc w:val="center"/>
              <w:rPr>
                <w:rFonts w:cs="Times New Roman"/>
                <w:sz w:val="28"/>
                <w:szCs w:val="24"/>
              </w:rPr>
            </w:pPr>
            <w:r w:rsidRPr="003B36DE">
              <w:rPr>
                <w:rFonts w:cs="Times New Roman"/>
                <w:bCs/>
                <w:sz w:val="28"/>
                <w:szCs w:val="24"/>
              </w:rPr>
              <w:t>Description</w:t>
            </w:r>
          </w:p>
        </w:tc>
      </w:tr>
      <w:tr w:rsidR="005F4EFE" w14:paraId="2849E793" w14:textId="77777777" w:rsidTr="39A48FA3">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422D8912" w14:textId="77777777" w:rsidR="005F4EFE" w:rsidRDefault="005F4EFE" w:rsidP="005F4EFE">
            <w:pPr>
              <w:pStyle w:val="TableParagraph"/>
              <w:spacing w:before="0"/>
              <w:ind w:left="0"/>
              <w:rPr>
                <w:rFonts w:cs="Times New Roman"/>
                <w:b/>
                <w:bCs/>
                <w:sz w:val="28"/>
                <w:szCs w:val="28"/>
              </w:rPr>
            </w:pPr>
          </w:p>
          <w:p w14:paraId="06133FDF" w14:textId="77777777" w:rsidR="005F4EFE" w:rsidRDefault="005F4EFE" w:rsidP="005F4EFE">
            <w:pPr>
              <w:pStyle w:val="TableParagraph"/>
              <w:spacing w:before="0"/>
              <w:ind w:left="0"/>
              <w:rPr>
                <w:rFonts w:cs="Times New Roman"/>
                <w:b/>
                <w:bCs/>
                <w:sz w:val="28"/>
                <w:szCs w:val="28"/>
              </w:rPr>
            </w:pPr>
          </w:p>
          <w:p w14:paraId="7C42079B" w14:textId="77777777" w:rsidR="005F4EFE" w:rsidRDefault="005F4EFE" w:rsidP="005F4EFE">
            <w:pPr>
              <w:pStyle w:val="TableParagraph"/>
              <w:spacing w:before="0"/>
              <w:ind w:left="0"/>
              <w:rPr>
                <w:rFonts w:cs="Times New Roman"/>
                <w:b/>
                <w:bCs/>
                <w:sz w:val="28"/>
                <w:szCs w:val="28"/>
              </w:rPr>
            </w:pPr>
          </w:p>
          <w:p w14:paraId="67E8D423" w14:textId="77777777" w:rsidR="005F4EFE" w:rsidRDefault="005F4EFE" w:rsidP="005F4EFE">
            <w:pPr>
              <w:pStyle w:val="TableParagraph"/>
              <w:spacing w:before="0"/>
              <w:ind w:left="0"/>
              <w:rPr>
                <w:rFonts w:cs="Times New Roman"/>
                <w:b/>
                <w:bCs/>
                <w:sz w:val="28"/>
                <w:szCs w:val="28"/>
              </w:rPr>
            </w:pPr>
          </w:p>
          <w:p w14:paraId="41A0FBDC" w14:textId="77777777" w:rsidR="005F4EFE" w:rsidRDefault="005F4EFE" w:rsidP="005F4EFE">
            <w:pPr>
              <w:pStyle w:val="TableParagraph"/>
              <w:spacing w:before="0"/>
              <w:ind w:left="0"/>
              <w:rPr>
                <w:rFonts w:cs="Times New Roman"/>
                <w:b/>
                <w:bCs/>
                <w:sz w:val="28"/>
                <w:szCs w:val="28"/>
              </w:rPr>
            </w:pPr>
          </w:p>
          <w:p w14:paraId="4254E676" w14:textId="77777777" w:rsidR="005F4EFE" w:rsidRDefault="005F4EFE" w:rsidP="005F4EFE">
            <w:pPr>
              <w:pStyle w:val="TableParagraph"/>
              <w:spacing w:before="0"/>
              <w:ind w:left="0"/>
              <w:rPr>
                <w:rFonts w:cs="Times New Roman"/>
                <w:b/>
                <w:bCs/>
                <w:sz w:val="28"/>
                <w:szCs w:val="28"/>
              </w:rPr>
            </w:pPr>
          </w:p>
          <w:p w14:paraId="6D28AAE1" w14:textId="77777777" w:rsidR="005F4EFE" w:rsidRDefault="005F4EFE" w:rsidP="005F4EFE">
            <w:pPr>
              <w:pStyle w:val="TableParagraph"/>
              <w:spacing w:before="1"/>
              <w:ind w:left="0"/>
              <w:rPr>
                <w:rFonts w:cs="Times New Roman"/>
                <w:b/>
                <w:bCs/>
                <w:sz w:val="38"/>
                <w:szCs w:val="38"/>
              </w:rPr>
            </w:pPr>
          </w:p>
          <w:p w14:paraId="1835E35F" w14:textId="10C81FB1" w:rsidR="005F4EFE" w:rsidRDefault="72F5E458" w:rsidP="005F4EFE">
            <w:pPr>
              <w:pStyle w:val="TableParagraph"/>
              <w:spacing w:before="0"/>
              <w:rPr>
                <w:rFonts w:cs="Times New Roman"/>
              </w:rPr>
            </w:pPr>
            <w:r w:rsidRPr="078FCCC8">
              <w:rPr>
                <w:rFonts w:cs="Times New Roman"/>
              </w:rPr>
              <w:t>Screenshot</w:t>
            </w:r>
            <w:r w:rsidR="005F4EFE" w:rsidRPr="005F4EFE">
              <w:rPr>
                <w:rFonts w:cs="Times New Roman"/>
              </w:rPr>
              <w:t>/Mockup:</w:t>
            </w:r>
          </w:p>
        </w:tc>
        <w:tc>
          <w:tcPr>
            <w:tcW w:w="9973" w:type="dxa"/>
          </w:tcPr>
          <w:p w14:paraId="7DC3B7E5" w14:textId="56FCB39A" w:rsidR="005F4EFE" w:rsidRDefault="005F4EFE" w:rsidP="005F4EFE">
            <w:pPr>
              <w:pStyle w:val="TableParagraph"/>
              <w:spacing w:before="0"/>
              <w:ind w:left="0"/>
            </w:pPr>
          </w:p>
          <w:p w14:paraId="18FA51A6" w14:textId="68179515" w:rsidR="005F4EFE" w:rsidRDefault="7614318C" w:rsidP="005F4EFE">
            <w:pPr>
              <w:pStyle w:val="TableParagraph"/>
              <w:spacing w:before="0"/>
              <w:ind w:left="0"/>
            </w:pPr>
            <w:r>
              <w:rPr>
                <w:noProof/>
              </w:rPr>
              <w:drawing>
                <wp:inline distT="0" distB="0" distL="0" distR="0" wp14:anchorId="7A7EB74E" wp14:editId="4822DA8C">
                  <wp:extent cx="6324598" cy="3562350"/>
                  <wp:effectExtent l="0" t="0" r="0" b="0"/>
                  <wp:docPr id="679356803" name="Picture 73351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518256"/>
                          <pic:cNvPicPr/>
                        </pic:nvPicPr>
                        <pic:blipFill>
                          <a:blip r:embed="rId44">
                            <a:extLst>
                              <a:ext uri="{28A0092B-C50C-407E-A947-70E740481C1C}">
                                <a14:useLocalDpi xmlns:a14="http://schemas.microsoft.com/office/drawing/2010/main" val="0"/>
                              </a:ext>
                            </a:extLst>
                          </a:blip>
                          <a:stretch>
                            <a:fillRect/>
                          </a:stretch>
                        </pic:blipFill>
                        <pic:spPr>
                          <a:xfrm>
                            <a:off x="0" y="0"/>
                            <a:ext cx="6324598" cy="3562350"/>
                          </a:xfrm>
                          <a:prstGeom prst="rect">
                            <a:avLst/>
                          </a:prstGeom>
                        </pic:spPr>
                      </pic:pic>
                    </a:graphicData>
                  </a:graphic>
                </wp:inline>
              </w:drawing>
            </w:r>
          </w:p>
          <w:p w14:paraId="1DC72403" w14:textId="036AB3E5" w:rsidR="005F4EFE" w:rsidRDefault="7FF3D2D6" w:rsidP="2E7A0C8E">
            <w:pPr>
              <w:spacing w:before="198"/>
              <w:ind w:left="320"/>
              <w:rPr>
                <w:rFonts w:cs="Times New Roman"/>
                <w:b/>
                <w:bCs/>
                <w:i/>
                <w:iCs/>
                <w:sz w:val="18"/>
                <w:szCs w:val="18"/>
              </w:rPr>
            </w:pPr>
            <w:r w:rsidRPr="2E7A0C8E">
              <w:rPr>
                <w:rFonts w:cs="Times New Roman"/>
                <w:b/>
                <w:bCs/>
                <w:i/>
                <w:iCs/>
                <w:sz w:val="18"/>
                <w:szCs w:val="18"/>
              </w:rPr>
              <w:t xml:space="preserve">Figure </w:t>
            </w:r>
            <w:r w:rsidR="78D8DB38" w:rsidRPr="2E7A0C8E">
              <w:rPr>
                <w:rFonts w:cs="Times New Roman"/>
                <w:b/>
                <w:bCs/>
                <w:i/>
                <w:iCs/>
                <w:sz w:val="18"/>
                <w:szCs w:val="18"/>
              </w:rPr>
              <w:t>17</w:t>
            </w:r>
            <w:r w:rsidR="6ECBD9F8" w:rsidRPr="2E7A0C8E">
              <w:rPr>
                <w:rFonts w:cs="Times New Roman"/>
                <w:b/>
                <w:bCs/>
                <w:i/>
                <w:iCs/>
                <w:sz w:val="18"/>
                <w:szCs w:val="18"/>
              </w:rPr>
              <w:t xml:space="preserve"> – Course Feedback </w:t>
            </w:r>
            <w:proofErr w:type="spellStart"/>
            <w:r w:rsidR="6ECBD9F8" w:rsidRPr="2E7A0C8E">
              <w:rPr>
                <w:rFonts w:cs="Times New Roman"/>
                <w:b/>
                <w:bCs/>
                <w:i/>
                <w:iCs/>
                <w:sz w:val="18"/>
                <w:szCs w:val="18"/>
              </w:rPr>
              <w:t>screensot</w:t>
            </w:r>
            <w:proofErr w:type="spellEnd"/>
          </w:p>
          <w:p w14:paraId="7D7DC0B1" w14:textId="30874765" w:rsidR="005F4EFE" w:rsidRDefault="6DF62EAA" w:rsidP="005F4EFE">
            <w:pPr>
              <w:pStyle w:val="TableParagraph"/>
              <w:spacing w:before="0"/>
              <w:ind w:left="0"/>
            </w:pPr>
            <w:r>
              <w:rPr>
                <w:noProof/>
              </w:rPr>
              <w:lastRenderedPageBreak/>
              <w:drawing>
                <wp:inline distT="0" distB="0" distL="0" distR="0" wp14:anchorId="6835A79E" wp14:editId="4555846C">
                  <wp:extent cx="6324598" cy="3562350"/>
                  <wp:effectExtent l="0" t="0" r="0" b="0"/>
                  <wp:docPr id="2144668345" name="Picture 73351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518256"/>
                          <pic:cNvPicPr/>
                        </pic:nvPicPr>
                        <pic:blipFill>
                          <a:blip r:embed="rId44">
                            <a:extLst>
                              <a:ext uri="{28A0092B-C50C-407E-A947-70E740481C1C}">
                                <a14:useLocalDpi xmlns:a14="http://schemas.microsoft.com/office/drawing/2010/main" val="0"/>
                              </a:ext>
                            </a:extLst>
                          </a:blip>
                          <a:stretch>
                            <a:fillRect/>
                          </a:stretch>
                        </pic:blipFill>
                        <pic:spPr>
                          <a:xfrm>
                            <a:off x="0" y="0"/>
                            <a:ext cx="6324598" cy="3562350"/>
                          </a:xfrm>
                          <a:prstGeom prst="rect">
                            <a:avLst/>
                          </a:prstGeom>
                        </pic:spPr>
                      </pic:pic>
                    </a:graphicData>
                  </a:graphic>
                </wp:inline>
              </w:drawing>
            </w:r>
          </w:p>
        </w:tc>
      </w:tr>
      <w:tr w:rsidR="005F4EFE" w14:paraId="3B466A73" w14:textId="77777777" w:rsidTr="39A48FA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DF9E62F" w14:textId="77777777" w:rsidR="005F4EFE" w:rsidRDefault="005F4EFE" w:rsidP="005F4EFE">
            <w:pPr>
              <w:pStyle w:val="TableParagraph"/>
              <w:rPr>
                <w:rFonts w:cs="Times New Roman"/>
              </w:rPr>
            </w:pPr>
            <w:r w:rsidRPr="005F4EFE">
              <w:rPr>
                <w:rFonts w:cs="Times New Roman"/>
              </w:rPr>
              <w:lastRenderedPageBreak/>
              <w:t>Page Title:</w:t>
            </w:r>
          </w:p>
        </w:tc>
        <w:tc>
          <w:tcPr>
            <w:tcW w:w="9973" w:type="dxa"/>
          </w:tcPr>
          <w:p w14:paraId="7DB7BF6C" w14:textId="3C303203" w:rsidR="005F4EFE" w:rsidRDefault="3D5FFC1E" w:rsidP="6B9C10BC">
            <w:pPr>
              <w:pStyle w:val="TableParagraph"/>
              <w:spacing w:line="259" w:lineRule="auto"/>
              <w:rPr>
                <w:rFonts w:cs="Times New Roman"/>
              </w:rPr>
            </w:pPr>
            <w:r w:rsidRPr="04DD36E6">
              <w:rPr>
                <w:rFonts w:cs="Times New Roman"/>
              </w:rPr>
              <w:t>Display Feedback</w:t>
            </w:r>
          </w:p>
        </w:tc>
      </w:tr>
      <w:tr w:rsidR="005F4EFE" w14:paraId="234D221E" w14:textId="77777777" w:rsidTr="39A48FA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BB03F3E" w14:textId="77777777" w:rsidR="005F4EFE" w:rsidRDefault="005F4EFE" w:rsidP="005F4EFE">
            <w:pPr>
              <w:pStyle w:val="TableParagraph"/>
              <w:rPr>
                <w:rFonts w:cs="Times New Roman"/>
              </w:rPr>
            </w:pPr>
            <w:r w:rsidRPr="005F4EFE">
              <w:rPr>
                <w:rFonts w:cs="Times New Roman"/>
              </w:rPr>
              <w:t>Author:</w:t>
            </w:r>
          </w:p>
        </w:tc>
        <w:tc>
          <w:tcPr>
            <w:tcW w:w="9973" w:type="dxa"/>
          </w:tcPr>
          <w:p w14:paraId="34D71111" w14:textId="2A553C65" w:rsidR="005F4EFE" w:rsidRDefault="005F4EFE" w:rsidP="005F4EFE">
            <w:pPr>
              <w:pStyle w:val="TableParagraph"/>
              <w:rPr>
                <w:rFonts w:cs="Times New Roman"/>
              </w:rPr>
            </w:pPr>
            <w:r w:rsidRPr="005F4EFE">
              <w:rPr>
                <w:rFonts w:cs="Times New Roman"/>
              </w:rPr>
              <w:t>Team 02(Ben Crowe)</w:t>
            </w:r>
          </w:p>
        </w:tc>
      </w:tr>
      <w:tr w:rsidR="005F4EFE" w14:paraId="776E037F" w14:textId="77777777" w:rsidTr="39A48FA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8A2E888" w14:textId="2EDEE739" w:rsidR="005F4EFE" w:rsidRDefault="005F4EFE" w:rsidP="005F4EFE">
            <w:pPr>
              <w:pStyle w:val="TableParagraph"/>
              <w:rPr>
                <w:rFonts w:cs="Times New Roman"/>
              </w:rPr>
            </w:pPr>
            <w:r w:rsidRPr="005F4EFE">
              <w:rPr>
                <w:rFonts w:cs="Times New Roman"/>
              </w:rPr>
              <w:t>Type:</w:t>
            </w:r>
          </w:p>
        </w:tc>
        <w:tc>
          <w:tcPr>
            <w:tcW w:w="9973" w:type="dxa"/>
          </w:tcPr>
          <w:p w14:paraId="6F49D4B2" w14:textId="11D6BA3F" w:rsidR="005F4EFE" w:rsidRDefault="005F4EFE" w:rsidP="6B9C10BC">
            <w:pPr>
              <w:pStyle w:val="TableParagraph"/>
              <w:spacing w:line="259" w:lineRule="auto"/>
              <w:rPr>
                <w:rFonts w:cs="Times New Roman"/>
              </w:rPr>
            </w:pPr>
            <w:r w:rsidRPr="005F4EFE">
              <w:rPr>
                <w:rFonts w:cs="Times New Roman"/>
              </w:rPr>
              <w:t>Process</w:t>
            </w:r>
          </w:p>
        </w:tc>
      </w:tr>
      <w:tr w:rsidR="005F4EFE" w14:paraId="7E4934DE" w14:textId="77777777" w:rsidTr="39A48FA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665BB7A" w14:textId="77777777" w:rsidR="005F4EFE" w:rsidRDefault="005F4EFE" w:rsidP="6B9C10BC">
            <w:pPr>
              <w:pStyle w:val="TableParagraph"/>
              <w:spacing w:line="259" w:lineRule="auto"/>
              <w:rPr>
                <w:rFonts w:cs="Times New Roman"/>
              </w:rPr>
            </w:pPr>
            <w:r w:rsidRPr="005F4EFE">
              <w:rPr>
                <w:rFonts w:cs="Times New Roman"/>
              </w:rPr>
              <w:t>Purpose:</w:t>
            </w:r>
          </w:p>
        </w:tc>
        <w:tc>
          <w:tcPr>
            <w:tcW w:w="9973" w:type="dxa"/>
          </w:tcPr>
          <w:p w14:paraId="1ED30159" w14:textId="3C303203" w:rsidR="005F4EFE" w:rsidRDefault="005F4EFE" w:rsidP="005F4EFE">
            <w:pPr>
              <w:pStyle w:val="TableParagraph"/>
              <w:rPr>
                <w:rFonts w:cs="Times New Roman"/>
              </w:rPr>
            </w:pPr>
          </w:p>
        </w:tc>
      </w:tr>
      <w:tr w:rsidR="005F4EFE" w14:paraId="6722B163" w14:textId="77777777" w:rsidTr="39A48FA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F23B251" w14:textId="77777777" w:rsidR="005F4EFE" w:rsidRDefault="005F4EFE" w:rsidP="005F4EFE">
            <w:pPr>
              <w:pStyle w:val="TableParagraph"/>
              <w:spacing w:before="87"/>
              <w:rPr>
                <w:rFonts w:cs="Times New Roman"/>
              </w:rPr>
            </w:pPr>
            <w:r w:rsidRPr="005F4EFE">
              <w:rPr>
                <w:rFonts w:cs="Times New Roman"/>
              </w:rPr>
              <w:lastRenderedPageBreak/>
              <w:t>Stakeholders:</w:t>
            </w:r>
          </w:p>
          <w:p w14:paraId="2A35B29B" w14:textId="77777777" w:rsidR="005F4EFE" w:rsidRDefault="005F4EFE" w:rsidP="005F4EFE">
            <w:pPr>
              <w:pStyle w:val="TableParagraph"/>
              <w:rPr>
                <w:rFonts w:cs="Times New Roman"/>
              </w:rPr>
            </w:pPr>
          </w:p>
        </w:tc>
        <w:tc>
          <w:tcPr>
            <w:tcW w:w="9973" w:type="dxa"/>
          </w:tcPr>
          <w:p w14:paraId="4079B8C4" w14:textId="3C303203" w:rsidR="005F4EFE" w:rsidRDefault="005F4EFE" w:rsidP="005F4EFE">
            <w:pPr>
              <w:pStyle w:val="TableParagraph"/>
              <w:rPr>
                <w:rFonts w:cs="Times New Roman"/>
              </w:rPr>
            </w:pPr>
            <w:r w:rsidRPr="005F4EFE">
              <w:rPr>
                <w:rFonts w:cs="Times New Roman"/>
              </w:rPr>
              <w:t>Students,</w:t>
            </w:r>
            <w:r w:rsidR="319BBDE4" w:rsidRPr="04DD36E6">
              <w:rPr>
                <w:rFonts w:cs="Times New Roman"/>
              </w:rPr>
              <w:t xml:space="preserve"> Professors</w:t>
            </w:r>
          </w:p>
        </w:tc>
      </w:tr>
      <w:tr w:rsidR="005F4EFE" w14:paraId="4F23DDB4" w14:textId="77777777" w:rsidTr="39A48FA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0DB846C" w14:textId="77777777" w:rsidR="005F4EFE" w:rsidRDefault="005F4EFE" w:rsidP="005F4EFE">
            <w:pPr>
              <w:pStyle w:val="TableParagraph"/>
              <w:spacing w:before="84"/>
              <w:rPr>
                <w:rFonts w:cs="Times New Roman"/>
              </w:rPr>
            </w:pPr>
            <w:r w:rsidRPr="005F4EFE">
              <w:rPr>
                <w:rFonts w:cs="Times New Roman"/>
              </w:rPr>
              <w:t>Parent User Story:</w:t>
            </w:r>
          </w:p>
        </w:tc>
        <w:tc>
          <w:tcPr>
            <w:tcW w:w="9973" w:type="dxa"/>
          </w:tcPr>
          <w:p w14:paraId="3B0955B1" w14:textId="6DC4A078" w:rsidR="005F4EFE" w:rsidRDefault="005F4EFE" w:rsidP="005F4EFE">
            <w:pPr>
              <w:pStyle w:val="TableParagraph"/>
              <w:spacing w:before="84"/>
              <w:rPr>
                <w:rFonts w:cs="Times New Roman"/>
              </w:rPr>
            </w:pPr>
            <w:r w:rsidRPr="005F4EFE">
              <w:rPr>
                <w:rFonts w:cs="Times New Roman"/>
              </w:rPr>
              <w:t>Grad Plan</w:t>
            </w:r>
          </w:p>
          <w:p w14:paraId="189B10BB" w14:textId="77777777" w:rsidR="005F4EFE" w:rsidRDefault="005F4EFE" w:rsidP="005F4EFE">
            <w:pPr>
              <w:pStyle w:val="TableParagraph"/>
              <w:spacing w:before="84"/>
              <w:ind w:left="0"/>
              <w:rPr>
                <w:rFonts w:cs="Times New Roman"/>
              </w:rPr>
            </w:pPr>
          </w:p>
        </w:tc>
      </w:tr>
      <w:tr w:rsidR="005F4EFE" w14:paraId="7A7D5D5D" w14:textId="77777777" w:rsidTr="39A48FA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C282DA0" w14:textId="77777777" w:rsidR="005F4EFE" w:rsidRDefault="005F4EFE" w:rsidP="005F4EFE">
            <w:pPr>
              <w:pStyle w:val="TableParagraph"/>
              <w:spacing w:line="259" w:lineRule="auto"/>
              <w:rPr>
                <w:rFonts w:cs="Times New Roman"/>
              </w:rPr>
            </w:pPr>
            <w:r w:rsidRPr="005F4EFE">
              <w:rPr>
                <w:rFonts w:cs="Times New Roman"/>
              </w:rPr>
              <w:t>Actor(s)/Persona(s):</w:t>
            </w:r>
          </w:p>
        </w:tc>
        <w:tc>
          <w:tcPr>
            <w:tcW w:w="9973" w:type="dxa"/>
          </w:tcPr>
          <w:p w14:paraId="3D8C6DA7" w14:textId="18A26C41" w:rsidR="005F4EFE" w:rsidRDefault="005F4EFE" w:rsidP="6B9C10BC">
            <w:pPr>
              <w:pStyle w:val="TableParagraph"/>
              <w:spacing w:line="259" w:lineRule="auto"/>
              <w:rPr>
                <w:rFonts w:cs="Times New Roman"/>
              </w:rPr>
            </w:pPr>
            <w:r w:rsidRPr="005F4EFE">
              <w:rPr>
                <w:rFonts w:cs="Times New Roman"/>
              </w:rPr>
              <w:t>Student</w:t>
            </w:r>
          </w:p>
        </w:tc>
      </w:tr>
      <w:tr w:rsidR="005F4EFE" w14:paraId="110D9F16" w14:textId="77777777" w:rsidTr="39A48FA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7694065" w14:textId="77777777" w:rsidR="005F4EFE" w:rsidRDefault="005F4EFE" w:rsidP="6B9C10BC">
            <w:pPr>
              <w:pStyle w:val="TableParagraph"/>
              <w:spacing w:line="259" w:lineRule="auto"/>
              <w:rPr>
                <w:rFonts w:cs="Times New Roman"/>
              </w:rPr>
            </w:pPr>
            <w:r w:rsidRPr="005F4EFE">
              <w:rPr>
                <w:rFonts w:cs="Times New Roman"/>
              </w:rPr>
              <w:t>Pre-conditions/Product(s) Required:</w:t>
            </w:r>
          </w:p>
          <w:p w14:paraId="159F56D9" w14:textId="77777777" w:rsidR="005F4EFE" w:rsidRDefault="005F4EFE" w:rsidP="005F4EFE">
            <w:pPr>
              <w:pStyle w:val="TableParagraph"/>
              <w:rPr>
                <w:rFonts w:cs="Times New Roman"/>
              </w:rPr>
            </w:pPr>
          </w:p>
        </w:tc>
        <w:tc>
          <w:tcPr>
            <w:tcW w:w="9973" w:type="dxa"/>
          </w:tcPr>
          <w:p w14:paraId="23FB419A" w14:textId="4DA8D76B" w:rsidR="005F4EFE" w:rsidRDefault="005F4EFE" w:rsidP="00FE63FB">
            <w:pPr>
              <w:pStyle w:val="TableParagraph"/>
              <w:numPr>
                <w:ilvl w:val="0"/>
                <w:numId w:val="46"/>
              </w:numPr>
              <w:rPr>
                <w:rFonts w:asciiTheme="minorHAnsi" w:eastAsiaTheme="minorEastAsia" w:hAnsiTheme="minorHAnsi" w:cstheme="minorBidi"/>
                <w:szCs w:val="24"/>
              </w:rPr>
            </w:pPr>
            <w:r w:rsidRPr="005F4EFE">
              <w:rPr>
                <w:rFonts w:cs="Times New Roman"/>
              </w:rPr>
              <w:t>The user must be logged into the system.</w:t>
            </w:r>
          </w:p>
          <w:p w14:paraId="5B05E22B" w14:textId="314E4324" w:rsidR="752A4AD2" w:rsidRDefault="752A4AD2" w:rsidP="00FE63FB">
            <w:pPr>
              <w:pStyle w:val="TableParagraph"/>
              <w:numPr>
                <w:ilvl w:val="0"/>
                <w:numId w:val="46"/>
              </w:numPr>
              <w:rPr>
                <w:rFonts w:asciiTheme="minorHAnsi" w:eastAsiaTheme="minorEastAsia" w:hAnsiTheme="minorHAnsi" w:cstheme="minorBidi"/>
                <w:szCs w:val="24"/>
              </w:rPr>
            </w:pPr>
            <w:r w:rsidRPr="18EE8373">
              <w:rPr>
                <w:rFonts w:cs="Times New Roman"/>
              </w:rPr>
              <w:t xml:space="preserve">The user must select a course from the </w:t>
            </w:r>
            <w:r w:rsidRPr="77E17D65">
              <w:rPr>
                <w:rFonts w:cs="Times New Roman"/>
              </w:rPr>
              <w:t>list to view</w:t>
            </w:r>
          </w:p>
          <w:p w14:paraId="123AFF2A" w14:textId="1535A185" w:rsidR="00FB5DAA" w:rsidRPr="00FB5DAA" w:rsidRDefault="752A4AD2" w:rsidP="00FE63FB">
            <w:pPr>
              <w:pStyle w:val="TableParagraph"/>
              <w:numPr>
                <w:ilvl w:val="0"/>
                <w:numId w:val="46"/>
              </w:numPr>
              <w:rPr>
                <w:rFonts w:asciiTheme="minorHAnsi" w:eastAsiaTheme="minorEastAsia" w:hAnsiTheme="minorHAnsi" w:cstheme="minorBidi"/>
                <w:szCs w:val="24"/>
              </w:rPr>
            </w:pPr>
            <w:r w:rsidRPr="77E17D65">
              <w:rPr>
                <w:rFonts w:cs="Times New Roman"/>
              </w:rPr>
              <w:t xml:space="preserve">The user must select either </w:t>
            </w:r>
            <w:r w:rsidR="1555BE1F" w:rsidRPr="2871DC00">
              <w:rPr>
                <w:rFonts w:cs="Times New Roman"/>
              </w:rPr>
              <w:t>p</w:t>
            </w:r>
            <w:r w:rsidRPr="2871DC00">
              <w:rPr>
                <w:rFonts w:cs="Times New Roman"/>
              </w:rPr>
              <w:t>rofessor</w:t>
            </w:r>
            <w:r w:rsidRPr="77E17D65">
              <w:rPr>
                <w:rFonts w:cs="Times New Roman"/>
              </w:rPr>
              <w:t xml:space="preserve"> or </w:t>
            </w:r>
            <w:r w:rsidR="74853468" w:rsidRPr="2871DC00">
              <w:rPr>
                <w:rFonts w:cs="Times New Roman"/>
              </w:rPr>
              <w:t>c</w:t>
            </w:r>
            <w:r w:rsidRPr="2871DC00">
              <w:rPr>
                <w:rFonts w:cs="Times New Roman"/>
              </w:rPr>
              <w:t xml:space="preserve">ourse </w:t>
            </w:r>
            <w:r w:rsidRPr="77E17D65">
              <w:rPr>
                <w:rFonts w:cs="Times New Roman"/>
              </w:rPr>
              <w:t xml:space="preserve">to view </w:t>
            </w:r>
            <w:r w:rsidR="1EACC681" w:rsidRPr="77E17D65">
              <w:rPr>
                <w:rFonts w:cs="Times New Roman"/>
              </w:rPr>
              <w:t xml:space="preserve">other Students feedback on course or the </w:t>
            </w:r>
            <w:r w:rsidR="51CE8A0A" w:rsidRPr="2871DC00">
              <w:rPr>
                <w:rFonts w:cs="Times New Roman"/>
              </w:rPr>
              <w:t>p</w:t>
            </w:r>
            <w:r w:rsidR="1EACC681" w:rsidRPr="2871DC00">
              <w:rPr>
                <w:rFonts w:cs="Times New Roman"/>
              </w:rPr>
              <w:t>rofessor</w:t>
            </w:r>
            <w:r w:rsidR="1EACC681" w:rsidRPr="77E17D65">
              <w:rPr>
                <w:rFonts w:cs="Times New Roman"/>
              </w:rPr>
              <w:t>.</w:t>
            </w:r>
          </w:p>
          <w:p w14:paraId="53BAA4B0" w14:textId="129C88CA" w:rsidR="005F4EFE" w:rsidRDefault="1EACC681" w:rsidP="0053C208">
            <w:pPr>
              <w:pStyle w:val="TableParagraph"/>
              <w:numPr>
                <w:ilvl w:val="0"/>
                <w:numId w:val="46"/>
              </w:numPr>
              <w:rPr>
                <w:rFonts w:asciiTheme="minorHAnsi" w:eastAsiaTheme="minorEastAsia" w:hAnsiTheme="minorHAnsi" w:cstheme="minorBidi"/>
              </w:rPr>
            </w:pPr>
            <w:r w:rsidRPr="77E17D65">
              <w:rPr>
                <w:rFonts w:cs="Times New Roman"/>
              </w:rPr>
              <w:t xml:space="preserve">If no feedback is available, </w:t>
            </w:r>
            <w:r w:rsidRPr="2871DC00">
              <w:rPr>
                <w:rFonts w:cs="Times New Roman"/>
              </w:rPr>
              <w:t xml:space="preserve">I.e. a previous student hasn’t </w:t>
            </w:r>
            <w:r w:rsidR="03E09442" w:rsidRPr="2871DC00">
              <w:rPr>
                <w:rFonts w:cs="Times New Roman"/>
              </w:rPr>
              <w:t>written feedback, a notice will be displayed that no course or professor feedback is available.</w:t>
            </w:r>
          </w:p>
        </w:tc>
      </w:tr>
      <w:tr w:rsidR="005F4EFE" w14:paraId="6CEA3E56" w14:textId="77777777" w:rsidTr="39A48FA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7BC5EA4" w14:textId="77777777" w:rsidR="005F4EFE" w:rsidRDefault="005F4EFE" w:rsidP="005F4EFE">
            <w:pPr>
              <w:pStyle w:val="TableParagraph"/>
              <w:spacing w:before="84" w:line="259" w:lineRule="auto"/>
              <w:ind w:right="633"/>
              <w:rPr>
                <w:rFonts w:cs="Times New Roman"/>
              </w:rPr>
            </w:pPr>
            <w:r w:rsidRPr="005F4EFE">
              <w:rPr>
                <w:rFonts w:cs="Times New Roman"/>
              </w:rPr>
              <w:t>Post-conditions/Product(s) Produced:</w:t>
            </w:r>
          </w:p>
        </w:tc>
        <w:tc>
          <w:tcPr>
            <w:tcW w:w="9973" w:type="dxa"/>
          </w:tcPr>
          <w:p w14:paraId="017AEF0C" w14:textId="3387AE41" w:rsidR="005F4EFE" w:rsidRDefault="59B83E52" w:rsidP="005F4EFE">
            <w:pPr>
              <w:pStyle w:val="TableParagraph"/>
              <w:spacing w:before="84" w:line="259" w:lineRule="auto"/>
            </w:pPr>
            <w:r>
              <w:t xml:space="preserve">A display of course or professor for that course feedback so students can be more informed as to what expect from the course/professor </w:t>
            </w:r>
            <w:r w:rsidR="26F68CE5">
              <w:t>with a number rating</w:t>
            </w:r>
            <w:r>
              <w:t xml:space="preserve"> and how it will affect their workload for the semester they are planning.</w:t>
            </w:r>
          </w:p>
        </w:tc>
      </w:tr>
      <w:tr w:rsidR="005F4EFE" w14:paraId="639FE617" w14:textId="77777777" w:rsidTr="39A48FA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E976DE5" w14:textId="77777777" w:rsidR="005F4EFE" w:rsidRDefault="005F4EFE" w:rsidP="005F4EFE">
            <w:pPr>
              <w:pStyle w:val="TableParagraph"/>
              <w:rPr>
                <w:rFonts w:cs="Times New Roman"/>
              </w:rPr>
            </w:pPr>
            <w:r w:rsidRPr="005F4EFE">
              <w:rPr>
                <w:rFonts w:cs="Times New Roman"/>
              </w:rPr>
              <w:t>Links:</w:t>
            </w:r>
          </w:p>
          <w:p w14:paraId="4611FC0D" w14:textId="77777777" w:rsidR="005F4EFE" w:rsidRDefault="005F4EFE" w:rsidP="005F4EFE">
            <w:pPr>
              <w:pStyle w:val="TableParagraph"/>
              <w:spacing w:line="259" w:lineRule="auto"/>
              <w:rPr>
                <w:rFonts w:cs="Times New Roman"/>
              </w:rPr>
            </w:pPr>
          </w:p>
        </w:tc>
        <w:tc>
          <w:tcPr>
            <w:tcW w:w="9973" w:type="dxa"/>
          </w:tcPr>
          <w:p w14:paraId="12A78E47" w14:textId="69F0871A" w:rsidR="005F4EFE" w:rsidRDefault="005F4EFE" w:rsidP="6B9C10BC">
            <w:pPr>
              <w:pStyle w:val="TableParagraph"/>
              <w:spacing w:line="259" w:lineRule="auto"/>
              <w:rPr>
                <w:rFonts w:cs="Times New Roman"/>
              </w:rPr>
            </w:pPr>
            <w:r w:rsidRPr="005F4EFE">
              <w:rPr>
                <w:rFonts w:cs="Times New Roman"/>
              </w:rPr>
              <w:t>None</w:t>
            </w:r>
          </w:p>
        </w:tc>
      </w:tr>
      <w:tr w:rsidR="005F4EFE" w14:paraId="73350507" w14:textId="77777777" w:rsidTr="39A48FA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AB6E2B5" w14:textId="77777777" w:rsidR="005F4EFE" w:rsidRDefault="005F4EFE" w:rsidP="005F4EFE">
            <w:pPr>
              <w:pStyle w:val="TableParagraph"/>
              <w:rPr>
                <w:rFonts w:cs="Times New Roman"/>
              </w:rPr>
            </w:pPr>
            <w:r w:rsidRPr="005F4EFE">
              <w:rPr>
                <w:rFonts w:cs="Times New Roman"/>
              </w:rPr>
              <w:t>SRS Document</w:t>
            </w:r>
          </w:p>
          <w:p w14:paraId="3F8C4B37" w14:textId="77777777" w:rsidR="005F4EFE" w:rsidRDefault="005F4EFE" w:rsidP="005F4EFE">
            <w:pPr>
              <w:pStyle w:val="TableParagraph"/>
              <w:spacing w:line="259" w:lineRule="auto"/>
              <w:rPr>
                <w:rFonts w:cs="Times New Roman"/>
              </w:rPr>
            </w:pPr>
          </w:p>
        </w:tc>
        <w:tc>
          <w:tcPr>
            <w:tcW w:w="9973" w:type="dxa"/>
          </w:tcPr>
          <w:p w14:paraId="5440AC2B" w14:textId="7B815BFC" w:rsidR="005F4EFE" w:rsidRDefault="005F4EFE" w:rsidP="005F4EFE">
            <w:pPr>
              <w:pStyle w:val="TableParagraph"/>
              <w:rPr>
                <w:rFonts w:ascii="Times" w:eastAsia="Times" w:hAnsi="Times" w:cs="Times"/>
              </w:rPr>
            </w:pPr>
            <w:r w:rsidRPr="005F4EFE">
              <w:rPr>
                <w:rFonts w:ascii="Times" w:eastAsia="Times" w:hAnsi="Times" w:cs="Times"/>
              </w:rPr>
              <w:t xml:space="preserve">REQ – </w:t>
            </w:r>
            <w:r w:rsidR="482DC386" w:rsidRPr="58CAC7E9">
              <w:rPr>
                <w:rFonts w:ascii="Times" w:eastAsia="Times" w:hAnsi="Times" w:cs="Times"/>
              </w:rPr>
              <w:t>26,27,28</w:t>
            </w:r>
          </w:p>
        </w:tc>
      </w:tr>
      <w:tr w:rsidR="005F4EFE" w14:paraId="67E81621" w14:textId="77777777" w:rsidTr="39A48FA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CC9DBB5" w14:textId="77777777" w:rsidR="005F4EFE" w:rsidRDefault="005F4EFE" w:rsidP="0053C208">
            <w:pPr>
              <w:pStyle w:val="TableParagraph"/>
              <w:spacing w:line="259" w:lineRule="auto"/>
              <w:rPr>
                <w:rFonts w:cs="Times New Roman"/>
              </w:rPr>
            </w:pPr>
            <w:r w:rsidRPr="005F4EFE">
              <w:rPr>
                <w:rFonts w:cs="Times New Roman"/>
              </w:rPr>
              <w:t>Description/Notes:</w:t>
            </w:r>
          </w:p>
          <w:p w14:paraId="586C9668" w14:textId="77777777" w:rsidR="005F4EFE" w:rsidRDefault="005F4EFE" w:rsidP="005F4EFE">
            <w:pPr>
              <w:pStyle w:val="TableParagraph"/>
              <w:spacing w:line="259" w:lineRule="auto"/>
              <w:rPr>
                <w:rFonts w:cs="Times New Roman"/>
              </w:rPr>
            </w:pPr>
          </w:p>
        </w:tc>
        <w:tc>
          <w:tcPr>
            <w:tcW w:w="9973" w:type="dxa"/>
          </w:tcPr>
          <w:p w14:paraId="1C151F3D" w14:textId="2B8E6169" w:rsidR="00CC571B" w:rsidRPr="00EC3386" w:rsidRDefault="66D272A5" w:rsidP="00FE63FB">
            <w:pPr>
              <w:pStyle w:val="ListParagraph"/>
              <w:numPr>
                <w:ilvl w:val="0"/>
                <w:numId w:val="24"/>
              </w:numPr>
              <w:spacing w:before="240" w:after="240"/>
              <w:jc w:val="both"/>
              <w:rPr>
                <w:rFonts w:eastAsia="Times New Roman" w:cs="Times New Roman"/>
                <w:lang w:bidi="ar-SA"/>
              </w:rPr>
            </w:pPr>
            <w:r w:rsidRPr="04404D7D">
              <w:rPr>
                <w:rFonts w:eastAsia="Times New Roman" w:cs="Times New Roman"/>
                <w:lang w:bidi="ar-SA"/>
              </w:rPr>
              <w:t xml:space="preserve">The user will </w:t>
            </w:r>
            <w:r w:rsidR="2A0D0E59" w:rsidRPr="1AB6EEE1">
              <w:rPr>
                <w:rFonts w:eastAsia="Times New Roman" w:cs="Times New Roman"/>
                <w:lang w:bidi="ar-SA"/>
              </w:rPr>
              <w:t xml:space="preserve">click on </w:t>
            </w:r>
            <w:r w:rsidRPr="1AB6EEE1">
              <w:rPr>
                <w:rFonts w:eastAsia="Times New Roman" w:cs="Times New Roman"/>
                <w:lang w:bidi="ar-SA"/>
              </w:rPr>
              <w:t>a course</w:t>
            </w:r>
            <w:r w:rsidR="19F66583" w:rsidRPr="1AB6EEE1">
              <w:rPr>
                <w:rFonts w:eastAsia="Times New Roman" w:cs="Times New Roman"/>
                <w:lang w:bidi="ar-SA"/>
              </w:rPr>
              <w:t xml:space="preserve"> (a link)</w:t>
            </w:r>
            <w:r w:rsidRPr="04404D7D">
              <w:rPr>
                <w:rFonts w:eastAsia="Times New Roman" w:cs="Times New Roman"/>
                <w:lang w:bidi="ar-SA"/>
              </w:rPr>
              <w:t xml:space="preserve"> from the course catalog or required degree classes they would like to research as a possible </w:t>
            </w:r>
            <w:r w:rsidR="66BF8716" w:rsidRPr="04404D7D">
              <w:rPr>
                <w:rFonts w:eastAsia="Times New Roman" w:cs="Times New Roman"/>
                <w:lang w:bidi="ar-SA"/>
              </w:rPr>
              <w:t>class to take for a given semester.</w:t>
            </w:r>
          </w:p>
          <w:p w14:paraId="5323A748" w14:textId="1B4A68A4" w:rsidR="003416F7" w:rsidRPr="003416F7" w:rsidRDefault="3AD8F29B" w:rsidP="00FE63FB">
            <w:pPr>
              <w:pStyle w:val="ListParagraph"/>
              <w:numPr>
                <w:ilvl w:val="0"/>
                <w:numId w:val="24"/>
              </w:numPr>
              <w:spacing w:before="240" w:after="240"/>
              <w:jc w:val="both"/>
              <w:rPr>
                <w:lang w:bidi="ar-SA"/>
              </w:rPr>
            </w:pPr>
            <w:r w:rsidRPr="116551D6">
              <w:rPr>
                <w:lang w:bidi="ar-SA"/>
              </w:rPr>
              <w:t xml:space="preserve">A pop up will display </w:t>
            </w:r>
            <w:r w:rsidRPr="450182CA">
              <w:rPr>
                <w:lang w:bidi="ar-SA"/>
              </w:rPr>
              <w:t>showing the course information</w:t>
            </w:r>
            <w:r w:rsidRPr="3BFD9A43">
              <w:rPr>
                <w:lang w:bidi="ar-SA"/>
              </w:rPr>
              <w:t>, course number, prerequisite</w:t>
            </w:r>
            <w:r w:rsidR="32D60A46" w:rsidRPr="3BFD9A43">
              <w:rPr>
                <w:lang w:bidi="ar-SA"/>
              </w:rPr>
              <w:t xml:space="preserve">s, credit </w:t>
            </w:r>
            <w:r w:rsidR="32D60A46" w:rsidRPr="1C9A52DD">
              <w:rPr>
                <w:lang w:bidi="ar-SA"/>
              </w:rPr>
              <w:t xml:space="preserve">hours. </w:t>
            </w:r>
            <w:r w:rsidR="63C79E5B" w:rsidRPr="078FCCC8">
              <w:rPr>
                <w:lang w:bidi="ar-SA"/>
              </w:rPr>
              <w:t>User</w:t>
            </w:r>
            <w:r w:rsidR="4B6CC2E5" w:rsidRPr="078FCCC8">
              <w:rPr>
                <w:lang w:bidi="ar-SA"/>
              </w:rPr>
              <w:t>s</w:t>
            </w:r>
            <w:r w:rsidR="32D60A46" w:rsidRPr="1C9A52DD">
              <w:rPr>
                <w:lang w:bidi="ar-SA"/>
              </w:rPr>
              <w:t xml:space="preserve"> will be given an option to display student feedback.</w:t>
            </w:r>
          </w:p>
          <w:p w14:paraId="32B1E97F" w14:textId="4AE18AED" w:rsidR="00CB7737" w:rsidRPr="00CB7737" w:rsidRDefault="32D60A46" w:rsidP="00FE63FB">
            <w:pPr>
              <w:pStyle w:val="ListParagraph"/>
              <w:numPr>
                <w:ilvl w:val="0"/>
                <w:numId w:val="24"/>
              </w:numPr>
              <w:spacing w:before="240" w:after="240"/>
              <w:jc w:val="both"/>
              <w:rPr>
                <w:lang w:bidi="ar-SA"/>
              </w:rPr>
            </w:pPr>
            <w:r w:rsidRPr="4A0553EB">
              <w:rPr>
                <w:lang w:bidi="ar-SA"/>
              </w:rPr>
              <w:lastRenderedPageBreak/>
              <w:t>If the user clicks on the student feedback option a box will appear given the user</w:t>
            </w:r>
            <w:r w:rsidR="57EE80A4" w:rsidRPr="06517796">
              <w:rPr>
                <w:lang w:bidi="ar-SA"/>
              </w:rPr>
              <w:t>,</w:t>
            </w:r>
            <w:r w:rsidRPr="4A0553EB">
              <w:rPr>
                <w:lang w:bidi="ar-SA"/>
              </w:rPr>
              <w:t xml:space="preserve"> the option to select the feedback </w:t>
            </w:r>
            <w:r w:rsidRPr="54882E95">
              <w:rPr>
                <w:lang w:bidi="ar-SA"/>
              </w:rPr>
              <w:t>students have given on the course or the professor. I.e</w:t>
            </w:r>
            <w:r w:rsidR="6B6CC276" w:rsidRPr="0053C208">
              <w:rPr>
                <w:lang w:bidi="ar-SA"/>
              </w:rPr>
              <w:t>.</w:t>
            </w:r>
            <w:r w:rsidRPr="54882E95">
              <w:rPr>
                <w:lang w:bidi="ar-SA"/>
              </w:rPr>
              <w:t xml:space="preserve"> </w:t>
            </w:r>
            <w:r w:rsidR="43022185" w:rsidRPr="54882E95">
              <w:rPr>
                <w:lang w:bidi="ar-SA"/>
              </w:rPr>
              <w:t>display course, professor feedback.</w:t>
            </w:r>
          </w:p>
          <w:p w14:paraId="16C53695" w14:textId="468F47A6" w:rsidR="00AB4A05" w:rsidRPr="00AB4A05" w:rsidRDefault="43022185" w:rsidP="00FE63FB">
            <w:pPr>
              <w:pStyle w:val="ListParagraph"/>
              <w:numPr>
                <w:ilvl w:val="0"/>
                <w:numId w:val="24"/>
              </w:numPr>
              <w:spacing w:before="240" w:after="240"/>
              <w:jc w:val="both"/>
              <w:rPr>
                <w:lang w:bidi="ar-SA"/>
              </w:rPr>
            </w:pPr>
            <w:r w:rsidRPr="54882E95">
              <w:rPr>
                <w:lang w:bidi="ar-SA"/>
              </w:rPr>
              <w:t>Depending on which option they choose</w:t>
            </w:r>
            <w:r w:rsidR="7FB8C6CA" w:rsidRPr="06517796">
              <w:rPr>
                <w:lang w:bidi="ar-SA"/>
              </w:rPr>
              <w:t xml:space="preserve"> </w:t>
            </w:r>
            <w:r w:rsidRPr="54882E95">
              <w:rPr>
                <w:lang w:bidi="ar-SA"/>
              </w:rPr>
              <w:t xml:space="preserve">(course, </w:t>
            </w:r>
            <w:r w:rsidRPr="0FCA7167">
              <w:rPr>
                <w:lang w:bidi="ar-SA"/>
              </w:rPr>
              <w:t>professor</w:t>
            </w:r>
            <w:r w:rsidRPr="54882E95">
              <w:rPr>
                <w:lang w:bidi="ar-SA"/>
              </w:rPr>
              <w:t xml:space="preserve">) the feedback previous students have given </w:t>
            </w:r>
            <w:r w:rsidR="1556D54A" w:rsidRPr="0FCA7167">
              <w:rPr>
                <w:lang w:bidi="ar-SA"/>
              </w:rPr>
              <w:t>on the subject (course,</w:t>
            </w:r>
            <w:r w:rsidR="0B4C5179" w:rsidRPr="06517796">
              <w:rPr>
                <w:lang w:bidi="ar-SA"/>
              </w:rPr>
              <w:t xml:space="preserve"> </w:t>
            </w:r>
            <w:r w:rsidR="1556D54A" w:rsidRPr="0FCA7167">
              <w:rPr>
                <w:lang w:bidi="ar-SA"/>
              </w:rPr>
              <w:t xml:space="preserve">professor) </w:t>
            </w:r>
            <w:r w:rsidRPr="54882E95">
              <w:rPr>
                <w:lang w:bidi="ar-SA"/>
              </w:rPr>
              <w:t xml:space="preserve">will be displayed along with a number rating. </w:t>
            </w:r>
          </w:p>
          <w:p w14:paraId="77E46663" w14:textId="365BF5BC" w:rsidR="00421911" w:rsidRPr="00421911" w:rsidRDefault="45F36E0B" w:rsidP="00FE63FB">
            <w:pPr>
              <w:pStyle w:val="ListParagraph"/>
              <w:numPr>
                <w:ilvl w:val="0"/>
                <w:numId w:val="24"/>
              </w:numPr>
              <w:spacing w:before="240" w:after="240"/>
              <w:jc w:val="both"/>
              <w:rPr>
                <w:lang w:bidi="ar-SA"/>
              </w:rPr>
            </w:pPr>
            <w:r w:rsidRPr="0FCA7167">
              <w:rPr>
                <w:lang w:bidi="ar-SA"/>
              </w:rPr>
              <w:t>To exit the feedback</w:t>
            </w:r>
            <w:r w:rsidR="0DC5FE57" w:rsidRPr="56C671E3">
              <w:rPr>
                <w:lang w:bidi="ar-SA"/>
              </w:rPr>
              <w:t>,</w:t>
            </w:r>
            <w:r w:rsidRPr="0FCA7167">
              <w:rPr>
                <w:lang w:bidi="ar-SA"/>
              </w:rPr>
              <w:t xml:space="preserve"> display the user will be able to choose to exit the feedback screen entirely or choose the to </w:t>
            </w:r>
            <w:r w:rsidR="6519D86E" w:rsidRPr="0FCA7167">
              <w:rPr>
                <w:lang w:bidi="ar-SA"/>
              </w:rPr>
              <w:t xml:space="preserve">view the feedback </w:t>
            </w:r>
            <w:r w:rsidR="6519D86E" w:rsidRPr="617256F2">
              <w:rPr>
                <w:lang w:bidi="ar-SA"/>
              </w:rPr>
              <w:t>they didn’t select (course, professor)</w:t>
            </w:r>
          </w:p>
          <w:p w14:paraId="322B306C" w14:textId="1CF9E183" w:rsidR="6519D86E" w:rsidRDefault="4CD14717" w:rsidP="00FE63FB">
            <w:pPr>
              <w:pStyle w:val="ListParagraph"/>
              <w:numPr>
                <w:ilvl w:val="0"/>
                <w:numId w:val="24"/>
              </w:numPr>
              <w:spacing w:before="240" w:after="240"/>
              <w:jc w:val="both"/>
              <w:rPr>
                <w:lang w:bidi="ar-SA"/>
              </w:rPr>
            </w:pPr>
            <w:r w:rsidRPr="078FCCC8">
              <w:rPr>
                <w:lang w:bidi="ar-SA"/>
              </w:rPr>
              <w:t>User</w:t>
            </w:r>
            <w:r w:rsidR="3C2FFA1F" w:rsidRPr="078FCCC8">
              <w:rPr>
                <w:lang w:bidi="ar-SA"/>
              </w:rPr>
              <w:t>s</w:t>
            </w:r>
            <w:r w:rsidR="6519D86E" w:rsidRPr="617256F2">
              <w:rPr>
                <w:lang w:bidi="ar-SA"/>
              </w:rPr>
              <w:t xml:space="preserve"> will be given the option in all screens to exit the feedback display window.</w:t>
            </w:r>
          </w:p>
          <w:p w14:paraId="665F1029" w14:textId="5EDC5684" w:rsidR="005F4EFE" w:rsidRDefault="005F4EFE" w:rsidP="005F4EFE">
            <w:pPr>
              <w:pStyle w:val="TableParagraph"/>
              <w:rPr>
                <w:rFonts w:cs="Times New Roman"/>
              </w:rPr>
            </w:pPr>
          </w:p>
        </w:tc>
      </w:tr>
    </w:tbl>
    <w:p w14:paraId="1AA770AE" w14:textId="77777777" w:rsidR="007C397C" w:rsidRDefault="007C397C" w:rsidP="00DE11B1"/>
    <w:p w14:paraId="0A5E87A2" w14:textId="61916A2E" w:rsidR="00712B66" w:rsidRPr="00A670D7" w:rsidRDefault="00712B66" w:rsidP="00580E08">
      <w:pPr>
        <w:pStyle w:val="Heading3"/>
        <w:numPr>
          <w:ilvl w:val="2"/>
          <w:numId w:val="19"/>
        </w:numPr>
        <w:spacing w:after="240"/>
        <w:ind w:left="1560" w:hanging="709"/>
        <w:rPr>
          <w:b/>
          <w:sz w:val="28"/>
          <w:szCs w:val="32"/>
        </w:rPr>
      </w:pPr>
      <w:bookmarkStart w:id="57" w:name="_Toc46337672"/>
      <w:r w:rsidRPr="00A670D7">
        <w:rPr>
          <w:b/>
          <w:sz w:val="28"/>
          <w:szCs w:val="32"/>
        </w:rPr>
        <w:t>Provide Feedback (REQ – 29, 30, 31, 32, 33)</w:t>
      </w:r>
      <w:bookmarkEnd w:id="57"/>
    </w:p>
    <w:tbl>
      <w:tblPr>
        <w:tblStyle w:val="Team3"/>
        <w:tblW w:w="0" w:type="auto"/>
        <w:tblLayout w:type="fixed"/>
        <w:tblLook w:val="01E0" w:firstRow="1" w:lastRow="1" w:firstColumn="1" w:lastColumn="1" w:noHBand="0" w:noVBand="0"/>
      </w:tblPr>
      <w:tblGrid>
        <w:gridCol w:w="3635"/>
        <w:gridCol w:w="9973"/>
      </w:tblGrid>
      <w:tr w:rsidR="6BB44372" w14:paraId="0310F23A" w14:textId="77777777" w:rsidTr="002A504A">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1863FE8D" w14:textId="77777777" w:rsidR="6BB44372" w:rsidRPr="000D3F0F" w:rsidRDefault="6BB44372" w:rsidP="6BB44372">
            <w:pPr>
              <w:pStyle w:val="TableParagraph"/>
              <w:ind w:left="1427" w:right="1416"/>
              <w:jc w:val="center"/>
              <w:rPr>
                <w:rFonts w:cs="Times New Roman"/>
                <w:b w:val="0"/>
                <w:sz w:val="28"/>
                <w:szCs w:val="24"/>
              </w:rPr>
            </w:pPr>
            <w:r w:rsidRPr="000D3F0F">
              <w:rPr>
                <w:rFonts w:cs="Times New Roman"/>
                <w:bCs/>
                <w:sz w:val="28"/>
                <w:szCs w:val="24"/>
              </w:rPr>
              <w:t>Data</w:t>
            </w:r>
          </w:p>
        </w:tc>
        <w:tc>
          <w:tcPr>
            <w:tcW w:w="9973" w:type="dxa"/>
          </w:tcPr>
          <w:p w14:paraId="299F6406" w14:textId="0FF2073B" w:rsidR="6BB44372" w:rsidRPr="000D3F0F" w:rsidRDefault="6BB44372" w:rsidP="3E00E0E9">
            <w:pPr>
              <w:pStyle w:val="TableParagraph"/>
              <w:ind w:left="3600" w:right="4339"/>
              <w:jc w:val="center"/>
              <w:rPr>
                <w:rFonts w:cs="Times New Roman"/>
                <w:b w:val="0"/>
                <w:sz w:val="28"/>
                <w:szCs w:val="24"/>
              </w:rPr>
            </w:pPr>
            <w:r w:rsidRPr="000D3F0F">
              <w:rPr>
                <w:rFonts w:cs="Times New Roman"/>
                <w:bCs/>
                <w:sz w:val="28"/>
                <w:szCs w:val="24"/>
              </w:rPr>
              <w:t>Description</w:t>
            </w:r>
          </w:p>
        </w:tc>
      </w:tr>
      <w:tr w:rsidR="6BB44372" w14:paraId="38AA13E9" w14:textId="77777777" w:rsidTr="002A504A">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341FF66" w14:textId="77777777" w:rsidR="6BB44372" w:rsidRDefault="6BB44372" w:rsidP="6BB44372">
            <w:pPr>
              <w:pStyle w:val="TableParagraph"/>
              <w:rPr>
                <w:rFonts w:cs="Times New Roman"/>
              </w:rPr>
            </w:pPr>
            <w:r w:rsidRPr="6BB44372">
              <w:rPr>
                <w:rFonts w:cs="Times New Roman"/>
              </w:rPr>
              <w:t>Page Title:</w:t>
            </w:r>
          </w:p>
        </w:tc>
        <w:tc>
          <w:tcPr>
            <w:tcW w:w="9973" w:type="dxa"/>
          </w:tcPr>
          <w:p w14:paraId="44172D56" w14:textId="53312B3F" w:rsidR="6BB44372" w:rsidRDefault="581AA770" w:rsidP="078FCCC8">
            <w:pPr>
              <w:pStyle w:val="TableParagraph"/>
              <w:spacing w:line="259" w:lineRule="auto"/>
            </w:pPr>
            <w:r w:rsidRPr="6BB44372">
              <w:rPr>
                <w:rFonts w:cs="Times New Roman"/>
              </w:rPr>
              <w:t>Provide Feedback</w:t>
            </w:r>
          </w:p>
        </w:tc>
      </w:tr>
      <w:tr w:rsidR="6BB44372" w14:paraId="6B409D82" w14:textId="77777777" w:rsidTr="002A504A">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8DDE23F" w14:textId="336FA5C7" w:rsidR="6BB44372" w:rsidRDefault="6BB44372" w:rsidP="6BB44372">
            <w:pPr>
              <w:pStyle w:val="TableParagraph"/>
              <w:rPr>
                <w:rFonts w:cs="Times New Roman"/>
              </w:rPr>
            </w:pPr>
            <w:r w:rsidRPr="6BB44372">
              <w:rPr>
                <w:rFonts w:cs="Times New Roman"/>
              </w:rPr>
              <w:t>Author:</w:t>
            </w:r>
          </w:p>
        </w:tc>
        <w:tc>
          <w:tcPr>
            <w:tcW w:w="9973" w:type="dxa"/>
          </w:tcPr>
          <w:p w14:paraId="0BAD66D6" w14:textId="645A7731" w:rsidR="6BB44372" w:rsidRDefault="6BB44372" w:rsidP="6BB44372">
            <w:pPr>
              <w:pStyle w:val="TableParagraph"/>
              <w:rPr>
                <w:rFonts w:cs="Times New Roman"/>
              </w:rPr>
            </w:pPr>
            <w:r w:rsidRPr="6BB44372">
              <w:rPr>
                <w:rFonts w:cs="Times New Roman"/>
              </w:rPr>
              <w:t>Team 04</w:t>
            </w:r>
          </w:p>
        </w:tc>
      </w:tr>
      <w:tr w:rsidR="6BB44372" w14:paraId="5F400FA8" w14:textId="77777777" w:rsidTr="002A504A">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7EB374D" w14:textId="426808DA" w:rsidR="6BB44372" w:rsidRDefault="6BB44372" w:rsidP="6BB44372">
            <w:pPr>
              <w:pStyle w:val="TableParagraph"/>
              <w:rPr>
                <w:rFonts w:cs="Times New Roman"/>
              </w:rPr>
            </w:pPr>
            <w:r w:rsidRPr="6BB44372">
              <w:rPr>
                <w:rFonts w:cs="Times New Roman"/>
              </w:rPr>
              <w:t>Type:</w:t>
            </w:r>
          </w:p>
        </w:tc>
        <w:tc>
          <w:tcPr>
            <w:tcW w:w="9973" w:type="dxa"/>
          </w:tcPr>
          <w:p w14:paraId="0E809B44" w14:textId="030C3401" w:rsidR="6BB44372" w:rsidRDefault="6BB44372" w:rsidP="6BB44372">
            <w:pPr>
              <w:pStyle w:val="TableParagraph"/>
              <w:rPr>
                <w:rFonts w:cs="Times New Roman"/>
              </w:rPr>
            </w:pPr>
            <w:r w:rsidRPr="6BB44372">
              <w:rPr>
                <w:rFonts w:cs="Times New Roman"/>
              </w:rPr>
              <w:t>Process</w:t>
            </w:r>
          </w:p>
        </w:tc>
      </w:tr>
      <w:tr w:rsidR="6BB44372" w14:paraId="4238B7FD" w14:textId="77777777" w:rsidTr="002A504A">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91259B9" w14:textId="28156EF6" w:rsidR="6BB44372" w:rsidRDefault="6BB44372" w:rsidP="3408063C">
            <w:pPr>
              <w:pStyle w:val="TableParagraph"/>
              <w:spacing w:line="259" w:lineRule="auto"/>
              <w:rPr>
                <w:rFonts w:cs="Times New Roman"/>
              </w:rPr>
            </w:pPr>
            <w:r w:rsidRPr="6BB44372">
              <w:rPr>
                <w:rFonts w:cs="Times New Roman"/>
              </w:rPr>
              <w:t>Purpose:</w:t>
            </w:r>
          </w:p>
        </w:tc>
        <w:tc>
          <w:tcPr>
            <w:tcW w:w="9973" w:type="dxa"/>
          </w:tcPr>
          <w:p w14:paraId="03D7207C" w14:textId="226D53D9" w:rsidR="6BB44372" w:rsidRDefault="6BB44372" w:rsidP="6BB44372">
            <w:pPr>
              <w:pStyle w:val="TableParagraph"/>
              <w:rPr>
                <w:rFonts w:cs="Times New Roman"/>
              </w:rPr>
            </w:pPr>
            <w:r w:rsidRPr="6BB44372">
              <w:rPr>
                <w:rFonts w:cs="Times New Roman"/>
              </w:rPr>
              <w:t xml:space="preserve">Allow the user to </w:t>
            </w:r>
            <w:r w:rsidR="0A7E3614" w:rsidRPr="6BB44372">
              <w:rPr>
                <w:rFonts w:cs="Times New Roman"/>
              </w:rPr>
              <w:t xml:space="preserve">provide </w:t>
            </w:r>
            <w:r w:rsidR="1F799D9B" w:rsidRPr="6BB44372">
              <w:rPr>
                <w:rFonts w:cs="Times New Roman"/>
              </w:rPr>
              <w:t>feedback on classes and professors</w:t>
            </w:r>
            <w:r w:rsidR="4016C5E7" w:rsidRPr="6BB44372">
              <w:rPr>
                <w:rFonts w:cs="Times New Roman"/>
              </w:rPr>
              <w:t>.</w:t>
            </w:r>
          </w:p>
        </w:tc>
      </w:tr>
      <w:tr w:rsidR="6BB44372" w14:paraId="5FE108C5" w14:textId="77777777" w:rsidTr="002A504A">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BF82E10" w14:textId="7734A433" w:rsidR="6BB44372" w:rsidRDefault="6BB44372" w:rsidP="6BB44372">
            <w:pPr>
              <w:pStyle w:val="TableParagraph"/>
              <w:spacing w:before="87"/>
              <w:rPr>
                <w:rFonts w:cs="Times New Roman"/>
              </w:rPr>
            </w:pPr>
            <w:r w:rsidRPr="6BB44372">
              <w:rPr>
                <w:rFonts w:cs="Times New Roman"/>
              </w:rPr>
              <w:t>Stakeholders:</w:t>
            </w:r>
          </w:p>
          <w:p w14:paraId="0061E57A" w14:textId="7734A433" w:rsidR="6BB44372" w:rsidRDefault="6BB44372" w:rsidP="6BB44372">
            <w:pPr>
              <w:pStyle w:val="TableParagraph"/>
              <w:rPr>
                <w:rFonts w:cs="Times New Roman"/>
              </w:rPr>
            </w:pPr>
          </w:p>
        </w:tc>
        <w:tc>
          <w:tcPr>
            <w:tcW w:w="9973" w:type="dxa"/>
          </w:tcPr>
          <w:p w14:paraId="09201FF7" w14:textId="09D60FF5" w:rsidR="6BB44372" w:rsidRDefault="6BB44372" w:rsidP="6BB44372">
            <w:pPr>
              <w:pStyle w:val="TableParagraph"/>
              <w:rPr>
                <w:rFonts w:cs="Times New Roman"/>
              </w:rPr>
            </w:pPr>
            <w:r w:rsidRPr="6BB44372">
              <w:rPr>
                <w:rFonts w:cs="Times New Roman"/>
              </w:rPr>
              <w:t>Students</w:t>
            </w:r>
          </w:p>
        </w:tc>
      </w:tr>
      <w:tr w:rsidR="6BB44372" w14:paraId="1AC8C1B0" w14:textId="77777777" w:rsidTr="002A504A">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832F434" w14:textId="77777777" w:rsidR="6BB44372" w:rsidRDefault="6BB44372" w:rsidP="6BB44372">
            <w:pPr>
              <w:pStyle w:val="TableParagraph"/>
              <w:spacing w:before="84"/>
              <w:rPr>
                <w:rFonts w:cs="Times New Roman"/>
              </w:rPr>
            </w:pPr>
            <w:r w:rsidRPr="6BB44372">
              <w:rPr>
                <w:rFonts w:cs="Times New Roman"/>
              </w:rPr>
              <w:lastRenderedPageBreak/>
              <w:t>Parent User Story:</w:t>
            </w:r>
          </w:p>
        </w:tc>
        <w:tc>
          <w:tcPr>
            <w:tcW w:w="9973" w:type="dxa"/>
          </w:tcPr>
          <w:p w14:paraId="18BDB024" w14:textId="13A1992F" w:rsidR="6BB44372" w:rsidRDefault="6BB44372" w:rsidP="6BB44372">
            <w:pPr>
              <w:pStyle w:val="TableParagraph"/>
              <w:spacing w:before="84"/>
              <w:rPr>
                <w:rFonts w:cs="Times New Roman"/>
              </w:rPr>
            </w:pPr>
            <w:r w:rsidRPr="6BB44372">
              <w:rPr>
                <w:rFonts w:cs="Times New Roman"/>
              </w:rPr>
              <w:t>N/A</w:t>
            </w:r>
          </w:p>
          <w:p w14:paraId="464FF831" w14:textId="0315D915" w:rsidR="6BB44372" w:rsidRDefault="6BB44372" w:rsidP="6BB44372">
            <w:pPr>
              <w:pStyle w:val="TableParagraph"/>
              <w:spacing w:before="84"/>
              <w:ind w:left="0"/>
              <w:rPr>
                <w:rFonts w:cs="Times New Roman"/>
              </w:rPr>
            </w:pPr>
          </w:p>
        </w:tc>
      </w:tr>
      <w:tr w:rsidR="6BB44372" w14:paraId="1B9AD6D3" w14:textId="77777777" w:rsidTr="002A504A">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5F5D0E8"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702812F2" w14:textId="479051C6" w:rsidR="6BB44372" w:rsidRDefault="6BB44372" w:rsidP="3408063C">
            <w:pPr>
              <w:pStyle w:val="TableParagraph"/>
              <w:spacing w:line="259" w:lineRule="auto"/>
              <w:rPr>
                <w:rFonts w:cs="Times New Roman"/>
              </w:rPr>
            </w:pPr>
            <w:r w:rsidRPr="6BB44372">
              <w:rPr>
                <w:rFonts w:cs="Times New Roman"/>
              </w:rPr>
              <w:t>Students</w:t>
            </w:r>
          </w:p>
        </w:tc>
      </w:tr>
      <w:tr w:rsidR="6BB44372" w14:paraId="5D2EC0C5" w14:textId="77777777" w:rsidTr="002A504A">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1F2696C" w14:textId="5C58EC08" w:rsidR="6BB44372" w:rsidRDefault="6BB44372" w:rsidP="3408063C">
            <w:pPr>
              <w:pStyle w:val="TableParagraph"/>
              <w:spacing w:before="84" w:line="259" w:lineRule="auto"/>
              <w:ind w:right="669"/>
              <w:rPr>
                <w:rFonts w:cs="Times New Roman"/>
              </w:rPr>
            </w:pPr>
            <w:r w:rsidRPr="6BB44372">
              <w:rPr>
                <w:rFonts w:cs="Times New Roman"/>
              </w:rPr>
              <w:t>Pre-conditions/Product(s) Required:</w:t>
            </w:r>
          </w:p>
        </w:tc>
        <w:tc>
          <w:tcPr>
            <w:tcW w:w="9973" w:type="dxa"/>
          </w:tcPr>
          <w:p w14:paraId="038B4A31" w14:textId="29BBB1F7" w:rsidR="52D67E24" w:rsidRDefault="52D67E24" w:rsidP="6BB44372">
            <w:pPr>
              <w:pStyle w:val="TableParagraph"/>
              <w:rPr>
                <w:rFonts w:cs="Times New Roman"/>
              </w:rPr>
            </w:pPr>
            <w:r w:rsidRPr="5FB1326C">
              <w:rPr>
                <w:rFonts w:cs="Times New Roman"/>
              </w:rPr>
              <w:t>The user opens a c</w:t>
            </w:r>
            <w:r w:rsidR="5B1CDA1E" w:rsidRPr="5FB1326C">
              <w:rPr>
                <w:rFonts w:cs="Times New Roman"/>
              </w:rPr>
              <w:t xml:space="preserve">ourse </w:t>
            </w:r>
            <w:r w:rsidRPr="5FB1326C">
              <w:rPr>
                <w:rFonts w:cs="Times New Roman"/>
              </w:rPr>
              <w:t xml:space="preserve">that they have </w:t>
            </w:r>
            <w:r w:rsidR="5751522D" w:rsidRPr="5FB1326C">
              <w:rPr>
                <w:rFonts w:cs="Times New Roman"/>
              </w:rPr>
              <w:t>completed</w:t>
            </w:r>
            <w:r w:rsidRPr="5FB1326C">
              <w:rPr>
                <w:rFonts w:cs="Times New Roman"/>
              </w:rPr>
              <w:t xml:space="preserve"> or a professor </w:t>
            </w:r>
            <w:r w:rsidR="2F1E3364" w:rsidRPr="5FB1326C">
              <w:rPr>
                <w:rFonts w:cs="Times New Roman"/>
              </w:rPr>
              <w:t xml:space="preserve">who taught </w:t>
            </w:r>
            <w:r w:rsidR="3F10B63C" w:rsidRPr="5FB1326C">
              <w:rPr>
                <w:rFonts w:cs="Times New Roman"/>
              </w:rPr>
              <w:t>a course</w:t>
            </w:r>
            <w:r w:rsidR="3D55F63B" w:rsidRPr="5FB1326C">
              <w:rPr>
                <w:rFonts w:cs="Times New Roman"/>
              </w:rPr>
              <w:t xml:space="preserve"> that they have completed.</w:t>
            </w:r>
          </w:p>
        </w:tc>
      </w:tr>
      <w:tr w:rsidR="6BB44372" w14:paraId="15324085" w14:textId="77777777" w:rsidTr="002A504A">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6201AD9" w14:textId="56C9E592" w:rsidR="6BB44372" w:rsidRDefault="6BB44372" w:rsidP="6BB44372">
            <w:pPr>
              <w:pStyle w:val="TableParagraph"/>
              <w:spacing w:before="84" w:line="259" w:lineRule="auto"/>
              <w:ind w:right="633"/>
              <w:rPr>
                <w:rFonts w:cs="Times New Roman"/>
              </w:rPr>
            </w:pPr>
            <w:r w:rsidRPr="6BB44372">
              <w:rPr>
                <w:rFonts w:cs="Times New Roman"/>
              </w:rPr>
              <w:t>Post-conditions/Product(s) Produced:</w:t>
            </w:r>
          </w:p>
        </w:tc>
        <w:tc>
          <w:tcPr>
            <w:tcW w:w="9973" w:type="dxa"/>
          </w:tcPr>
          <w:p w14:paraId="2AB0E3DD" w14:textId="4FFEAC1F" w:rsidR="6BB44372" w:rsidRDefault="6BB44372" w:rsidP="6BB44372">
            <w:pPr>
              <w:pStyle w:val="TableParagraph"/>
              <w:spacing w:before="84"/>
              <w:rPr>
                <w:rFonts w:cs="Times New Roman"/>
              </w:rPr>
            </w:pPr>
            <w:r w:rsidRPr="6BB44372">
              <w:rPr>
                <w:rFonts w:cs="Times New Roman"/>
              </w:rPr>
              <w:t xml:space="preserve">The </w:t>
            </w:r>
            <w:r w:rsidR="280F5B16" w:rsidRPr="6BB44372">
              <w:rPr>
                <w:rFonts w:cs="Times New Roman"/>
              </w:rPr>
              <w:t>feedback is posted to the database.</w:t>
            </w:r>
          </w:p>
        </w:tc>
      </w:tr>
      <w:tr w:rsidR="6BB44372" w14:paraId="70F59043" w14:textId="77777777" w:rsidTr="002A504A">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5A61E39" w14:textId="77777777" w:rsidR="6BB44372" w:rsidRDefault="6BB44372" w:rsidP="6BB44372">
            <w:pPr>
              <w:pStyle w:val="TableParagraph"/>
              <w:rPr>
                <w:rFonts w:cs="Times New Roman"/>
              </w:rPr>
            </w:pPr>
            <w:r w:rsidRPr="6BB44372">
              <w:rPr>
                <w:rFonts w:cs="Times New Roman"/>
              </w:rPr>
              <w:t>Links:</w:t>
            </w:r>
          </w:p>
          <w:p w14:paraId="5C087EF9" w14:textId="4E287D36" w:rsidR="6BB44372" w:rsidRDefault="6BB44372" w:rsidP="6BB44372">
            <w:pPr>
              <w:pStyle w:val="TableParagraph"/>
              <w:spacing w:line="259" w:lineRule="auto"/>
              <w:rPr>
                <w:rFonts w:cs="Times New Roman"/>
              </w:rPr>
            </w:pPr>
          </w:p>
        </w:tc>
        <w:tc>
          <w:tcPr>
            <w:tcW w:w="9973" w:type="dxa"/>
          </w:tcPr>
          <w:p w14:paraId="56252F06" w14:textId="58CAAE06" w:rsidR="6BB44372" w:rsidRDefault="6BB44372" w:rsidP="3408063C">
            <w:pPr>
              <w:pStyle w:val="TableParagraph"/>
              <w:spacing w:line="259" w:lineRule="auto"/>
              <w:rPr>
                <w:rFonts w:cs="Times New Roman"/>
              </w:rPr>
            </w:pPr>
            <w:r w:rsidRPr="6BB44372">
              <w:rPr>
                <w:rFonts w:cs="Times New Roman"/>
              </w:rPr>
              <w:t>None</w:t>
            </w:r>
          </w:p>
        </w:tc>
      </w:tr>
      <w:tr w:rsidR="6BB44372" w14:paraId="39D1000C" w14:textId="77777777" w:rsidTr="002A504A">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467E98C" w14:textId="77777777" w:rsidR="6BB44372" w:rsidRDefault="6BB44372" w:rsidP="6BB44372">
            <w:pPr>
              <w:pStyle w:val="TableParagraph"/>
              <w:rPr>
                <w:rFonts w:cs="Times New Roman"/>
              </w:rPr>
            </w:pPr>
            <w:r w:rsidRPr="6BB44372">
              <w:rPr>
                <w:rFonts w:cs="Times New Roman"/>
              </w:rPr>
              <w:t>SRS Document</w:t>
            </w:r>
          </w:p>
          <w:p w14:paraId="2743EED2" w14:textId="5E02256A" w:rsidR="6BB44372" w:rsidRDefault="6BB44372" w:rsidP="6BB44372">
            <w:pPr>
              <w:pStyle w:val="TableParagraph"/>
              <w:spacing w:line="259" w:lineRule="auto"/>
              <w:rPr>
                <w:rFonts w:cs="Times New Roman"/>
              </w:rPr>
            </w:pPr>
          </w:p>
        </w:tc>
        <w:tc>
          <w:tcPr>
            <w:tcW w:w="9973" w:type="dxa"/>
          </w:tcPr>
          <w:p w14:paraId="107CB5A1" w14:textId="4F24C308" w:rsidR="6BB44372" w:rsidRDefault="6BB44372" w:rsidP="6BB44372">
            <w:pPr>
              <w:pStyle w:val="TableParagraph"/>
              <w:rPr>
                <w:rFonts w:ascii="Times" w:eastAsia="Times" w:hAnsi="Times" w:cs="Times"/>
              </w:rPr>
            </w:pPr>
            <w:r w:rsidRPr="5FB1326C">
              <w:rPr>
                <w:rFonts w:ascii="Times" w:eastAsia="Times" w:hAnsi="Times" w:cs="Times"/>
              </w:rPr>
              <w:t xml:space="preserve">REQ – </w:t>
            </w:r>
            <w:r w:rsidR="6DDA40F9" w:rsidRPr="5FB1326C">
              <w:rPr>
                <w:rFonts w:ascii="Times" w:eastAsia="Times" w:hAnsi="Times" w:cs="Times"/>
              </w:rPr>
              <w:t>29, 30, 31, 32, 33</w:t>
            </w:r>
          </w:p>
        </w:tc>
      </w:tr>
      <w:tr w:rsidR="6BB44372" w14:paraId="2D8DDF6E" w14:textId="77777777" w:rsidTr="002A504A">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1F309F4" w14:textId="77777777" w:rsidR="6BB44372" w:rsidRDefault="6BB44372" w:rsidP="3408063C">
            <w:pPr>
              <w:pStyle w:val="TableParagraph"/>
              <w:spacing w:line="259" w:lineRule="auto"/>
              <w:rPr>
                <w:rFonts w:cs="Times New Roman"/>
              </w:rPr>
            </w:pPr>
            <w:r w:rsidRPr="6BB44372">
              <w:rPr>
                <w:rFonts w:cs="Times New Roman"/>
              </w:rPr>
              <w:t>Description/Notes:</w:t>
            </w:r>
          </w:p>
          <w:p w14:paraId="03735A04" w14:textId="19A38EFB" w:rsidR="6BB44372" w:rsidRDefault="6BB44372" w:rsidP="6BB44372">
            <w:pPr>
              <w:pStyle w:val="TableParagraph"/>
              <w:spacing w:line="259" w:lineRule="auto"/>
              <w:rPr>
                <w:rFonts w:cs="Times New Roman"/>
              </w:rPr>
            </w:pPr>
          </w:p>
        </w:tc>
        <w:tc>
          <w:tcPr>
            <w:tcW w:w="9973" w:type="dxa"/>
          </w:tcPr>
          <w:p w14:paraId="78C15D0C" w14:textId="1A39D313" w:rsidR="63ACAFA6" w:rsidRDefault="63ACAFA6" w:rsidP="6BB44372">
            <w:pPr>
              <w:pStyle w:val="TableParagraph"/>
              <w:rPr>
                <w:rFonts w:cs="Times New Roman"/>
                <w:szCs w:val="24"/>
              </w:rPr>
            </w:pPr>
            <w:r w:rsidRPr="6BB44372">
              <w:rPr>
                <w:rFonts w:cs="Times New Roman"/>
                <w:szCs w:val="24"/>
              </w:rPr>
              <w:t>The user shall have the ability to leave a comment about his/her experience with the class in the feedback modal.</w:t>
            </w:r>
          </w:p>
        </w:tc>
      </w:tr>
    </w:tbl>
    <w:p w14:paraId="1D5A3B60" w14:textId="3B4F4649" w:rsidR="00DE11B1" w:rsidRDefault="00DE11B1" w:rsidP="00DE11B1">
      <w:pPr>
        <w:ind w:left="0"/>
        <w:rPr>
          <w:rFonts w:cs="Times New Roman"/>
          <w:b/>
        </w:rPr>
      </w:pPr>
    </w:p>
    <w:p w14:paraId="7CED3C0F" w14:textId="3B4F4649" w:rsidR="007E03C6" w:rsidRDefault="007E03C6" w:rsidP="00DE11B1">
      <w:pPr>
        <w:ind w:left="0"/>
        <w:rPr>
          <w:rFonts w:cs="Times New Roman"/>
          <w:b/>
        </w:rPr>
      </w:pPr>
    </w:p>
    <w:p w14:paraId="2EFF2101" w14:textId="3B4F4649" w:rsidR="007E03C6" w:rsidRDefault="007E03C6" w:rsidP="00DE11B1">
      <w:pPr>
        <w:ind w:left="0"/>
        <w:rPr>
          <w:rFonts w:cs="Times New Roman"/>
          <w:b/>
        </w:rPr>
      </w:pPr>
    </w:p>
    <w:p w14:paraId="0A8C6FCA" w14:textId="3B4F4649" w:rsidR="007E03C6" w:rsidRDefault="007E03C6" w:rsidP="00DE11B1">
      <w:pPr>
        <w:ind w:left="0"/>
        <w:rPr>
          <w:rFonts w:cs="Times New Roman"/>
          <w:b/>
        </w:rPr>
      </w:pPr>
    </w:p>
    <w:p w14:paraId="49CA9550" w14:textId="3B4F4649" w:rsidR="007E03C6" w:rsidRDefault="007E03C6" w:rsidP="00DE11B1">
      <w:pPr>
        <w:ind w:left="0"/>
        <w:rPr>
          <w:rFonts w:cs="Times New Roman"/>
          <w:b/>
        </w:rPr>
      </w:pPr>
    </w:p>
    <w:p w14:paraId="336B9CEB" w14:textId="3B4F4649" w:rsidR="007E03C6" w:rsidRDefault="007E03C6" w:rsidP="00DE11B1">
      <w:pPr>
        <w:ind w:left="0"/>
        <w:rPr>
          <w:rFonts w:cs="Times New Roman"/>
          <w:b/>
        </w:rPr>
      </w:pPr>
    </w:p>
    <w:p w14:paraId="4CA183BD" w14:textId="3B4F4649" w:rsidR="007E03C6" w:rsidRDefault="007E03C6" w:rsidP="00DE11B1">
      <w:pPr>
        <w:ind w:left="0"/>
        <w:rPr>
          <w:rFonts w:cs="Times New Roman"/>
          <w:b/>
        </w:rPr>
      </w:pPr>
    </w:p>
    <w:p w14:paraId="5554A087" w14:textId="3B4F4649" w:rsidR="007E03C6" w:rsidRDefault="007E03C6" w:rsidP="00DE11B1">
      <w:pPr>
        <w:ind w:left="0"/>
        <w:rPr>
          <w:rFonts w:cs="Times New Roman"/>
          <w:b/>
        </w:rPr>
      </w:pPr>
    </w:p>
    <w:p w14:paraId="5E5BD5AC" w14:textId="3B4F4649" w:rsidR="007E03C6" w:rsidRDefault="007E03C6" w:rsidP="00DE11B1">
      <w:pPr>
        <w:ind w:left="0"/>
        <w:rPr>
          <w:rFonts w:cs="Times New Roman"/>
          <w:b/>
        </w:rPr>
      </w:pPr>
    </w:p>
    <w:p w14:paraId="497B632E" w14:textId="3B4F4649" w:rsidR="007E03C6" w:rsidRDefault="007E03C6" w:rsidP="00DE11B1">
      <w:pPr>
        <w:ind w:left="0"/>
        <w:rPr>
          <w:rFonts w:cs="Times New Roman"/>
          <w:b/>
        </w:rPr>
      </w:pPr>
    </w:p>
    <w:p w14:paraId="0EEC58AF" w14:textId="3B4F4649" w:rsidR="007E03C6" w:rsidRDefault="007E03C6" w:rsidP="00DE11B1">
      <w:pPr>
        <w:ind w:left="0"/>
        <w:rPr>
          <w:rFonts w:cs="Times New Roman"/>
          <w:b/>
        </w:rPr>
      </w:pPr>
    </w:p>
    <w:p w14:paraId="3FCEA76F" w14:textId="3B4F4649" w:rsidR="007E03C6" w:rsidRDefault="007E03C6" w:rsidP="00DE11B1">
      <w:pPr>
        <w:ind w:left="0"/>
        <w:rPr>
          <w:rFonts w:cs="Times New Roman"/>
          <w:b/>
        </w:rPr>
      </w:pPr>
    </w:p>
    <w:p w14:paraId="31263479" w14:textId="3B4F4649" w:rsidR="007E03C6" w:rsidRDefault="007E03C6" w:rsidP="00DE11B1">
      <w:pPr>
        <w:ind w:left="0"/>
        <w:rPr>
          <w:rFonts w:cs="Times New Roman"/>
          <w:b/>
        </w:rPr>
      </w:pPr>
    </w:p>
    <w:p w14:paraId="1334C9EC" w14:textId="3B4F4649" w:rsidR="007E03C6" w:rsidRDefault="007E03C6" w:rsidP="00EE4B34">
      <w:pPr>
        <w:ind w:left="0" w:right="-81"/>
        <w:rPr>
          <w:rFonts w:cs="Times New Roman"/>
          <w:b/>
        </w:rPr>
      </w:pPr>
    </w:p>
    <w:p w14:paraId="678606C0" w14:textId="6FE35A49" w:rsidR="008D4ABC" w:rsidRPr="00A670D7" w:rsidRDefault="00712B66" w:rsidP="00ED767D">
      <w:pPr>
        <w:pStyle w:val="Heading3"/>
        <w:numPr>
          <w:ilvl w:val="2"/>
          <w:numId w:val="19"/>
        </w:numPr>
        <w:spacing w:after="240"/>
        <w:ind w:left="1560" w:hanging="709"/>
        <w:rPr>
          <w:b/>
          <w:sz w:val="28"/>
          <w:szCs w:val="32"/>
        </w:rPr>
      </w:pPr>
      <w:bookmarkStart w:id="58" w:name="_Toc46337673"/>
      <w:r w:rsidRPr="00A670D7">
        <w:rPr>
          <w:b/>
          <w:sz w:val="28"/>
          <w:szCs w:val="32"/>
        </w:rPr>
        <w:lastRenderedPageBreak/>
        <w:t>Degree (REQ-18, 19)</w:t>
      </w:r>
      <w:bookmarkEnd w:id="58"/>
    </w:p>
    <w:tbl>
      <w:tblPr>
        <w:tblStyle w:val="Team3"/>
        <w:tblW w:w="0" w:type="auto"/>
        <w:tblLayout w:type="fixed"/>
        <w:tblLook w:val="01E0" w:firstRow="1" w:lastRow="1" w:firstColumn="1" w:lastColumn="1" w:noHBand="0" w:noVBand="0"/>
      </w:tblPr>
      <w:tblGrid>
        <w:gridCol w:w="3635"/>
        <w:gridCol w:w="9973"/>
      </w:tblGrid>
      <w:tr w:rsidR="5C1E6C88" w14:paraId="7227C825"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430C10B3" w14:textId="77777777" w:rsidR="5C1E6C88" w:rsidRPr="000D3F0F" w:rsidRDefault="5C1E6C88" w:rsidP="5C1E6C88">
            <w:pPr>
              <w:pStyle w:val="TableParagraph"/>
              <w:ind w:left="1427" w:right="1416"/>
              <w:jc w:val="center"/>
              <w:rPr>
                <w:rFonts w:cs="Times New Roman"/>
                <w:b w:val="0"/>
                <w:sz w:val="28"/>
                <w:szCs w:val="24"/>
              </w:rPr>
            </w:pPr>
            <w:r w:rsidRPr="000D3F0F">
              <w:rPr>
                <w:rFonts w:cs="Times New Roman"/>
                <w:bCs/>
                <w:sz w:val="28"/>
                <w:szCs w:val="24"/>
              </w:rPr>
              <w:t>Data</w:t>
            </w:r>
          </w:p>
        </w:tc>
        <w:tc>
          <w:tcPr>
            <w:tcW w:w="9973" w:type="dxa"/>
          </w:tcPr>
          <w:p w14:paraId="6A022DDA" w14:textId="77777777" w:rsidR="5C1E6C88" w:rsidRPr="000D3F0F" w:rsidRDefault="5C1E6C88" w:rsidP="694C6349">
            <w:pPr>
              <w:pStyle w:val="TableParagraph"/>
              <w:ind w:left="3600" w:right="4339"/>
              <w:jc w:val="center"/>
              <w:rPr>
                <w:rFonts w:cs="Times New Roman"/>
                <w:b w:val="0"/>
                <w:sz w:val="28"/>
                <w:szCs w:val="24"/>
              </w:rPr>
            </w:pPr>
            <w:r w:rsidRPr="000D3F0F">
              <w:rPr>
                <w:rFonts w:cs="Times New Roman"/>
                <w:bCs/>
                <w:sz w:val="28"/>
                <w:szCs w:val="24"/>
              </w:rPr>
              <w:t>Description</w:t>
            </w:r>
          </w:p>
        </w:tc>
      </w:tr>
      <w:tr w:rsidR="5C1E6C88" w14:paraId="14429049"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4246D3B2" w14:textId="77777777" w:rsidR="5C1E6C88" w:rsidRDefault="5C1E6C88" w:rsidP="5C1E6C88">
            <w:pPr>
              <w:pStyle w:val="TableParagraph"/>
              <w:spacing w:before="0"/>
              <w:ind w:left="0"/>
              <w:rPr>
                <w:rFonts w:cs="Times New Roman"/>
                <w:b/>
                <w:bCs/>
                <w:sz w:val="28"/>
                <w:szCs w:val="28"/>
              </w:rPr>
            </w:pPr>
          </w:p>
          <w:p w14:paraId="02704FE4" w14:textId="77777777" w:rsidR="5C1E6C88" w:rsidRDefault="5C1E6C88" w:rsidP="5C1E6C88">
            <w:pPr>
              <w:pStyle w:val="TableParagraph"/>
              <w:spacing w:before="0"/>
              <w:ind w:left="0"/>
              <w:rPr>
                <w:rFonts w:cs="Times New Roman"/>
                <w:b/>
                <w:bCs/>
                <w:sz w:val="28"/>
                <w:szCs w:val="28"/>
              </w:rPr>
            </w:pPr>
          </w:p>
          <w:p w14:paraId="293E0F9F" w14:textId="77777777" w:rsidR="5C1E6C88" w:rsidRDefault="5C1E6C88" w:rsidP="5C1E6C88">
            <w:pPr>
              <w:pStyle w:val="TableParagraph"/>
              <w:spacing w:before="0"/>
              <w:ind w:left="0"/>
              <w:rPr>
                <w:rFonts w:cs="Times New Roman"/>
                <w:b/>
                <w:bCs/>
                <w:sz w:val="28"/>
                <w:szCs w:val="28"/>
              </w:rPr>
            </w:pPr>
          </w:p>
          <w:p w14:paraId="432375D3" w14:textId="77777777" w:rsidR="5C1E6C88" w:rsidRDefault="5C1E6C88" w:rsidP="5C1E6C88">
            <w:pPr>
              <w:pStyle w:val="TableParagraph"/>
              <w:spacing w:before="0"/>
              <w:ind w:left="0"/>
              <w:rPr>
                <w:rFonts w:cs="Times New Roman"/>
                <w:b/>
                <w:bCs/>
                <w:sz w:val="28"/>
                <w:szCs w:val="28"/>
              </w:rPr>
            </w:pPr>
          </w:p>
          <w:p w14:paraId="70A3F44E" w14:textId="48143764" w:rsidR="5C1E6C88" w:rsidRDefault="5C1E6C88" w:rsidP="5C1E6C88">
            <w:pPr>
              <w:pStyle w:val="TableParagraph"/>
              <w:spacing w:before="0"/>
              <w:ind w:left="0"/>
              <w:rPr>
                <w:rFonts w:cs="Times New Roman"/>
                <w:b/>
                <w:bCs/>
                <w:sz w:val="28"/>
                <w:szCs w:val="28"/>
              </w:rPr>
            </w:pPr>
          </w:p>
          <w:p w14:paraId="6AD60B6E" w14:textId="48143764" w:rsidR="00DB4D7A" w:rsidRPr="00DB4D7A" w:rsidRDefault="00DB4D7A" w:rsidP="00DB4D7A">
            <w:pPr>
              <w:pStyle w:val="TableParagraph"/>
              <w:spacing w:before="0"/>
              <w:ind w:left="0"/>
              <w:rPr>
                <w:rFonts w:cs="Times New Roman"/>
                <w:b/>
                <w:bCs/>
                <w:sz w:val="28"/>
                <w:szCs w:val="28"/>
              </w:rPr>
            </w:pPr>
          </w:p>
          <w:p w14:paraId="4D8D9172" w14:textId="77777777" w:rsidR="002C009B" w:rsidRDefault="002C009B" w:rsidP="5C1E6C88">
            <w:pPr>
              <w:pStyle w:val="TableParagraph"/>
              <w:spacing w:before="0"/>
              <w:ind w:left="0"/>
              <w:rPr>
                <w:rFonts w:cs="Times New Roman"/>
                <w:b/>
                <w:bCs/>
                <w:sz w:val="28"/>
                <w:szCs w:val="28"/>
              </w:rPr>
            </w:pPr>
          </w:p>
          <w:p w14:paraId="7C84C837" w14:textId="77777777" w:rsidR="002C009B" w:rsidRDefault="002C009B" w:rsidP="5C1E6C88">
            <w:pPr>
              <w:pStyle w:val="TableParagraph"/>
              <w:spacing w:before="0"/>
              <w:ind w:left="0"/>
              <w:rPr>
                <w:rFonts w:cs="Times New Roman"/>
                <w:b/>
                <w:bCs/>
                <w:sz w:val="28"/>
                <w:szCs w:val="28"/>
              </w:rPr>
            </w:pPr>
          </w:p>
          <w:p w14:paraId="1B5BBCAC" w14:textId="77777777" w:rsidR="002C009B" w:rsidRDefault="002C009B" w:rsidP="5C1E6C88">
            <w:pPr>
              <w:pStyle w:val="TableParagraph"/>
              <w:spacing w:before="0"/>
              <w:ind w:left="0"/>
              <w:rPr>
                <w:rFonts w:cs="Times New Roman"/>
                <w:b/>
                <w:bCs/>
                <w:sz w:val="28"/>
                <w:szCs w:val="28"/>
              </w:rPr>
            </w:pPr>
          </w:p>
          <w:p w14:paraId="5AF515D7" w14:textId="77777777" w:rsidR="5C1E6C88" w:rsidRDefault="5C1E6C88" w:rsidP="5C1E6C88">
            <w:pPr>
              <w:pStyle w:val="TableParagraph"/>
              <w:spacing w:before="1"/>
              <w:ind w:left="0"/>
              <w:rPr>
                <w:rFonts w:cs="Times New Roman"/>
                <w:b/>
                <w:bCs/>
                <w:sz w:val="38"/>
                <w:szCs w:val="38"/>
              </w:rPr>
            </w:pPr>
          </w:p>
          <w:p w14:paraId="5A273657" w14:textId="343E8B0A" w:rsidR="5C1E6C88" w:rsidRDefault="47C4F5D0" w:rsidP="002C009B">
            <w:pPr>
              <w:pStyle w:val="TableParagraph"/>
              <w:spacing w:before="0"/>
              <w:ind w:left="0"/>
              <w:jc w:val="center"/>
              <w:rPr>
                <w:rFonts w:cs="Times New Roman"/>
              </w:rPr>
            </w:pPr>
            <w:r w:rsidRPr="078FCCC8">
              <w:rPr>
                <w:rFonts w:cs="Times New Roman"/>
              </w:rPr>
              <w:t>Screenshot</w:t>
            </w:r>
            <w:r w:rsidR="5C1E6C88" w:rsidRPr="5C1E6C88">
              <w:rPr>
                <w:rFonts w:cs="Times New Roman"/>
              </w:rPr>
              <w:t>/Mockup:</w:t>
            </w:r>
          </w:p>
        </w:tc>
        <w:tc>
          <w:tcPr>
            <w:tcW w:w="9973" w:type="dxa"/>
          </w:tcPr>
          <w:p w14:paraId="274C7C1F" w14:textId="494674CA" w:rsidR="5C1E6C88" w:rsidRDefault="5C1E6C88" w:rsidP="5C1E6C88">
            <w:pPr>
              <w:pStyle w:val="TableParagraph"/>
              <w:spacing w:before="0"/>
              <w:ind w:left="0"/>
            </w:pPr>
          </w:p>
          <w:p w14:paraId="385505DC" w14:textId="33072955" w:rsidR="49415E96" w:rsidRDefault="49415E96" w:rsidP="49415E96">
            <w:pPr>
              <w:pStyle w:val="TableParagraph"/>
              <w:spacing w:before="0"/>
              <w:ind w:left="0"/>
            </w:pPr>
          </w:p>
          <w:p w14:paraId="0C2517D0" w14:textId="1DFF39EF" w:rsidR="49415E96" w:rsidRDefault="2EA82947" w:rsidP="49415E96">
            <w:pPr>
              <w:pStyle w:val="TableParagraph"/>
              <w:spacing w:before="0"/>
              <w:ind w:left="0"/>
            </w:pPr>
            <w:r>
              <w:rPr>
                <w:noProof/>
              </w:rPr>
              <w:drawing>
                <wp:inline distT="0" distB="0" distL="0" distR="0" wp14:anchorId="5A18C4E0" wp14:editId="5DBC4F98">
                  <wp:extent cx="6194676" cy="3497412"/>
                  <wp:effectExtent l="0" t="0" r="0" b="0"/>
                  <wp:docPr id="1103765926" name="Picture 196559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596348"/>
                          <pic:cNvPicPr/>
                        </pic:nvPicPr>
                        <pic:blipFill>
                          <a:blip r:embed="rId45">
                            <a:extLst>
                              <a:ext uri="{28A0092B-C50C-407E-A947-70E740481C1C}">
                                <a14:useLocalDpi xmlns:a14="http://schemas.microsoft.com/office/drawing/2010/main" val="0"/>
                              </a:ext>
                            </a:extLst>
                          </a:blip>
                          <a:stretch>
                            <a:fillRect/>
                          </a:stretch>
                        </pic:blipFill>
                        <pic:spPr>
                          <a:xfrm>
                            <a:off x="0" y="0"/>
                            <a:ext cx="6194676" cy="3497412"/>
                          </a:xfrm>
                          <a:prstGeom prst="rect">
                            <a:avLst/>
                          </a:prstGeom>
                        </pic:spPr>
                      </pic:pic>
                    </a:graphicData>
                  </a:graphic>
                </wp:inline>
              </w:drawing>
            </w:r>
          </w:p>
          <w:p w14:paraId="09BC0C41" w14:textId="6E0B038E" w:rsidR="49415E96" w:rsidRDefault="49415E96" w:rsidP="49415E96">
            <w:pPr>
              <w:pStyle w:val="TableParagraph"/>
              <w:spacing w:before="0"/>
              <w:ind w:left="0"/>
            </w:pPr>
          </w:p>
          <w:p w14:paraId="37DDEEDF" w14:textId="60FD1AEE" w:rsidR="49415E96" w:rsidRDefault="49415E96" w:rsidP="49415E96">
            <w:pPr>
              <w:pStyle w:val="TableParagraph"/>
              <w:spacing w:before="0"/>
              <w:ind w:left="0"/>
            </w:pPr>
          </w:p>
          <w:p w14:paraId="1DEC4045" w14:textId="04229DC1" w:rsidR="5C1E6C88" w:rsidRDefault="70DC34A1" w:rsidP="5C1E6C88">
            <w:pPr>
              <w:pStyle w:val="TableParagraph"/>
              <w:spacing w:before="0"/>
              <w:ind w:left="0"/>
              <w:rPr>
                <w:i/>
              </w:rPr>
            </w:pPr>
            <w:r w:rsidRPr="2E7A0C8E">
              <w:rPr>
                <w:i/>
              </w:rPr>
              <w:t xml:space="preserve">Figure </w:t>
            </w:r>
            <w:r w:rsidR="6E5530C0" w:rsidRPr="2E7A0C8E">
              <w:rPr>
                <w:i/>
                <w:iCs/>
              </w:rPr>
              <w:t>18</w:t>
            </w:r>
            <w:r w:rsidRPr="2E7A0C8E">
              <w:rPr>
                <w:i/>
              </w:rPr>
              <w:t xml:space="preserve"> Degree requirements screen shot</w:t>
            </w:r>
          </w:p>
        </w:tc>
      </w:tr>
      <w:tr w:rsidR="5C1E6C88" w14:paraId="6242545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3E65D98" w14:textId="77777777" w:rsidR="5C1E6C88" w:rsidRDefault="5C1E6C88" w:rsidP="5C1E6C88">
            <w:pPr>
              <w:pStyle w:val="TableParagraph"/>
              <w:rPr>
                <w:rFonts w:cs="Times New Roman"/>
              </w:rPr>
            </w:pPr>
            <w:r w:rsidRPr="5C1E6C88">
              <w:rPr>
                <w:rFonts w:cs="Times New Roman"/>
              </w:rPr>
              <w:t>Page Title:</w:t>
            </w:r>
          </w:p>
        </w:tc>
        <w:tc>
          <w:tcPr>
            <w:tcW w:w="9973" w:type="dxa"/>
          </w:tcPr>
          <w:p w14:paraId="49FA2C6F" w14:textId="0C7277C1" w:rsidR="5C1E6C88" w:rsidRDefault="39363992" w:rsidP="3408063C">
            <w:pPr>
              <w:pStyle w:val="TableParagraph"/>
              <w:spacing w:line="259" w:lineRule="auto"/>
            </w:pPr>
            <w:r w:rsidRPr="1EFE645C">
              <w:rPr>
                <w:rFonts w:cs="Times New Roman"/>
              </w:rPr>
              <w:t xml:space="preserve">Degree </w:t>
            </w:r>
            <w:r w:rsidRPr="436AAF13">
              <w:rPr>
                <w:rFonts w:cs="Times New Roman"/>
              </w:rPr>
              <w:t xml:space="preserve">Requirements </w:t>
            </w:r>
          </w:p>
        </w:tc>
      </w:tr>
      <w:tr w:rsidR="5C1E6C88" w14:paraId="74A6A8A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814C33D" w14:textId="336FA5C7" w:rsidR="5C1E6C88" w:rsidRDefault="5C1E6C88" w:rsidP="5C1E6C88">
            <w:pPr>
              <w:pStyle w:val="TableParagraph"/>
              <w:rPr>
                <w:rFonts w:cs="Times New Roman"/>
              </w:rPr>
            </w:pPr>
            <w:r w:rsidRPr="5C1E6C88">
              <w:rPr>
                <w:rFonts w:cs="Times New Roman"/>
              </w:rPr>
              <w:lastRenderedPageBreak/>
              <w:t>Author:</w:t>
            </w:r>
          </w:p>
        </w:tc>
        <w:tc>
          <w:tcPr>
            <w:tcW w:w="9973" w:type="dxa"/>
          </w:tcPr>
          <w:p w14:paraId="35D7FCDB" w14:textId="0741DB2E" w:rsidR="5C1E6C88" w:rsidRDefault="06968C78" w:rsidP="5C1E6C88">
            <w:pPr>
              <w:pStyle w:val="TableParagraph"/>
              <w:rPr>
                <w:rFonts w:cs="Times New Roman"/>
              </w:rPr>
            </w:pPr>
            <w:r w:rsidRPr="645C6681">
              <w:rPr>
                <w:rFonts w:cs="Times New Roman"/>
              </w:rPr>
              <w:t xml:space="preserve">Andres Castro </w:t>
            </w:r>
            <w:r w:rsidR="0077001C">
              <w:rPr>
                <w:rFonts w:cs="Times New Roman"/>
              </w:rPr>
              <w:t>(</w:t>
            </w:r>
            <w:r w:rsidR="66326AF2" w:rsidRPr="645C6681">
              <w:rPr>
                <w:rFonts w:cs="Times New Roman"/>
              </w:rPr>
              <w:t xml:space="preserve">Team </w:t>
            </w:r>
            <w:r w:rsidR="442E55C0" w:rsidRPr="645C6681">
              <w:rPr>
                <w:rFonts w:cs="Times New Roman"/>
              </w:rPr>
              <w:t>0</w:t>
            </w:r>
            <w:r w:rsidR="026A85B7" w:rsidRPr="645C6681">
              <w:rPr>
                <w:rFonts w:cs="Times New Roman"/>
              </w:rPr>
              <w:t>3</w:t>
            </w:r>
            <w:r w:rsidR="0077001C">
              <w:rPr>
                <w:rFonts w:cs="Times New Roman"/>
              </w:rPr>
              <w:t>)</w:t>
            </w:r>
          </w:p>
        </w:tc>
      </w:tr>
      <w:tr w:rsidR="5C1E6C88" w14:paraId="7D0F8E3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E6DACA5" w14:textId="426808DA" w:rsidR="5C1E6C88" w:rsidRDefault="5C1E6C88" w:rsidP="5C1E6C88">
            <w:pPr>
              <w:pStyle w:val="TableParagraph"/>
              <w:rPr>
                <w:rFonts w:cs="Times New Roman"/>
              </w:rPr>
            </w:pPr>
            <w:r w:rsidRPr="5C1E6C88">
              <w:rPr>
                <w:rFonts w:cs="Times New Roman"/>
              </w:rPr>
              <w:t>Type:</w:t>
            </w:r>
          </w:p>
        </w:tc>
        <w:tc>
          <w:tcPr>
            <w:tcW w:w="9973" w:type="dxa"/>
          </w:tcPr>
          <w:p w14:paraId="7D64B6BB" w14:textId="44998506" w:rsidR="5C1E6C88" w:rsidRDefault="495D6619" w:rsidP="5C1E6C88">
            <w:pPr>
              <w:pStyle w:val="TableParagraph"/>
              <w:rPr>
                <w:rFonts w:cs="Times New Roman"/>
              </w:rPr>
            </w:pPr>
            <w:r w:rsidRPr="11E46465">
              <w:rPr>
                <w:rFonts w:cs="Times New Roman"/>
              </w:rPr>
              <w:t>Process</w:t>
            </w:r>
          </w:p>
        </w:tc>
      </w:tr>
      <w:tr w:rsidR="5C1E6C88" w14:paraId="468E1D52"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EB96574" w14:textId="28156EF6" w:rsidR="5C1E6C88" w:rsidRDefault="5C1E6C88" w:rsidP="3408063C">
            <w:pPr>
              <w:pStyle w:val="TableParagraph"/>
              <w:spacing w:line="259" w:lineRule="auto"/>
              <w:rPr>
                <w:rFonts w:cs="Times New Roman"/>
              </w:rPr>
            </w:pPr>
            <w:r w:rsidRPr="5C1E6C88">
              <w:rPr>
                <w:rFonts w:cs="Times New Roman"/>
              </w:rPr>
              <w:t>Purpose:</w:t>
            </w:r>
          </w:p>
        </w:tc>
        <w:tc>
          <w:tcPr>
            <w:tcW w:w="9973" w:type="dxa"/>
          </w:tcPr>
          <w:p w14:paraId="2D0F7D6C" w14:textId="69D366AB" w:rsidR="5C1E6C88" w:rsidRDefault="0D8628D0" w:rsidP="5C1E6C88">
            <w:pPr>
              <w:pStyle w:val="TableParagraph"/>
            </w:pPr>
            <w:r>
              <w:t>Inform the user of the requirements necessary to apply for graduation.</w:t>
            </w:r>
          </w:p>
        </w:tc>
      </w:tr>
      <w:tr w:rsidR="5C1E6C88" w14:paraId="09FBDF4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24D8E5E" w14:textId="7734A433" w:rsidR="5C1E6C88" w:rsidRDefault="5C1E6C88" w:rsidP="5C1E6C88">
            <w:pPr>
              <w:pStyle w:val="TableParagraph"/>
              <w:spacing w:before="87"/>
              <w:rPr>
                <w:rFonts w:cs="Times New Roman"/>
              </w:rPr>
            </w:pPr>
            <w:r w:rsidRPr="5C1E6C88">
              <w:rPr>
                <w:rFonts w:cs="Times New Roman"/>
              </w:rPr>
              <w:t>Stakeholders:</w:t>
            </w:r>
          </w:p>
          <w:p w14:paraId="27F1F836" w14:textId="7734A433" w:rsidR="5C1E6C88" w:rsidRDefault="5C1E6C88" w:rsidP="5C1E6C88">
            <w:pPr>
              <w:pStyle w:val="TableParagraph"/>
              <w:rPr>
                <w:rFonts w:cs="Times New Roman"/>
              </w:rPr>
            </w:pPr>
          </w:p>
        </w:tc>
        <w:tc>
          <w:tcPr>
            <w:tcW w:w="9973" w:type="dxa"/>
          </w:tcPr>
          <w:p w14:paraId="7ABDC41C" w14:textId="2DF387E5" w:rsidR="5C1E6C88" w:rsidRDefault="0D1265C3" w:rsidP="5C1E6C88">
            <w:pPr>
              <w:pStyle w:val="TableParagraph"/>
              <w:rPr>
                <w:rFonts w:cs="Times New Roman"/>
              </w:rPr>
            </w:pPr>
            <w:r w:rsidRPr="0B76BC9A">
              <w:rPr>
                <w:rFonts w:cs="Times New Roman"/>
              </w:rPr>
              <w:t xml:space="preserve">Student </w:t>
            </w:r>
          </w:p>
        </w:tc>
      </w:tr>
      <w:tr w:rsidR="5C1E6C88" w14:paraId="5315F051"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4F7D558" w14:textId="77777777" w:rsidR="5C1E6C88" w:rsidRDefault="5C1E6C88" w:rsidP="5C1E6C88">
            <w:pPr>
              <w:pStyle w:val="TableParagraph"/>
              <w:spacing w:before="84"/>
              <w:rPr>
                <w:rFonts w:cs="Times New Roman"/>
              </w:rPr>
            </w:pPr>
            <w:r w:rsidRPr="5C1E6C88">
              <w:rPr>
                <w:rFonts w:cs="Times New Roman"/>
              </w:rPr>
              <w:t>Parent User Story:</w:t>
            </w:r>
          </w:p>
        </w:tc>
        <w:tc>
          <w:tcPr>
            <w:tcW w:w="9973" w:type="dxa"/>
          </w:tcPr>
          <w:p w14:paraId="70155AB5" w14:textId="13A1992F" w:rsidR="5C1E6C88" w:rsidRDefault="5C1E6C88" w:rsidP="5C1E6C88">
            <w:pPr>
              <w:pStyle w:val="TableParagraph"/>
              <w:spacing w:before="84"/>
              <w:rPr>
                <w:rFonts w:cs="Times New Roman"/>
              </w:rPr>
            </w:pPr>
            <w:r w:rsidRPr="5C1E6C88">
              <w:rPr>
                <w:rFonts w:cs="Times New Roman"/>
              </w:rPr>
              <w:t>N/A</w:t>
            </w:r>
          </w:p>
          <w:p w14:paraId="383633B2" w14:textId="0315D915" w:rsidR="5C1E6C88" w:rsidRDefault="5C1E6C88" w:rsidP="5C1E6C88">
            <w:pPr>
              <w:pStyle w:val="TableParagraph"/>
              <w:spacing w:before="84"/>
              <w:ind w:left="0"/>
              <w:rPr>
                <w:rFonts w:cs="Times New Roman"/>
              </w:rPr>
            </w:pPr>
          </w:p>
        </w:tc>
      </w:tr>
      <w:tr w:rsidR="5C1E6C88" w14:paraId="7386487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E44631E" w14:textId="77777777" w:rsidR="5C1E6C88" w:rsidRDefault="5C1E6C88" w:rsidP="5C1E6C88">
            <w:pPr>
              <w:pStyle w:val="TableParagraph"/>
              <w:spacing w:line="259" w:lineRule="auto"/>
              <w:rPr>
                <w:rFonts w:cs="Times New Roman"/>
              </w:rPr>
            </w:pPr>
            <w:r w:rsidRPr="5C1E6C88">
              <w:rPr>
                <w:rFonts w:cs="Times New Roman"/>
              </w:rPr>
              <w:t>Actor(s)/Persona(s):</w:t>
            </w:r>
          </w:p>
        </w:tc>
        <w:tc>
          <w:tcPr>
            <w:tcW w:w="9973" w:type="dxa"/>
          </w:tcPr>
          <w:p w14:paraId="2CBC8348" w14:textId="12BEA250" w:rsidR="5C1E6C88" w:rsidRDefault="2790FFA6" w:rsidP="078FCCC8">
            <w:pPr>
              <w:pStyle w:val="TableParagraph"/>
              <w:spacing w:before="84" w:line="259" w:lineRule="auto"/>
              <w:rPr>
                <w:rFonts w:cs="Times New Roman"/>
              </w:rPr>
            </w:pPr>
            <w:r w:rsidRPr="32ED939A">
              <w:rPr>
                <w:rFonts w:cs="Times New Roman"/>
              </w:rPr>
              <w:t>Student</w:t>
            </w:r>
          </w:p>
        </w:tc>
      </w:tr>
      <w:tr w:rsidR="5C1E6C88" w14:paraId="5D7962CA"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A74F6C7" w14:textId="327DA479" w:rsidR="5C1E6C88" w:rsidRDefault="5C1E6C88" w:rsidP="3408063C">
            <w:pPr>
              <w:pStyle w:val="TableParagraph"/>
              <w:spacing w:line="259" w:lineRule="auto"/>
              <w:rPr>
                <w:rFonts w:cs="Times New Roman"/>
              </w:rPr>
            </w:pPr>
            <w:r w:rsidRPr="5C1E6C88">
              <w:rPr>
                <w:rFonts w:cs="Times New Roman"/>
              </w:rPr>
              <w:t>Pre-conditions/Product(s) Required:</w:t>
            </w:r>
          </w:p>
        </w:tc>
        <w:tc>
          <w:tcPr>
            <w:tcW w:w="9973" w:type="dxa"/>
          </w:tcPr>
          <w:p w14:paraId="0EA57BD8" w14:textId="53CF7E64" w:rsidR="5C1E6C88" w:rsidRDefault="76D7D16D" w:rsidP="5C1E6C88">
            <w:pPr>
              <w:pStyle w:val="TableParagraph"/>
              <w:rPr>
                <w:rFonts w:cs="Times New Roman"/>
              </w:rPr>
            </w:pPr>
            <w:r w:rsidRPr="34636DDC">
              <w:rPr>
                <w:rFonts w:cs="Times New Roman"/>
              </w:rPr>
              <w:t>The user must have a degree defined in his or her plan.</w:t>
            </w:r>
          </w:p>
        </w:tc>
      </w:tr>
      <w:tr w:rsidR="5C1E6C88" w14:paraId="17FD2D4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44A19B5" w14:textId="56C9E592" w:rsidR="5C1E6C88" w:rsidRDefault="5C1E6C88" w:rsidP="5C1E6C88">
            <w:pPr>
              <w:pStyle w:val="TableParagraph"/>
              <w:spacing w:before="84" w:line="259" w:lineRule="auto"/>
              <w:ind w:right="633"/>
              <w:rPr>
                <w:rFonts w:cs="Times New Roman"/>
              </w:rPr>
            </w:pPr>
            <w:r w:rsidRPr="5C1E6C88">
              <w:rPr>
                <w:rFonts w:cs="Times New Roman"/>
              </w:rPr>
              <w:t>Post-conditions/Product(s) Produced:</w:t>
            </w:r>
          </w:p>
        </w:tc>
        <w:tc>
          <w:tcPr>
            <w:tcW w:w="9973" w:type="dxa"/>
          </w:tcPr>
          <w:p w14:paraId="3ED52C5A" w14:textId="673EDF80" w:rsidR="5C1E6C88" w:rsidRDefault="5C1E6C88" w:rsidP="5C1E6C88">
            <w:pPr>
              <w:pStyle w:val="TableParagraph"/>
              <w:spacing w:before="84"/>
              <w:rPr>
                <w:rFonts w:cs="Times New Roman"/>
              </w:rPr>
            </w:pPr>
          </w:p>
        </w:tc>
      </w:tr>
      <w:tr w:rsidR="5C1E6C88" w14:paraId="43AC3C2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35E54D1" w14:textId="77777777" w:rsidR="5C1E6C88" w:rsidRDefault="5C1E6C88" w:rsidP="5C1E6C88">
            <w:pPr>
              <w:pStyle w:val="TableParagraph"/>
              <w:rPr>
                <w:rFonts w:cs="Times New Roman"/>
              </w:rPr>
            </w:pPr>
            <w:r w:rsidRPr="5C1E6C88">
              <w:rPr>
                <w:rFonts w:cs="Times New Roman"/>
              </w:rPr>
              <w:t>Links:</w:t>
            </w:r>
          </w:p>
          <w:p w14:paraId="4FE78633" w14:textId="4E287D36" w:rsidR="5C1E6C88" w:rsidRDefault="5C1E6C88" w:rsidP="5C1E6C88">
            <w:pPr>
              <w:pStyle w:val="TableParagraph"/>
              <w:spacing w:line="259" w:lineRule="auto"/>
              <w:rPr>
                <w:rFonts w:cs="Times New Roman"/>
              </w:rPr>
            </w:pPr>
          </w:p>
        </w:tc>
        <w:tc>
          <w:tcPr>
            <w:tcW w:w="9973" w:type="dxa"/>
          </w:tcPr>
          <w:p w14:paraId="3553F70F" w14:textId="5F7C999E" w:rsidR="5C1E6C88" w:rsidRDefault="578F3985" w:rsidP="3408063C">
            <w:pPr>
              <w:pStyle w:val="TableParagraph"/>
              <w:spacing w:line="259" w:lineRule="auto"/>
              <w:rPr>
                <w:rFonts w:cs="Times New Roman"/>
              </w:rPr>
            </w:pPr>
            <w:r w:rsidRPr="731DE504">
              <w:rPr>
                <w:rFonts w:cs="Times New Roman"/>
              </w:rPr>
              <w:t>None</w:t>
            </w:r>
          </w:p>
        </w:tc>
      </w:tr>
      <w:tr w:rsidR="5C1E6C88" w14:paraId="2BDA9F7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B54C5FB" w14:textId="77777777" w:rsidR="5C1E6C88" w:rsidRDefault="5C1E6C88" w:rsidP="5C1E6C88">
            <w:pPr>
              <w:pStyle w:val="TableParagraph"/>
              <w:rPr>
                <w:rFonts w:cs="Times New Roman"/>
              </w:rPr>
            </w:pPr>
            <w:r w:rsidRPr="5C1E6C88">
              <w:rPr>
                <w:rFonts w:cs="Times New Roman"/>
              </w:rPr>
              <w:t>SRS Document</w:t>
            </w:r>
          </w:p>
          <w:p w14:paraId="52917E03" w14:textId="5E02256A" w:rsidR="5C1E6C88" w:rsidRDefault="5C1E6C88" w:rsidP="5C1E6C88">
            <w:pPr>
              <w:pStyle w:val="TableParagraph"/>
              <w:spacing w:line="259" w:lineRule="auto"/>
              <w:rPr>
                <w:rFonts w:cs="Times New Roman"/>
              </w:rPr>
            </w:pPr>
          </w:p>
        </w:tc>
        <w:tc>
          <w:tcPr>
            <w:tcW w:w="9973" w:type="dxa"/>
          </w:tcPr>
          <w:p w14:paraId="74A4C654" w14:textId="4B125F5C" w:rsidR="5C1E6C88" w:rsidRDefault="588A3876" w:rsidP="5C1E6C88">
            <w:pPr>
              <w:pStyle w:val="TableParagraph"/>
              <w:rPr>
                <w:rFonts w:ascii="Times" w:eastAsia="Times" w:hAnsi="Times" w:cs="Times"/>
              </w:rPr>
            </w:pPr>
            <w:r w:rsidRPr="5DFDE7BC">
              <w:rPr>
                <w:rFonts w:ascii="Times" w:eastAsia="Times" w:hAnsi="Times" w:cs="Times"/>
              </w:rPr>
              <w:t>REQ-</w:t>
            </w:r>
            <w:r w:rsidRPr="27B9A106">
              <w:rPr>
                <w:rFonts w:ascii="Times" w:eastAsia="Times" w:hAnsi="Times" w:cs="Times"/>
              </w:rPr>
              <w:t xml:space="preserve"> 18, 19</w:t>
            </w:r>
          </w:p>
        </w:tc>
      </w:tr>
      <w:tr w:rsidR="5C1E6C88" w14:paraId="1C63D4D8"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9AAF3A7" w14:textId="77777777" w:rsidR="5C1E6C88" w:rsidRDefault="5C1E6C88" w:rsidP="6532BE72">
            <w:pPr>
              <w:pStyle w:val="TableParagraph"/>
              <w:spacing w:line="259" w:lineRule="auto"/>
              <w:rPr>
                <w:rFonts w:cs="Times New Roman"/>
              </w:rPr>
            </w:pPr>
            <w:r w:rsidRPr="5C1E6C88">
              <w:rPr>
                <w:rFonts w:cs="Times New Roman"/>
              </w:rPr>
              <w:t>Description/Notes:</w:t>
            </w:r>
          </w:p>
          <w:p w14:paraId="74F18E90" w14:textId="19A38EFB" w:rsidR="5C1E6C88" w:rsidRDefault="5C1E6C88" w:rsidP="5C1E6C88">
            <w:pPr>
              <w:pStyle w:val="TableParagraph"/>
              <w:spacing w:line="259" w:lineRule="auto"/>
              <w:rPr>
                <w:rFonts w:cs="Times New Roman"/>
              </w:rPr>
            </w:pPr>
          </w:p>
        </w:tc>
        <w:tc>
          <w:tcPr>
            <w:tcW w:w="9973" w:type="dxa"/>
          </w:tcPr>
          <w:p w14:paraId="734F682C" w14:textId="02075FC1" w:rsidR="5C1E6C88" w:rsidRDefault="61B65458" w:rsidP="6532BE72">
            <w:pPr>
              <w:pStyle w:val="TableParagraph"/>
              <w:spacing w:line="259" w:lineRule="auto"/>
            </w:pPr>
            <w:r>
              <w:t>The user shall have access to the requirements of their degree by clicking on the button "see details"</w:t>
            </w:r>
          </w:p>
          <w:p w14:paraId="09E0BEE0" w14:textId="13B35131" w:rsidR="5C1E6C88" w:rsidRDefault="6323ECD4" w:rsidP="6532BE72">
            <w:pPr>
              <w:pStyle w:val="TableParagraph"/>
              <w:spacing w:line="259" w:lineRule="auto"/>
            </w:pPr>
            <w:r>
              <w:t xml:space="preserve">A window will be displayed with a </w:t>
            </w:r>
            <w:r w:rsidR="7263A0AC">
              <w:t>checklist</w:t>
            </w:r>
            <w:r>
              <w:t xml:space="preserve"> graph that will show the credits completed by the student in each category,</w:t>
            </w:r>
            <w:r w:rsidR="5EB64B7B">
              <w:t xml:space="preserve"> </w:t>
            </w:r>
            <w:r w:rsidR="7263A0AC">
              <w:t>internship</w:t>
            </w:r>
            <w:r>
              <w:t xml:space="preserve"> </w:t>
            </w:r>
            <w:r w:rsidR="3BBAEC72">
              <w:t>status</w:t>
            </w:r>
            <w:r w:rsidR="752F8241">
              <w:t>,</w:t>
            </w:r>
            <w:r w:rsidR="3BBAEC72">
              <w:t xml:space="preserve"> </w:t>
            </w:r>
            <w:r>
              <w:t>and GPA</w:t>
            </w:r>
            <w:r w:rsidR="4CD10C20">
              <w:t xml:space="preserve"> required for graduation. </w:t>
            </w:r>
          </w:p>
          <w:p w14:paraId="27B20619" w14:textId="6F7ABB27" w:rsidR="5C1E6C88" w:rsidRDefault="588B1FE8" w:rsidP="6532BE72">
            <w:pPr>
              <w:pStyle w:val="TableParagraph"/>
              <w:spacing w:line="259" w:lineRule="auto"/>
            </w:pPr>
            <w:r>
              <w:lastRenderedPageBreak/>
              <w:t>If the student has met one of the requirements, the graph will show it in green.</w:t>
            </w:r>
          </w:p>
          <w:p w14:paraId="368CD236" w14:textId="2279F09E" w:rsidR="5C1E6C88" w:rsidRDefault="588B1FE8" w:rsidP="6532BE72">
            <w:pPr>
              <w:pStyle w:val="TableParagraph"/>
              <w:spacing w:line="259" w:lineRule="auto"/>
            </w:pPr>
            <w:r>
              <w:t>If the requirement has not been met, it will be gray</w:t>
            </w:r>
            <w:r w:rsidR="3CE92183">
              <w:t>.</w:t>
            </w:r>
          </w:p>
        </w:tc>
      </w:tr>
    </w:tbl>
    <w:p w14:paraId="07F6960C" w14:textId="211E6E69" w:rsidR="375CE8EA" w:rsidRDefault="375CE8EA" w:rsidP="375CE8EA">
      <w:pPr>
        <w:rPr>
          <w:rFonts w:cs="Times New Roman"/>
          <w:b/>
          <w:bCs/>
          <w:szCs w:val="24"/>
        </w:rPr>
      </w:pPr>
    </w:p>
    <w:p w14:paraId="1BBDD6BC" w14:textId="54422548" w:rsidR="00712B66" w:rsidRPr="00A670D7" w:rsidRDefault="00712B66" w:rsidP="00EE79C3">
      <w:pPr>
        <w:pStyle w:val="Heading3"/>
        <w:numPr>
          <w:ilvl w:val="2"/>
          <w:numId w:val="19"/>
        </w:numPr>
        <w:ind w:left="1560" w:hanging="709"/>
        <w:rPr>
          <w:b/>
          <w:sz w:val="28"/>
          <w:szCs w:val="32"/>
        </w:rPr>
      </w:pPr>
      <w:bookmarkStart w:id="59" w:name="_Toc46337674"/>
      <w:r w:rsidRPr="00A670D7">
        <w:rPr>
          <w:b/>
          <w:sz w:val="28"/>
          <w:szCs w:val="32"/>
        </w:rPr>
        <w:t>Restrictions (REQ- 11, 67, 68)</w:t>
      </w:r>
      <w:bookmarkEnd w:id="59"/>
    </w:p>
    <w:tbl>
      <w:tblPr>
        <w:tblStyle w:val="Team3"/>
        <w:tblW w:w="0" w:type="auto"/>
        <w:tblLayout w:type="fixed"/>
        <w:tblLook w:val="01E0" w:firstRow="1" w:lastRow="1" w:firstColumn="1" w:lastColumn="1" w:noHBand="0" w:noVBand="0"/>
      </w:tblPr>
      <w:tblGrid>
        <w:gridCol w:w="3635"/>
        <w:gridCol w:w="9973"/>
      </w:tblGrid>
      <w:tr w:rsidR="00741EE1" w14:paraId="51DEE911"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5B312742" w14:textId="77777777" w:rsidR="00741EE1" w:rsidRPr="008151D5" w:rsidRDefault="00741EE1" w:rsidP="00526D8C">
            <w:pPr>
              <w:pStyle w:val="TableParagraph"/>
              <w:ind w:left="1427" w:right="1416"/>
              <w:jc w:val="center"/>
              <w:rPr>
                <w:rFonts w:cs="Times New Roman"/>
                <w:sz w:val="28"/>
                <w:szCs w:val="24"/>
              </w:rPr>
            </w:pPr>
            <w:r w:rsidRPr="008151D5">
              <w:rPr>
                <w:rFonts w:cs="Times New Roman"/>
                <w:bCs/>
                <w:sz w:val="28"/>
                <w:szCs w:val="24"/>
              </w:rPr>
              <w:t>Data</w:t>
            </w:r>
          </w:p>
        </w:tc>
        <w:tc>
          <w:tcPr>
            <w:tcW w:w="9973" w:type="dxa"/>
          </w:tcPr>
          <w:p w14:paraId="07BBFCD3" w14:textId="77777777" w:rsidR="00741EE1" w:rsidRPr="008151D5" w:rsidRDefault="00741EE1" w:rsidP="003B36DE">
            <w:pPr>
              <w:pStyle w:val="TableParagraph"/>
              <w:ind w:left="4122" w:right="4108"/>
              <w:jc w:val="center"/>
              <w:rPr>
                <w:rFonts w:cs="Times New Roman"/>
                <w:sz w:val="28"/>
                <w:szCs w:val="24"/>
              </w:rPr>
            </w:pPr>
            <w:r w:rsidRPr="008151D5">
              <w:rPr>
                <w:rFonts w:cs="Times New Roman"/>
                <w:bCs/>
                <w:sz w:val="28"/>
                <w:szCs w:val="24"/>
              </w:rPr>
              <w:t>Description</w:t>
            </w:r>
          </w:p>
        </w:tc>
      </w:tr>
      <w:tr w:rsidR="00741EE1" w14:paraId="19EAE959"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6FA016C7" w14:textId="77777777" w:rsidR="00741EE1" w:rsidRDefault="00741EE1" w:rsidP="00526D8C">
            <w:pPr>
              <w:pStyle w:val="TableParagraph"/>
              <w:spacing w:before="0"/>
              <w:ind w:left="0"/>
              <w:rPr>
                <w:rFonts w:cs="Times New Roman"/>
                <w:b/>
                <w:bCs/>
                <w:sz w:val="28"/>
                <w:szCs w:val="28"/>
              </w:rPr>
            </w:pPr>
          </w:p>
          <w:p w14:paraId="6B96B5D2" w14:textId="77777777" w:rsidR="00741EE1" w:rsidRDefault="00741EE1" w:rsidP="00526D8C">
            <w:pPr>
              <w:pStyle w:val="TableParagraph"/>
              <w:spacing w:before="0"/>
              <w:ind w:left="0"/>
              <w:rPr>
                <w:rFonts w:cs="Times New Roman"/>
                <w:b/>
                <w:bCs/>
                <w:sz w:val="28"/>
                <w:szCs w:val="28"/>
              </w:rPr>
            </w:pPr>
          </w:p>
          <w:p w14:paraId="0FCA17ED" w14:textId="77777777" w:rsidR="00741EE1" w:rsidRDefault="00741EE1" w:rsidP="00526D8C">
            <w:pPr>
              <w:pStyle w:val="TableParagraph"/>
              <w:spacing w:before="0"/>
              <w:ind w:left="0"/>
              <w:rPr>
                <w:rFonts w:cs="Times New Roman"/>
                <w:b/>
                <w:bCs/>
                <w:sz w:val="28"/>
                <w:szCs w:val="28"/>
              </w:rPr>
            </w:pPr>
          </w:p>
          <w:p w14:paraId="5704A275" w14:textId="77777777" w:rsidR="00741EE1" w:rsidRDefault="00741EE1" w:rsidP="00526D8C">
            <w:pPr>
              <w:pStyle w:val="TableParagraph"/>
              <w:spacing w:before="0"/>
              <w:ind w:left="0"/>
              <w:rPr>
                <w:rFonts w:cs="Times New Roman"/>
                <w:b/>
                <w:bCs/>
                <w:sz w:val="28"/>
                <w:szCs w:val="28"/>
              </w:rPr>
            </w:pPr>
          </w:p>
          <w:p w14:paraId="67D947A8" w14:textId="77777777" w:rsidR="00741EE1" w:rsidRDefault="00741EE1" w:rsidP="00526D8C">
            <w:pPr>
              <w:pStyle w:val="TableParagraph"/>
              <w:spacing w:before="0"/>
              <w:ind w:left="0"/>
              <w:rPr>
                <w:rFonts w:cs="Times New Roman"/>
                <w:b/>
                <w:bCs/>
                <w:sz w:val="28"/>
                <w:szCs w:val="28"/>
              </w:rPr>
            </w:pPr>
          </w:p>
          <w:p w14:paraId="159EDA1E" w14:textId="77777777" w:rsidR="00741EE1" w:rsidRDefault="00741EE1" w:rsidP="00526D8C">
            <w:pPr>
              <w:pStyle w:val="TableParagraph"/>
              <w:spacing w:before="0"/>
              <w:ind w:left="0"/>
              <w:rPr>
                <w:rFonts w:cs="Times New Roman"/>
                <w:b/>
                <w:bCs/>
                <w:sz w:val="28"/>
                <w:szCs w:val="28"/>
              </w:rPr>
            </w:pPr>
          </w:p>
          <w:p w14:paraId="0A225B76" w14:textId="77777777" w:rsidR="00741EE1" w:rsidRDefault="00741EE1" w:rsidP="00526D8C">
            <w:pPr>
              <w:pStyle w:val="TableParagraph"/>
              <w:spacing w:before="1"/>
              <w:ind w:left="0"/>
              <w:rPr>
                <w:rFonts w:cs="Times New Roman"/>
                <w:b/>
                <w:bCs/>
                <w:sz w:val="38"/>
                <w:szCs w:val="38"/>
              </w:rPr>
            </w:pPr>
          </w:p>
          <w:p w14:paraId="631B77EF" w14:textId="4C53012D" w:rsidR="00741EE1" w:rsidRDefault="1BAC8CDA" w:rsidP="00526D8C">
            <w:pPr>
              <w:pStyle w:val="TableParagraph"/>
              <w:spacing w:before="0"/>
              <w:rPr>
                <w:rFonts w:cs="Times New Roman"/>
              </w:rPr>
            </w:pPr>
            <w:r w:rsidRPr="078FCCC8">
              <w:rPr>
                <w:rFonts w:cs="Times New Roman"/>
              </w:rPr>
              <w:t>Screenshot</w:t>
            </w:r>
            <w:r w:rsidR="00741EE1" w:rsidRPr="6BB44372">
              <w:rPr>
                <w:rFonts w:cs="Times New Roman"/>
              </w:rPr>
              <w:t>/Mockup:</w:t>
            </w:r>
          </w:p>
        </w:tc>
        <w:tc>
          <w:tcPr>
            <w:tcW w:w="9973" w:type="dxa"/>
          </w:tcPr>
          <w:p w14:paraId="2790B5EC" w14:textId="718A3F85" w:rsidR="00741EE1" w:rsidRDefault="5B5A7826" w:rsidP="00526D8C">
            <w:pPr>
              <w:pStyle w:val="TableParagraph"/>
              <w:spacing w:before="0"/>
              <w:ind w:left="0"/>
            </w:pPr>
            <w:r>
              <w:rPr>
                <w:noProof/>
              </w:rPr>
              <w:drawing>
                <wp:inline distT="0" distB="0" distL="0" distR="0" wp14:anchorId="20C88AEC" wp14:editId="0A1C4163">
                  <wp:extent cx="6257925" cy="2971800"/>
                  <wp:effectExtent l="0" t="0" r="0" b="0"/>
                  <wp:docPr id="1238554724" name="Picture 3191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1783"/>
                          <pic:cNvPicPr/>
                        </pic:nvPicPr>
                        <pic:blipFill>
                          <a:blip r:embed="rId46">
                            <a:extLst>
                              <a:ext uri="{28A0092B-C50C-407E-A947-70E740481C1C}">
                                <a14:useLocalDpi xmlns:a14="http://schemas.microsoft.com/office/drawing/2010/main" val="0"/>
                              </a:ext>
                            </a:extLst>
                          </a:blip>
                          <a:stretch>
                            <a:fillRect/>
                          </a:stretch>
                        </pic:blipFill>
                        <pic:spPr>
                          <a:xfrm>
                            <a:off x="0" y="0"/>
                            <a:ext cx="6257925" cy="2971800"/>
                          </a:xfrm>
                          <a:prstGeom prst="rect">
                            <a:avLst/>
                          </a:prstGeom>
                        </pic:spPr>
                      </pic:pic>
                    </a:graphicData>
                  </a:graphic>
                </wp:inline>
              </w:drawing>
            </w:r>
          </w:p>
          <w:p w14:paraId="2FD50343" w14:textId="357DDA3E" w:rsidR="00741EE1" w:rsidRDefault="12E31EAC" w:rsidP="00526D8C">
            <w:pPr>
              <w:pStyle w:val="TableParagraph"/>
              <w:spacing w:before="0"/>
              <w:ind w:left="0"/>
              <w:rPr>
                <w:i/>
              </w:rPr>
            </w:pPr>
            <w:r w:rsidRPr="2E7A0C8E">
              <w:rPr>
                <w:i/>
              </w:rPr>
              <w:t xml:space="preserve">Figure </w:t>
            </w:r>
            <w:r w:rsidR="62083D48" w:rsidRPr="2E7A0C8E">
              <w:rPr>
                <w:i/>
                <w:iCs/>
              </w:rPr>
              <w:t>19</w:t>
            </w:r>
            <w:r w:rsidRPr="2E7A0C8E">
              <w:rPr>
                <w:i/>
              </w:rPr>
              <w:t xml:space="preserve"> Class restrictions error message screenshot</w:t>
            </w:r>
          </w:p>
        </w:tc>
      </w:tr>
      <w:tr w:rsidR="00741EE1" w14:paraId="09F7833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406C429" w14:textId="77777777" w:rsidR="00741EE1" w:rsidRDefault="00741EE1" w:rsidP="00526D8C">
            <w:pPr>
              <w:pStyle w:val="TableParagraph"/>
              <w:rPr>
                <w:rFonts w:cs="Times New Roman"/>
              </w:rPr>
            </w:pPr>
            <w:r w:rsidRPr="6BB44372">
              <w:rPr>
                <w:rFonts w:cs="Times New Roman"/>
              </w:rPr>
              <w:t>Page Title:</w:t>
            </w:r>
          </w:p>
        </w:tc>
        <w:tc>
          <w:tcPr>
            <w:tcW w:w="9973" w:type="dxa"/>
          </w:tcPr>
          <w:p w14:paraId="72A04803" w14:textId="62E74B35" w:rsidR="00741EE1" w:rsidRDefault="00741EE1" w:rsidP="6532BE72">
            <w:pPr>
              <w:pStyle w:val="TableParagraph"/>
              <w:spacing w:line="259" w:lineRule="auto"/>
            </w:pPr>
            <w:r>
              <w:rPr>
                <w:rFonts w:cs="Times New Roman"/>
              </w:rPr>
              <w:t>Error Message</w:t>
            </w:r>
          </w:p>
        </w:tc>
      </w:tr>
      <w:tr w:rsidR="00741EE1" w14:paraId="36031EE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772A794" w14:textId="77777777" w:rsidR="00741EE1" w:rsidRDefault="00741EE1" w:rsidP="00526D8C">
            <w:pPr>
              <w:pStyle w:val="TableParagraph"/>
              <w:rPr>
                <w:rFonts w:cs="Times New Roman"/>
              </w:rPr>
            </w:pPr>
            <w:r w:rsidRPr="6BB44372">
              <w:rPr>
                <w:rFonts w:cs="Times New Roman"/>
              </w:rPr>
              <w:lastRenderedPageBreak/>
              <w:t>Author:</w:t>
            </w:r>
          </w:p>
        </w:tc>
        <w:tc>
          <w:tcPr>
            <w:tcW w:w="9973" w:type="dxa"/>
          </w:tcPr>
          <w:p w14:paraId="0493D29A" w14:textId="77777777" w:rsidR="00741EE1" w:rsidRDefault="00741EE1" w:rsidP="00526D8C">
            <w:pPr>
              <w:pStyle w:val="TableParagraph"/>
              <w:rPr>
                <w:rFonts w:cs="Times New Roman"/>
              </w:rPr>
            </w:pPr>
            <w:proofErr w:type="spellStart"/>
            <w:r>
              <w:rPr>
                <w:rFonts w:cs="Times New Roman"/>
              </w:rPr>
              <w:t>Govert</w:t>
            </w:r>
            <w:proofErr w:type="spellEnd"/>
            <w:r>
              <w:rPr>
                <w:rFonts w:cs="Times New Roman"/>
              </w:rPr>
              <w:t xml:space="preserve"> </w:t>
            </w:r>
            <w:proofErr w:type="spellStart"/>
            <w:r>
              <w:rPr>
                <w:rFonts w:cs="Times New Roman"/>
              </w:rPr>
              <w:t>Carreño</w:t>
            </w:r>
            <w:proofErr w:type="spellEnd"/>
            <w:r>
              <w:rPr>
                <w:rFonts w:cs="Times New Roman"/>
              </w:rPr>
              <w:t xml:space="preserve"> (Team 03)</w:t>
            </w:r>
          </w:p>
        </w:tc>
      </w:tr>
      <w:tr w:rsidR="00741EE1" w14:paraId="07855736"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0C596A1" w14:textId="77777777" w:rsidR="00741EE1" w:rsidRDefault="00741EE1" w:rsidP="00526D8C">
            <w:pPr>
              <w:pStyle w:val="TableParagraph"/>
              <w:rPr>
                <w:rFonts w:cs="Times New Roman"/>
              </w:rPr>
            </w:pPr>
            <w:r w:rsidRPr="6BB44372">
              <w:rPr>
                <w:rFonts w:cs="Times New Roman"/>
              </w:rPr>
              <w:t>Type:</w:t>
            </w:r>
          </w:p>
        </w:tc>
        <w:tc>
          <w:tcPr>
            <w:tcW w:w="9973" w:type="dxa"/>
          </w:tcPr>
          <w:p w14:paraId="27306AFE" w14:textId="77777777" w:rsidR="00741EE1" w:rsidRDefault="00741EE1" w:rsidP="00526D8C">
            <w:pPr>
              <w:pStyle w:val="TableParagraph"/>
              <w:rPr>
                <w:rFonts w:cs="Times New Roman"/>
              </w:rPr>
            </w:pPr>
            <w:r>
              <w:rPr>
                <w:rFonts w:cs="Times New Roman"/>
              </w:rPr>
              <w:t>Function</w:t>
            </w:r>
          </w:p>
        </w:tc>
      </w:tr>
      <w:tr w:rsidR="00741EE1" w14:paraId="17FA979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16F6A4B" w14:textId="77777777" w:rsidR="00741EE1" w:rsidRDefault="00741EE1" w:rsidP="6532BE72">
            <w:pPr>
              <w:pStyle w:val="TableParagraph"/>
              <w:spacing w:line="259" w:lineRule="auto"/>
              <w:rPr>
                <w:rFonts w:cs="Times New Roman"/>
              </w:rPr>
            </w:pPr>
            <w:r w:rsidRPr="6BB44372">
              <w:rPr>
                <w:rFonts w:cs="Times New Roman"/>
              </w:rPr>
              <w:t>Purpose:</w:t>
            </w:r>
          </w:p>
        </w:tc>
        <w:tc>
          <w:tcPr>
            <w:tcW w:w="9973" w:type="dxa"/>
          </w:tcPr>
          <w:p w14:paraId="4A4D7126" w14:textId="41CFDCA0" w:rsidR="00E30EF6" w:rsidRDefault="00DB3B34" w:rsidP="6532BE72">
            <w:pPr>
              <w:pStyle w:val="TableParagraph"/>
              <w:spacing w:line="259" w:lineRule="auto"/>
              <w:rPr>
                <w:rFonts w:cs="Times New Roman"/>
              </w:rPr>
            </w:pPr>
            <w:r>
              <w:rPr>
                <w:rFonts w:cs="Times New Roman"/>
              </w:rPr>
              <w:t xml:space="preserve">Show the user </w:t>
            </w:r>
            <w:r w:rsidR="00922288">
              <w:rPr>
                <w:rFonts w:cs="Times New Roman"/>
              </w:rPr>
              <w:t>the</w:t>
            </w:r>
            <w:r>
              <w:rPr>
                <w:rFonts w:cs="Times New Roman"/>
              </w:rPr>
              <w:t xml:space="preserve"> </w:t>
            </w:r>
            <w:r w:rsidR="38EAA15E" w:rsidRPr="078FCCC8">
              <w:rPr>
                <w:rFonts w:cs="Times New Roman"/>
              </w:rPr>
              <w:t>erro</w:t>
            </w:r>
            <w:r w:rsidR="7ED1FEA9" w:rsidRPr="078FCCC8">
              <w:rPr>
                <w:rFonts w:cs="Times New Roman"/>
              </w:rPr>
              <w:t>r</w:t>
            </w:r>
            <w:r>
              <w:rPr>
                <w:rFonts w:cs="Times New Roman"/>
              </w:rPr>
              <w:t xml:space="preserve"> description</w:t>
            </w:r>
            <w:r w:rsidR="00922288">
              <w:rPr>
                <w:rFonts w:cs="Times New Roman"/>
              </w:rPr>
              <w:t xml:space="preserve"> (when the user</w:t>
            </w:r>
            <w:r w:rsidR="00D3067A">
              <w:rPr>
                <w:rFonts w:cs="Times New Roman"/>
              </w:rPr>
              <w:t xml:space="preserve"> commits one</w:t>
            </w:r>
            <w:r w:rsidR="00B53A57">
              <w:rPr>
                <w:rFonts w:cs="Times New Roman"/>
              </w:rPr>
              <w:t>) and</w:t>
            </w:r>
            <w:r>
              <w:rPr>
                <w:rFonts w:cs="Times New Roman"/>
              </w:rPr>
              <w:t xml:space="preserve"> restrict </w:t>
            </w:r>
            <w:r w:rsidR="00A5577F">
              <w:rPr>
                <w:rFonts w:cs="Times New Roman"/>
              </w:rPr>
              <w:t xml:space="preserve">some features according to the </w:t>
            </w:r>
            <w:r w:rsidR="00EF35B4">
              <w:rPr>
                <w:rFonts w:cs="Times New Roman"/>
              </w:rPr>
              <w:t>university policies.</w:t>
            </w:r>
            <w:r w:rsidR="00F606AF">
              <w:rPr>
                <w:rFonts w:cs="Times New Roman"/>
              </w:rPr>
              <w:t xml:space="preserve"> These requirements are described in </w:t>
            </w:r>
            <w:r w:rsidR="00A76F7F">
              <w:rPr>
                <w:rFonts w:cs="Times New Roman"/>
              </w:rPr>
              <w:t>REQ-68 and REQ-69.</w:t>
            </w:r>
            <w:r w:rsidR="007727AC">
              <w:br/>
            </w:r>
            <w:r w:rsidR="007727AC">
              <w:rPr>
                <w:rFonts w:cs="Times New Roman"/>
              </w:rPr>
              <w:t xml:space="preserve">More specific details available online: </w:t>
            </w:r>
            <w:hyperlink r:id="rId47">
              <w:r w:rsidR="0F604899" w:rsidRPr="6532BE72">
                <w:rPr>
                  <w:rFonts w:cs="Times New Roman"/>
                </w:rPr>
                <w:t>http://www.byui.edu/Documents/student-records-and-registration/Registration%20FAQ/REGFAQsAugust.pdf</w:t>
              </w:r>
            </w:hyperlink>
          </w:p>
        </w:tc>
      </w:tr>
      <w:tr w:rsidR="00741EE1" w14:paraId="09A9893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396856E" w14:textId="77777777" w:rsidR="00741EE1" w:rsidRDefault="00741EE1" w:rsidP="00526D8C">
            <w:pPr>
              <w:pStyle w:val="TableParagraph"/>
              <w:spacing w:before="87"/>
              <w:rPr>
                <w:rFonts w:cs="Times New Roman"/>
              </w:rPr>
            </w:pPr>
            <w:r w:rsidRPr="6BB44372">
              <w:rPr>
                <w:rFonts w:cs="Times New Roman"/>
              </w:rPr>
              <w:t>Stakeholders:</w:t>
            </w:r>
          </w:p>
          <w:p w14:paraId="40896CF5" w14:textId="77777777" w:rsidR="00741EE1" w:rsidRDefault="00741EE1" w:rsidP="00526D8C">
            <w:pPr>
              <w:pStyle w:val="TableParagraph"/>
              <w:rPr>
                <w:rFonts w:cs="Times New Roman"/>
              </w:rPr>
            </w:pPr>
          </w:p>
        </w:tc>
        <w:tc>
          <w:tcPr>
            <w:tcW w:w="9973" w:type="dxa"/>
          </w:tcPr>
          <w:p w14:paraId="7325BBFB" w14:textId="77777777" w:rsidR="00741EE1" w:rsidRDefault="00741EE1" w:rsidP="00526D8C">
            <w:pPr>
              <w:pStyle w:val="TableParagraph"/>
              <w:rPr>
                <w:rFonts w:cs="Times New Roman"/>
              </w:rPr>
            </w:pPr>
            <w:r w:rsidRPr="6BB44372">
              <w:rPr>
                <w:rFonts w:cs="Times New Roman"/>
              </w:rPr>
              <w:t>Students</w:t>
            </w:r>
          </w:p>
        </w:tc>
      </w:tr>
      <w:tr w:rsidR="00741EE1" w14:paraId="2E04BB3A"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802C925" w14:textId="77777777" w:rsidR="00741EE1" w:rsidRDefault="00741EE1" w:rsidP="00526D8C">
            <w:pPr>
              <w:pStyle w:val="TableParagraph"/>
              <w:spacing w:before="84"/>
              <w:rPr>
                <w:rFonts w:cs="Times New Roman"/>
              </w:rPr>
            </w:pPr>
            <w:r w:rsidRPr="6BB44372">
              <w:rPr>
                <w:rFonts w:cs="Times New Roman"/>
              </w:rPr>
              <w:t>Parent User Story:</w:t>
            </w:r>
          </w:p>
        </w:tc>
        <w:tc>
          <w:tcPr>
            <w:tcW w:w="9973" w:type="dxa"/>
          </w:tcPr>
          <w:p w14:paraId="2DEB5E12" w14:textId="2076C0E2" w:rsidR="00741EE1" w:rsidRDefault="007B0D37" w:rsidP="00526D8C">
            <w:pPr>
              <w:pStyle w:val="TableParagraph"/>
              <w:spacing w:before="84"/>
              <w:rPr>
                <w:rFonts w:cs="Times New Roman"/>
              </w:rPr>
            </w:pPr>
            <w:r>
              <w:rPr>
                <w:rFonts w:cs="Times New Roman"/>
              </w:rPr>
              <w:t>Class Registration</w:t>
            </w:r>
          </w:p>
          <w:p w14:paraId="398492E9" w14:textId="77777777" w:rsidR="00741EE1" w:rsidRDefault="00741EE1" w:rsidP="00526D8C">
            <w:pPr>
              <w:pStyle w:val="TableParagraph"/>
              <w:spacing w:before="84"/>
              <w:ind w:left="0"/>
              <w:rPr>
                <w:rFonts w:cs="Times New Roman"/>
              </w:rPr>
            </w:pPr>
          </w:p>
        </w:tc>
      </w:tr>
      <w:tr w:rsidR="00741EE1" w14:paraId="2E2D9FEA"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68F7DF6" w14:textId="77777777" w:rsidR="00741EE1" w:rsidRDefault="00741EE1" w:rsidP="00526D8C">
            <w:pPr>
              <w:pStyle w:val="TableParagraph"/>
              <w:spacing w:line="259" w:lineRule="auto"/>
              <w:rPr>
                <w:rFonts w:cs="Times New Roman"/>
              </w:rPr>
            </w:pPr>
            <w:r w:rsidRPr="6BB44372">
              <w:rPr>
                <w:rFonts w:cs="Times New Roman"/>
              </w:rPr>
              <w:t>Actor(s)/Persona(s):</w:t>
            </w:r>
          </w:p>
        </w:tc>
        <w:tc>
          <w:tcPr>
            <w:tcW w:w="9973" w:type="dxa"/>
          </w:tcPr>
          <w:p w14:paraId="49DFEA55" w14:textId="6499360D" w:rsidR="00741EE1" w:rsidRDefault="00741EE1" w:rsidP="6532BE72">
            <w:pPr>
              <w:pStyle w:val="TableParagraph"/>
              <w:spacing w:before="84" w:line="259" w:lineRule="auto"/>
              <w:rPr>
                <w:rFonts w:cs="Times New Roman"/>
              </w:rPr>
            </w:pPr>
            <w:r w:rsidRPr="6BB44372">
              <w:rPr>
                <w:rFonts w:cs="Times New Roman"/>
              </w:rPr>
              <w:t>Students</w:t>
            </w:r>
          </w:p>
        </w:tc>
      </w:tr>
      <w:tr w:rsidR="00741EE1" w14:paraId="5B50C857"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75C901A" w14:textId="77777777" w:rsidR="00741EE1" w:rsidRDefault="00741EE1" w:rsidP="00526D8C">
            <w:pPr>
              <w:pStyle w:val="TableParagraph"/>
              <w:spacing w:before="84" w:line="259" w:lineRule="auto"/>
              <w:ind w:right="669"/>
              <w:rPr>
                <w:rFonts w:cs="Times New Roman"/>
              </w:rPr>
            </w:pPr>
            <w:r w:rsidRPr="6BB44372">
              <w:rPr>
                <w:rFonts w:cs="Times New Roman"/>
              </w:rPr>
              <w:t>Pre-conditions/Product(s) Required:</w:t>
            </w:r>
          </w:p>
          <w:p w14:paraId="251102D9" w14:textId="77777777" w:rsidR="00741EE1" w:rsidRDefault="00741EE1" w:rsidP="00526D8C">
            <w:pPr>
              <w:pStyle w:val="TableParagraph"/>
              <w:rPr>
                <w:rFonts w:cs="Times New Roman"/>
              </w:rPr>
            </w:pPr>
          </w:p>
        </w:tc>
        <w:tc>
          <w:tcPr>
            <w:tcW w:w="9973" w:type="dxa"/>
          </w:tcPr>
          <w:p w14:paraId="2C5AC5F7" w14:textId="3EE61D55" w:rsidR="00741EE1" w:rsidRDefault="007B0D37" w:rsidP="6532BE72">
            <w:pPr>
              <w:pStyle w:val="TableParagraph"/>
              <w:spacing w:before="84" w:line="259" w:lineRule="auto"/>
              <w:rPr>
                <w:rFonts w:cs="Times New Roman"/>
              </w:rPr>
            </w:pPr>
            <w:r>
              <w:rPr>
                <w:rFonts w:cs="Times New Roman"/>
              </w:rPr>
              <w:t>The user tries to register for a class in one or more of the following actions:</w:t>
            </w:r>
          </w:p>
          <w:p w14:paraId="6112BE92" w14:textId="3EE61D55" w:rsidR="00DF45FC" w:rsidRDefault="00DF45FC" w:rsidP="00DF45FC">
            <w:pPr>
              <w:pStyle w:val="TableParagraph"/>
              <w:spacing w:before="0"/>
              <w:rPr>
                <w:rFonts w:cs="Times New Roman"/>
              </w:rPr>
            </w:pPr>
          </w:p>
          <w:p w14:paraId="316961FC" w14:textId="3EE61D55" w:rsidR="00DF45FC" w:rsidRPr="00DF45FC" w:rsidRDefault="00DF45FC" w:rsidP="001432E6">
            <w:pPr>
              <w:pStyle w:val="ListParagraph"/>
              <w:keepNext/>
              <w:numPr>
                <w:ilvl w:val="0"/>
                <w:numId w:val="10"/>
              </w:numPr>
              <w:spacing w:before="0" w:after="60" w:line="220" w:lineRule="exact"/>
              <w:jc w:val="both"/>
              <w:outlineLvl w:val="3"/>
              <w:rPr>
                <w:rFonts w:eastAsia="Times New Roman" w:cs="Times New Roman"/>
                <w:b/>
                <w:i/>
                <w:szCs w:val="24"/>
                <w:lang w:bidi="ar-SA"/>
              </w:rPr>
            </w:pPr>
            <w:r w:rsidRPr="00DF45FC">
              <w:rPr>
                <w:rFonts w:eastAsia="Times New Roman" w:cs="Times New Roman"/>
                <w:szCs w:val="24"/>
                <w:lang w:bidi="ar-SA"/>
              </w:rPr>
              <w:t>The class is closed</w:t>
            </w:r>
          </w:p>
          <w:p w14:paraId="32E0BE70" w14:textId="3EE61D55" w:rsidR="00DF45FC" w:rsidRPr="00DF45FC" w:rsidRDefault="00DF45FC" w:rsidP="001432E6">
            <w:pPr>
              <w:pStyle w:val="ListParagraph"/>
              <w:keepNext/>
              <w:numPr>
                <w:ilvl w:val="0"/>
                <w:numId w:val="10"/>
              </w:numPr>
              <w:spacing w:before="0" w:after="60" w:line="220" w:lineRule="exact"/>
              <w:jc w:val="both"/>
              <w:outlineLvl w:val="3"/>
              <w:rPr>
                <w:rFonts w:eastAsia="Times New Roman" w:cs="Times New Roman"/>
                <w:b/>
                <w:i/>
                <w:szCs w:val="24"/>
                <w:lang w:bidi="ar-SA"/>
              </w:rPr>
            </w:pPr>
            <w:r w:rsidRPr="00DF45FC">
              <w:rPr>
                <w:rFonts w:eastAsia="Times New Roman" w:cs="Times New Roman"/>
                <w:szCs w:val="24"/>
                <w:lang w:bidi="ar-SA"/>
              </w:rPr>
              <w:t>The class has not opened seats</w:t>
            </w:r>
          </w:p>
          <w:p w14:paraId="72F6A9DF" w14:textId="3EE61D55" w:rsidR="00DF45FC" w:rsidRPr="00DF45FC" w:rsidRDefault="00DF45FC" w:rsidP="001432E6">
            <w:pPr>
              <w:pStyle w:val="ListParagraph"/>
              <w:keepNext/>
              <w:numPr>
                <w:ilvl w:val="0"/>
                <w:numId w:val="10"/>
              </w:numPr>
              <w:spacing w:before="0" w:after="60" w:line="220" w:lineRule="exact"/>
              <w:jc w:val="both"/>
              <w:outlineLvl w:val="3"/>
              <w:rPr>
                <w:rFonts w:eastAsia="Times New Roman" w:cs="Times New Roman"/>
                <w:b/>
                <w:i/>
                <w:szCs w:val="24"/>
                <w:lang w:bidi="ar-SA"/>
              </w:rPr>
            </w:pPr>
            <w:r w:rsidRPr="00DF45FC">
              <w:rPr>
                <w:rFonts w:eastAsia="Times New Roman" w:cs="Times New Roman"/>
                <w:szCs w:val="24"/>
                <w:lang w:bidi="ar-SA"/>
              </w:rPr>
              <w:t>The class is already registered</w:t>
            </w:r>
          </w:p>
          <w:p w14:paraId="7BDFD262" w14:textId="3EE61D55" w:rsidR="00DF45FC" w:rsidRPr="00DF45FC" w:rsidRDefault="00DF45FC" w:rsidP="001432E6">
            <w:pPr>
              <w:pStyle w:val="ListParagraph"/>
              <w:keepNext/>
              <w:numPr>
                <w:ilvl w:val="0"/>
                <w:numId w:val="10"/>
              </w:numPr>
              <w:spacing w:before="0" w:after="60" w:line="220" w:lineRule="exact"/>
              <w:jc w:val="both"/>
              <w:outlineLvl w:val="3"/>
              <w:rPr>
                <w:rFonts w:eastAsia="Times New Roman" w:cs="Times New Roman"/>
                <w:b/>
                <w:i/>
                <w:szCs w:val="24"/>
                <w:lang w:bidi="ar-SA"/>
              </w:rPr>
            </w:pPr>
            <w:r w:rsidRPr="00DF45FC">
              <w:rPr>
                <w:rFonts w:eastAsia="Times New Roman" w:cs="Times New Roman"/>
                <w:szCs w:val="24"/>
                <w:lang w:bidi="ar-SA"/>
              </w:rPr>
              <w:t>The student has a class registered in the same schedule</w:t>
            </w:r>
          </w:p>
          <w:p w14:paraId="5496FBE7" w14:textId="3EE61D55" w:rsidR="00DF45FC" w:rsidRPr="00DF45FC" w:rsidRDefault="00DF45FC" w:rsidP="001432E6">
            <w:pPr>
              <w:pStyle w:val="ListParagraph"/>
              <w:keepNext/>
              <w:numPr>
                <w:ilvl w:val="0"/>
                <w:numId w:val="10"/>
              </w:numPr>
              <w:spacing w:before="0" w:after="60" w:line="220" w:lineRule="exact"/>
              <w:jc w:val="both"/>
              <w:outlineLvl w:val="3"/>
              <w:rPr>
                <w:rFonts w:eastAsia="Times New Roman" w:cs="Times New Roman"/>
                <w:b/>
                <w:i/>
                <w:szCs w:val="24"/>
                <w:lang w:bidi="ar-SA"/>
              </w:rPr>
            </w:pPr>
            <w:r w:rsidRPr="00DF45FC">
              <w:rPr>
                <w:rFonts w:eastAsia="Times New Roman" w:cs="Times New Roman"/>
                <w:szCs w:val="24"/>
                <w:lang w:bidi="ar-SA"/>
              </w:rPr>
              <w:t>If the total of credits for the semester is more than 32</w:t>
            </w:r>
          </w:p>
          <w:p w14:paraId="3F4AA1F6" w14:textId="3EE61D55" w:rsidR="00DF45FC" w:rsidRPr="00DF45FC" w:rsidRDefault="00DF45FC" w:rsidP="001432E6">
            <w:pPr>
              <w:pStyle w:val="ListParagraph"/>
              <w:keepNext/>
              <w:numPr>
                <w:ilvl w:val="0"/>
                <w:numId w:val="10"/>
              </w:numPr>
              <w:spacing w:before="0" w:after="60" w:line="220" w:lineRule="exact"/>
              <w:jc w:val="both"/>
              <w:outlineLvl w:val="3"/>
              <w:rPr>
                <w:rFonts w:eastAsia="Times New Roman" w:cs="Times New Roman"/>
                <w:b/>
                <w:i/>
                <w:szCs w:val="24"/>
                <w:lang w:bidi="ar-SA"/>
              </w:rPr>
            </w:pPr>
            <w:r w:rsidRPr="00DF45FC">
              <w:rPr>
                <w:rFonts w:eastAsia="Times New Roman" w:cs="Times New Roman"/>
                <w:szCs w:val="24"/>
                <w:lang w:bidi="ar-SA"/>
              </w:rPr>
              <w:t>If there is any active restrictive hold</w:t>
            </w:r>
          </w:p>
          <w:p w14:paraId="18A70AAA" w14:textId="3EE61D55" w:rsidR="00DF45FC" w:rsidRDefault="00DF45FC" w:rsidP="00526D8C">
            <w:pPr>
              <w:pStyle w:val="TableParagraph"/>
              <w:rPr>
                <w:rFonts w:cs="Times New Roman"/>
              </w:rPr>
            </w:pPr>
          </w:p>
        </w:tc>
      </w:tr>
      <w:tr w:rsidR="00741EE1" w14:paraId="2FAF551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5228E5E" w14:textId="77777777" w:rsidR="00741EE1" w:rsidRDefault="00741EE1" w:rsidP="00526D8C">
            <w:pPr>
              <w:pStyle w:val="TableParagraph"/>
              <w:spacing w:before="84" w:line="259" w:lineRule="auto"/>
              <w:ind w:right="633"/>
              <w:rPr>
                <w:rFonts w:cs="Times New Roman"/>
              </w:rPr>
            </w:pPr>
            <w:r w:rsidRPr="6BB44372">
              <w:rPr>
                <w:rFonts w:cs="Times New Roman"/>
              </w:rPr>
              <w:t>Post-conditions/Product(s) Produced:</w:t>
            </w:r>
          </w:p>
        </w:tc>
        <w:tc>
          <w:tcPr>
            <w:tcW w:w="9973" w:type="dxa"/>
          </w:tcPr>
          <w:p w14:paraId="59BC810A" w14:textId="341EAF34" w:rsidR="00741EE1" w:rsidRDefault="007B0D37" w:rsidP="00526D8C">
            <w:pPr>
              <w:pStyle w:val="TableParagraph"/>
              <w:spacing w:before="84"/>
              <w:rPr>
                <w:rFonts w:cs="Times New Roman"/>
              </w:rPr>
            </w:pPr>
            <w:r>
              <w:rPr>
                <w:rFonts w:cs="Times New Roman"/>
              </w:rPr>
              <w:t>A pop a message with the error description</w:t>
            </w:r>
            <w:r w:rsidR="06A9EE87" w:rsidRPr="078FCCC8">
              <w:rPr>
                <w:rFonts w:cs="Times New Roman"/>
              </w:rPr>
              <w:t>.</w:t>
            </w:r>
          </w:p>
        </w:tc>
      </w:tr>
      <w:tr w:rsidR="00741EE1" w14:paraId="07E84C2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4613CBB" w14:textId="77777777" w:rsidR="00741EE1" w:rsidRDefault="00741EE1" w:rsidP="00526D8C">
            <w:pPr>
              <w:pStyle w:val="TableParagraph"/>
              <w:rPr>
                <w:rFonts w:cs="Times New Roman"/>
              </w:rPr>
            </w:pPr>
            <w:r w:rsidRPr="6BB44372">
              <w:rPr>
                <w:rFonts w:cs="Times New Roman"/>
              </w:rPr>
              <w:t>Links:</w:t>
            </w:r>
          </w:p>
          <w:p w14:paraId="5163D429" w14:textId="77777777" w:rsidR="00741EE1" w:rsidRDefault="00741EE1" w:rsidP="00526D8C">
            <w:pPr>
              <w:pStyle w:val="TableParagraph"/>
              <w:spacing w:line="259" w:lineRule="auto"/>
              <w:rPr>
                <w:rFonts w:cs="Times New Roman"/>
              </w:rPr>
            </w:pPr>
          </w:p>
        </w:tc>
        <w:tc>
          <w:tcPr>
            <w:tcW w:w="9973" w:type="dxa"/>
          </w:tcPr>
          <w:p w14:paraId="7DCEF70B" w14:textId="08136698" w:rsidR="00741EE1" w:rsidRDefault="00741EE1" w:rsidP="02EFA8FF">
            <w:pPr>
              <w:pStyle w:val="TableParagraph"/>
              <w:spacing w:line="259" w:lineRule="auto"/>
              <w:rPr>
                <w:rFonts w:cs="Times New Roman"/>
              </w:rPr>
            </w:pPr>
            <w:r w:rsidRPr="6BB44372">
              <w:rPr>
                <w:rFonts w:cs="Times New Roman"/>
              </w:rPr>
              <w:t>None</w:t>
            </w:r>
          </w:p>
        </w:tc>
      </w:tr>
      <w:tr w:rsidR="00741EE1" w14:paraId="5C1927C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5BDF7B0" w14:textId="77777777" w:rsidR="00741EE1" w:rsidRDefault="00741EE1" w:rsidP="00526D8C">
            <w:pPr>
              <w:pStyle w:val="TableParagraph"/>
              <w:rPr>
                <w:rFonts w:cs="Times New Roman"/>
              </w:rPr>
            </w:pPr>
            <w:r w:rsidRPr="6BB44372">
              <w:rPr>
                <w:rFonts w:cs="Times New Roman"/>
              </w:rPr>
              <w:lastRenderedPageBreak/>
              <w:t>SRS Document</w:t>
            </w:r>
          </w:p>
          <w:p w14:paraId="13D40963" w14:textId="77777777" w:rsidR="00741EE1" w:rsidRDefault="00741EE1" w:rsidP="00526D8C">
            <w:pPr>
              <w:pStyle w:val="TableParagraph"/>
              <w:spacing w:line="259" w:lineRule="auto"/>
              <w:rPr>
                <w:rFonts w:cs="Times New Roman"/>
              </w:rPr>
            </w:pPr>
          </w:p>
        </w:tc>
        <w:tc>
          <w:tcPr>
            <w:tcW w:w="9973" w:type="dxa"/>
          </w:tcPr>
          <w:p w14:paraId="4878C48D" w14:textId="5CB907FF" w:rsidR="00741EE1" w:rsidRDefault="00741EE1" w:rsidP="00526D8C">
            <w:pPr>
              <w:pStyle w:val="TableParagraph"/>
              <w:rPr>
                <w:rFonts w:ascii="Times" w:eastAsia="Times" w:hAnsi="Times" w:cs="Times"/>
              </w:rPr>
            </w:pPr>
            <w:r w:rsidRPr="6BB44372">
              <w:rPr>
                <w:rFonts w:ascii="Times" w:eastAsia="Times" w:hAnsi="Times" w:cs="Times"/>
              </w:rPr>
              <w:t xml:space="preserve">REQ – </w:t>
            </w:r>
            <w:r w:rsidR="00D3510F">
              <w:rPr>
                <w:rFonts w:ascii="Times" w:eastAsia="Times" w:hAnsi="Times" w:cs="Times"/>
              </w:rPr>
              <w:t>11, 67, 68</w:t>
            </w:r>
          </w:p>
        </w:tc>
      </w:tr>
      <w:tr w:rsidR="00741EE1" w14:paraId="2AF3CB1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C187707" w14:textId="71131531" w:rsidR="00741EE1" w:rsidRDefault="00741EE1" w:rsidP="02EFA8FF">
            <w:pPr>
              <w:pStyle w:val="TableParagraph"/>
              <w:spacing w:line="259" w:lineRule="auto"/>
              <w:rPr>
                <w:rFonts w:cs="Times New Roman"/>
              </w:rPr>
            </w:pPr>
            <w:r w:rsidRPr="6BB44372">
              <w:rPr>
                <w:rFonts w:cs="Times New Roman"/>
              </w:rPr>
              <w:t>Description/Notes:</w:t>
            </w:r>
          </w:p>
          <w:p w14:paraId="619B310A" w14:textId="77777777" w:rsidR="00741EE1" w:rsidRDefault="00741EE1" w:rsidP="00526D8C">
            <w:pPr>
              <w:pStyle w:val="TableParagraph"/>
              <w:spacing w:line="259" w:lineRule="auto"/>
              <w:rPr>
                <w:rFonts w:cs="Times New Roman"/>
              </w:rPr>
            </w:pPr>
          </w:p>
        </w:tc>
        <w:tc>
          <w:tcPr>
            <w:tcW w:w="9973" w:type="dxa"/>
          </w:tcPr>
          <w:p w14:paraId="5496742D" w14:textId="54E035D5" w:rsidR="00741EE1" w:rsidRDefault="00DF45FC" w:rsidP="078FCCC8">
            <w:pPr>
              <w:pStyle w:val="TableParagraph"/>
              <w:spacing w:line="259" w:lineRule="auto"/>
              <w:rPr>
                <w:rFonts w:ascii="Times" w:eastAsia="Times" w:hAnsi="Times" w:cs="Times"/>
              </w:rPr>
            </w:pPr>
            <w:r w:rsidRPr="078FCCC8">
              <w:rPr>
                <w:rFonts w:ascii="Times" w:eastAsia="Times" w:hAnsi="Times" w:cs="Times"/>
              </w:rPr>
              <w:t xml:space="preserve">The function will stop any process </w:t>
            </w:r>
            <w:r w:rsidR="003A0DB3" w:rsidRPr="078FCCC8">
              <w:rPr>
                <w:rFonts w:ascii="Times" w:eastAsia="Times" w:hAnsi="Times" w:cs="Times"/>
              </w:rPr>
              <w:t>in progress</w:t>
            </w:r>
            <w:r w:rsidRPr="078FCCC8">
              <w:rPr>
                <w:rFonts w:ascii="Times" w:eastAsia="Times" w:hAnsi="Times" w:cs="Times"/>
              </w:rPr>
              <w:t xml:space="preserve"> and </w:t>
            </w:r>
            <w:r w:rsidR="00C42148" w:rsidRPr="078FCCC8">
              <w:rPr>
                <w:rFonts w:ascii="Times" w:eastAsia="Times" w:hAnsi="Times" w:cs="Times"/>
              </w:rPr>
              <w:t xml:space="preserve">shows the message with a detail </w:t>
            </w:r>
            <w:r w:rsidR="00A75339" w:rsidRPr="078FCCC8">
              <w:rPr>
                <w:rFonts w:ascii="Times" w:eastAsia="Times" w:hAnsi="Times" w:cs="Times"/>
              </w:rPr>
              <w:t xml:space="preserve">restriction </w:t>
            </w:r>
            <w:r w:rsidR="00C42148" w:rsidRPr="078FCCC8">
              <w:rPr>
                <w:rFonts w:ascii="Times" w:eastAsia="Times" w:hAnsi="Times" w:cs="Times"/>
              </w:rPr>
              <w:t>description</w:t>
            </w:r>
            <w:r w:rsidR="77D6D58C" w:rsidRPr="078FCCC8">
              <w:rPr>
                <w:rFonts w:ascii="Times" w:eastAsia="Times" w:hAnsi="Times" w:cs="Times"/>
              </w:rPr>
              <w:t>.</w:t>
            </w:r>
          </w:p>
        </w:tc>
      </w:tr>
    </w:tbl>
    <w:p w14:paraId="2B8F8550" w14:textId="5010BEEB" w:rsidR="0017561B" w:rsidRPr="0017561B" w:rsidRDefault="0017561B" w:rsidP="0017561B">
      <w:pPr>
        <w:ind w:left="319"/>
        <w:rPr>
          <w:rFonts w:cs="Times New Roman"/>
          <w:b/>
          <w:bCs/>
          <w:szCs w:val="24"/>
        </w:rPr>
      </w:pPr>
    </w:p>
    <w:p w14:paraId="5CE39BC0" w14:textId="1E403CD4" w:rsidR="00712B66" w:rsidRPr="00A670D7" w:rsidRDefault="00712B66" w:rsidP="00ED767D">
      <w:pPr>
        <w:pStyle w:val="Heading3"/>
        <w:numPr>
          <w:ilvl w:val="2"/>
          <w:numId w:val="19"/>
        </w:numPr>
        <w:spacing w:after="240"/>
        <w:ind w:left="1560" w:hanging="709"/>
        <w:rPr>
          <w:b/>
          <w:sz w:val="28"/>
          <w:szCs w:val="32"/>
        </w:rPr>
      </w:pPr>
      <w:bookmarkStart w:id="60" w:name="_Toc46337675"/>
      <w:r w:rsidRPr="00A670D7">
        <w:rPr>
          <w:b/>
          <w:sz w:val="28"/>
          <w:szCs w:val="32"/>
        </w:rPr>
        <w:t>Login (REQ- 1, 7)</w:t>
      </w:r>
      <w:bookmarkEnd w:id="60"/>
    </w:p>
    <w:tbl>
      <w:tblPr>
        <w:tblStyle w:val="Team3"/>
        <w:tblW w:w="0" w:type="auto"/>
        <w:tblLayout w:type="fixed"/>
        <w:tblLook w:val="01E0" w:firstRow="1" w:lastRow="1" w:firstColumn="1" w:lastColumn="1" w:noHBand="0" w:noVBand="0"/>
      </w:tblPr>
      <w:tblGrid>
        <w:gridCol w:w="3635"/>
        <w:gridCol w:w="9973"/>
      </w:tblGrid>
      <w:tr w:rsidR="6BB44372" w14:paraId="1A161AA1"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094BC32C" w14:textId="77777777" w:rsidR="6BB44372" w:rsidRPr="008151D5" w:rsidRDefault="6BB44372" w:rsidP="6BB44372">
            <w:pPr>
              <w:pStyle w:val="TableParagraph"/>
              <w:ind w:left="1427" w:right="1416"/>
              <w:jc w:val="center"/>
              <w:rPr>
                <w:rFonts w:cs="Times New Roman"/>
                <w:sz w:val="28"/>
                <w:szCs w:val="24"/>
              </w:rPr>
            </w:pPr>
            <w:r w:rsidRPr="008151D5">
              <w:rPr>
                <w:rFonts w:cs="Times New Roman"/>
                <w:bCs/>
                <w:sz w:val="28"/>
                <w:szCs w:val="24"/>
              </w:rPr>
              <w:t>Data</w:t>
            </w:r>
          </w:p>
        </w:tc>
        <w:tc>
          <w:tcPr>
            <w:tcW w:w="9973" w:type="dxa"/>
          </w:tcPr>
          <w:p w14:paraId="0E3008BD" w14:textId="77777777" w:rsidR="6BB44372" w:rsidRPr="008151D5" w:rsidRDefault="6BB44372" w:rsidP="003B36DE">
            <w:pPr>
              <w:pStyle w:val="TableParagraph"/>
              <w:ind w:left="4122" w:right="4108"/>
              <w:jc w:val="center"/>
              <w:rPr>
                <w:rFonts w:cs="Times New Roman"/>
                <w:sz w:val="28"/>
                <w:szCs w:val="24"/>
              </w:rPr>
            </w:pPr>
            <w:r w:rsidRPr="008151D5">
              <w:rPr>
                <w:rFonts w:cs="Times New Roman"/>
                <w:bCs/>
                <w:sz w:val="28"/>
                <w:szCs w:val="24"/>
              </w:rPr>
              <w:t>Description</w:t>
            </w:r>
          </w:p>
        </w:tc>
      </w:tr>
      <w:tr w:rsidR="6BB44372" w14:paraId="5D00C47E" w14:textId="77777777" w:rsidTr="10938796">
        <w:trPr>
          <w:cnfStyle w:val="000000100000" w:firstRow="0" w:lastRow="0" w:firstColumn="0" w:lastColumn="0" w:oddVBand="0" w:evenVBand="0" w:oddHBand="1" w:evenHBand="0" w:firstRowFirstColumn="0" w:firstRowLastColumn="0" w:lastRowFirstColumn="0" w:lastRowLastColumn="0"/>
          <w:trHeight w:val="5213"/>
        </w:trPr>
        <w:tc>
          <w:tcPr>
            <w:tcW w:w="3635" w:type="dxa"/>
          </w:tcPr>
          <w:p w14:paraId="25158836" w14:textId="77777777" w:rsidR="6BB44372" w:rsidRDefault="6BB44372" w:rsidP="6BB44372">
            <w:pPr>
              <w:pStyle w:val="TableParagraph"/>
              <w:spacing w:before="0"/>
              <w:ind w:left="0"/>
              <w:rPr>
                <w:rFonts w:cs="Times New Roman"/>
                <w:b/>
                <w:bCs/>
                <w:sz w:val="28"/>
                <w:szCs w:val="28"/>
              </w:rPr>
            </w:pPr>
          </w:p>
          <w:p w14:paraId="3DD20AE1" w14:textId="77777777" w:rsidR="6BB44372" w:rsidRDefault="6BB44372" w:rsidP="6BB44372">
            <w:pPr>
              <w:pStyle w:val="TableParagraph"/>
              <w:spacing w:before="0"/>
              <w:ind w:left="0"/>
              <w:rPr>
                <w:rFonts w:cs="Times New Roman"/>
                <w:b/>
                <w:bCs/>
                <w:sz w:val="28"/>
                <w:szCs w:val="28"/>
              </w:rPr>
            </w:pPr>
          </w:p>
          <w:p w14:paraId="3A94FF4C" w14:textId="77777777" w:rsidR="6BB44372" w:rsidRDefault="6BB44372" w:rsidP="6BB44372">
            <w:pPr>
              <w:pStyle w:val="TableParagraph"/>
              <w:spacing w:before="0"/>
              <w:ind w:left="0"/>
              <w:rPr>
                <w:rFonts w:cs="Times New Roman"/>
                <w:b/>
                <w:bCs/>
                <w:sz w:val="28"/>
                <w:szCs w:val="28"/>
              </w:rPr>
            </w:pPr>
          </w:p>
          <w:p w14:paraId="79D38BA8" w14:textId="77777777" w:rsidR="6BB44372" w:rsidRDefault="6BB44372" w:rsidP="6BB44372">
            <w:pPr>
              <w:pStyle w:val="TableParagraph"/>
              <w:spacing w:before="0"/>
              <w:ind w:left="0"/>
              <w:rPr>
                <w:rFonts w:cs="Times New Roman"/>
                <w:b/>
                <w:bCs/>
                <w:sz w:val="28"/>
                <w:szCs w:val="28"/>
              </w:rPr>
            </w:pPr>
          </w:p>
          <w:p w14:paraId="5E9C6613" w14:textId="77777777" w:rsidR="6BB44372" w:rsidRDefault="6BB44372" w:rsidP="6BB44372">
            <w:pPr>
              <w:pStyle w:val="TableParagraph"/>
              <w:spacing w:before="0"/>
              <w:ind w:left="0"/>
              <w:rPr>
                <w:rFonts w:cs="Times New Roman"/>
                <w:b/>
                <w:bCs/>
                <w:sz w:val="28"/>
                <w:szCs w:val="28"/>
              </w:rPr>
            </w:pPr>
          </w:p>
          <w:p w14:paraId="18837879" w14:textId="77777777" w:rsidR="6BB44372" w:rsidRDefault="6BB44372" w:rsidP="6BB44372">
            <w:pPr>
              <w:pStyle w:val="TableParagraph"/>
              <w:spacing w:before="0"/>
              <w:ind w:left="0"/>
              <w:rPr>
                <w:rFonts w:cs="Times New Roman"/>
                <w:b/>
                <w:bCs/>
                <w:sz w:val="28"/>
                <w:szCs w:val="28"/>
              </w:rPr>
            </w:pPr>
          </w:p>
          <w:p w14:paraId="07676DE4" w14:textId="77777777" w:rsidR="6BB44372" w:rsidRDefault="6BB44372" w:rsidP="6BB44372">
            <w:pPr>
              <w:pStyle w:val="TableParagraph"/>
              <w:spacing w:before="1"/>
              <w:ind w:left="0"/>
              <w:rPr>
                <w:rFonts w:cs="Times New Roman"/>
                <w:b/>
                <w:bCs/>
                <w:sz w:val="38"/>
                <w:szCs w:val="38"/>
              </w:rPr>
            </w:pPr>
          </w:p>
          <w:p w14:paraId="64B41206" w14:textId="7DBB893D" w:rsidR="6BB44372" w:rsidRDefault="66FB7E8F" w:rsidP="6BB44372">
            <w:pPr>
              <w:pStyle w:val="TableParagraph"/>
              <w:spacing w:before="0"/>
              <w:rPr>
                <w:rFonts w:cs="Times New Roman"/>
              </w:rPr>
            </w:pPr>
            <w:r w:rsidRPr="078FCCC8">
              <w:rPr>
                <w:rFonts w:cs="Times New Roman"/>
              </w:rPr>
              <w:t>Screenshot</w:t>
            </w:r>
            <w:r w:rsidR="6BB44372" w:rsidRPr="6BB44372">
              <w:rPr>
                <w:rFonts w:cs="Times New Roman"/>
              </w:rPr>
              <w:t>/Mockup:</w:t>
            </w:r>
          </w:p>
        </w:tc>
        <w:tc>
          <w:tcPr>
            <w:tcW w:w="9973" w:type="dxa"/>
          </w:tcPr>
          <w:p w14:paraId="190AA330" w14:textId="0EAB016D" w:rsidR="6BB44372" w:rsidRDefault="631ABA79" w:rsidP="6BB44372">
            <w:pPr>
              <w:pStyle w:val="TableParagraph"/>
              <w:spacing w:before="0"/>
              <w:ind w:left="0"/>
            </w:pPr>
            <w:r>
              <w:rPr>
                <w:noProof/>
              </w:rPr>
              <w:drawing>
                <wp:inline distT="0" distB="0" distL="0" distR="0" wp14:anchorId="6141B50C" wp14:editId="07C3C64D">
                  <wp:extent cx="4572000" cy="2981325"/>
                  <wp:effectExtent l="0" t="0" r="0" b="0"/>
                  <wp:docPr id="586434447" name="Picture 136404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046965"/>
                          <pic:cNvPicPr/>
                        </pic:nvPicPr>
                        <pic:blipFill>
                          <a:blip r:embed="rId48">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33AB9F18" w14:textId="636A5645" w:rsidR="6BB44372" w:rsidRDefault="631A46FE" w:rsidP="6BB44372">
            <w:pPr>
              <w:pStyle w:val="TableParagraph"/>
              <w:spacing w:before="0"/>
              <w:ind w:left="0"/>
              <w:rPr>
                <w:i/>
              </w:rPr>
            </w:pPr>
            <w:r w:rsidRPr="2E7A0C8E">
              <w:rPr>
                <w:i/>
              </w:rPr>
              <w:t xml:space="preserve">Figure </w:t>
            </w:r>
            <w:r w:rsidR="2F66D119" w:rsidRPr="2E7A0C8E">
              <w:rPr>
                <w:i/>
                <w:iCs/>
              </w:rPr>
              <w:t>2</w:t>
            </w:r>
            <w:r w:rsidR="0C3C2B67" w:rsidRPr="2E7A0C8E">
              <w:rPr>
                <w:i/>
                <w:iCs/>
              </w:rPr>
              <w:t>0</w:t>
            </w:r>
            <w:r w:rsidRPr="2E7A0C8E">
              <w:rPr>
                <w:i/>
              </w:rPr>
              <w:t xml:space="preserve"> Grad planner login screenshot</w:t>
            </w:r>
          </w:p>
        </w:tc>
      </w:tr>
      <w:tr w:rsidR="6BB44372" w14:paraId="6948DBB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0A5B21D" w14:textId="77777777" w:rsidR="6BB44372" w:rsidRDefault="6BB44372" w:rsidP="6BB44372">
            <w:pPr>
              <w:pStyle w:val="TableParagraph"/>
              <w:rPr>
                <w:rFonts w:cs="Times New Roman"/>
              </w:rPr>
            </w:pPr>
            <w:r w:rsidRPr="6BB44372">
              <w:rPr>
                <w:rFonts w:cs="Times New Roman"/>
              </w:rPr>
              <w:t>Page Title:</w:t>
            </w:r>
          </w:p>
        </w:tc>
        <w:tc>
          <w:tcPr>
            <w:tcW w:w="9973" w:type="dxa"/>
          </w:tcPr>
          <w:p w14:paraId="544092DA" w14:textId="71131531" w:rsidR="303BCFB1" w:rsidRDefault="6BB44372" w:rsidP="02EFA8FF">
            <w:pPr>
              <w:pStyle w:val="TableParagraph"/>
              <w:spacing w:line="259" w:lineRule="auto"/>
            </w:pPr>
            <w:r w:rsidRPr="6BB44372">
              <w:rPr>
                <w:rFonts w:cs="Times New Roman"/>
              </w:rPr>
              <w:t>Login</w:t>
            </w:r>
          </w:p>
        </w:tc>
      </w:tr>
      <w:tr w:rsidR="6BB44372" w14:paraId="46F08699"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15A24F4" w14:textId="336FA5C7" w:rsidR="6BB44372" w:rsidRDefault="6BB44372" w:rsidP="6BB44372">
            <w:pPr>
              <w:pStyle w:val="TableParagraph"/>
              <w:rPr>
                <w:rFonts w:cs="Times New Roman"/>
              </w:rPr>
            </w:pPr>
            <w:r w:rsidRPr="6BB44372">
              <w:rPr>
                <w:rFonts w:cs="Times New Roman"/>
              </w:rPr>
              <w:lastRenderedPageBreak/>
              <w:t>Author:</w:t>
            </w:r>
          </w:p>
        </w:tc>
        <w:tc>
          <w:tcPr>
            <w:tcW w:w="9973" w:type="dxa"/>
          </w:tcPr>
          <w:p w14:paraId="19A3A4F9" w14:textId="645A7731" w:rsidR="6BB44372" w:rsidRDefault="6BB44372" w:rsidP="6BB44372">
            <w:pPr>
              <w:pStyle w:val="TableParagraph"/>
              <w:rPr>
                <w:rFonts w:cs="Times New Roman"/>
              </w:rPr>
            </w:pPr>
            <w:r w:rsidRPr="6BB44372">
              <w:rPr>
                <w:rFonts w:cs="Times New Roman"/>
              </w:rPr>
              <w:t xml:space="preserve">Team </w:t>
            </w:r>
            <w:r w:rsidR="6A12BE01" w:rsidRPr="6BB44372">
              <w:rPr>
                <w:rFonts w:cs="Times New Roman"/>
              </w:rPr>
              <w:t>0</w:t>
            </w:r>
            <w:r w:rsidRPr="6BB44372">
              <w:rPr>
                <w:rFonts w:cs="Times New Roman"/>
              </w:rPr>
              <w:t>4</w:t>
            </w:r>
          </w:p>
        </w:tc>
      </w:tr>
      <w:tr w:rsidR="6BB44372" w14:paraId="5205C7E3"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A098E28" w14:textId="426808DA" w:rsidR="6BB44372" w:rsidRDefault="6BB44372" w:rsidP="6BB44372">
            <w:pPr>
              <w:pStyle w:val="TableParagraph"/>
              <w:rPr>
                <w:rFonts w:cs="Times New Roman"/>
              </w:rPr>
            </w:pPr>
            <w:r w:rsidRPr="6BB44372">
              <w:rPr>
                <w:rFonts w:cs="Times New Roman"/>
              </w:rPr>
              <w:t>Type:</w:t>
            </w:r>
          </w:p>
        </w:tc>
        <w:tc>
          <w:tcPr>
            <w:tcW w:w="9973" w:type="dxa"/>
          </w:tcPr>
          <w:p w14:paraId="77936B97" w14:textId="030C3401" w:rsidR="6BB44372" w:rsidRDefault="6BB44372" w:rsidP="6BB44372">
            <w:pPr>
              <w:pStyle w:val="TableParagraph"/>
              <w:rPr>
                <w:rFonts w:cs="Times New Roman"/>
              </w:rPr>
            </w:pPr>
            <w:r w:rsidRPr="6BB44372">
              <w:rPr>
                <w:rFonts w:cs="Times New Roman"/>
              </w:rPr>
              <w:t>Process</w:t>
            </w:r>
          </w:p>
        </w:tc>
      </w:tr>
      <w:tr w:rsidR="6BB44372" w14:paraId="5D2FBED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CBF095B" w14:textId="71131531" w:rsidR="6BB44372" w:rsidRDefault="6BB44372" w:rsidP="02EFA8FF">
            <w:pPr>
              <w:pStyle w:val="TableParagraph"/>
              <w:spacing w:line="259" w:lineRule="auto"/>
              <w:rPr>
                <w:rFonts w:cs="Times New Roman"/>
              </w:rPr>
            </w:pPr>
            <w:r w:rsidRPr="6BB44372">
              <w:rPr>
                <w:rFonts w:cs="Times New Roman"/>
              </w:rPr>
              <w:t>Purpose:</w:t>
            </w:r>
          </w:p>
        </w:tc>
        <w:tc>
          <w:tcPr>
            <w:tcW w:w="9973" w:type="dxa"/>
          </w:tcPr>
          <w:p w14:paraId="69BAB25D" w14:textId="6D2DFCA7" w:rsidR="6BB44372" w:rsidRDefault="6BB44372" w:rsidP="6BB44372">
            <w:pPr>
              <w:pStyle w:val="TableParagraph"/>
              <w:rPr>
                <w:rFonts w:cs="Times New Roman"/>
              </w:rPr>
            </w:pPr>
            <w:r w:rsidRPr="6BB44372">
              <w:rPr>
                <w:rFonts w:cs="Times New Roman"/>
              </w:rPr>
              <w:t xml:space="preserve">Allow the user to log in and warn the user if </w:t>
            </w:r>
            <w:r w:rsidR="3903CB60" w:rsidRPr="078FCCC8">
              <w:rPr>
                <w:rFonts w:cs="Times New Roman"/>
              </w:rPr>
              <w:t>the</w:t>
            </w:r>
            <w:r w:rsidR="7734B8FD" w:rsidRPr="078FCCC8">
              <w:rPr>
                <w:rFonts w:cs="Times New Roman"/>
              </w:rPr>
              <w:t xml:space="preserve"> </w:t>
            </w:r>
            <w:r w:rsidRPr="6BB44372">
              <w:rPr>
                <w:rFonts w:cs="Times New Roman"/>
              </w:rPr>
              <w:t>login fails.</w:t>
            </w:r>
          </w:p>
        </w:tc>
      </w:tr>
      <w:tr w:rsidR="6BB44372" w14:paraId="493FD218"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9EE546D" w14:textId="7734A433" w:rsidR="6BB44372" w:rsidRDefault="6BB44372" w:rsidP="6BB44372">
            <w:pPr>
              <w:pStyle w:val="TableParagraph"/>
              <w:spacing w:before="87"/>
              <w:rPr>
                <w:rFonts w:cs="Times New Roman"/>
              </w:rPr>
            </w:pPr>
            <w:r w:rsidRPr="6BB44372">
              <w:rPr>
                <w:rFonts w:cs="Times New Roman"/>
              </w:rPr>
              <w:t>Stakeholders:</w:t>
            </w:r>
          </w:p>
          <w:p w14:paraId="477C75F8" w14:textId="7734A433" w:rsidR="6BB44372" w:rsidRDefault="6BB44372" w:rsidP="6BB44372">
            <w:pPr>
              <w:pStyle w:val="TableParagraph"/>
              <w:rPr>
                <w:rFonts w:cs="Times New Roman"/>
              </w:rPr>
            </w:pPr>
          </w:p>
        </w:tc>
        <w:tc>
          <w:tcPr>
            <w:tcW w:w="9973" w:type="dxa"/>
          </w:tcPr>
          <w:p w14:paraId="61A54752" w14:textId="09D60FF5" w:rsidR="6BB44372" w:rsidRDefault="6BB44372" w:rsidP="6BB44372">
            <w:pPr>
              <w:pStyle w:val="TableParagraph"/>
              <w:rPr>
                <w:rFonts w:cs="Times New Roman"/>
              </w:rPr>
            </w:pPr>
            <w:r w:rsidRPr="6BB44372">
              <w:rPr>
                <w:rFonts w:cs="Times New Roman"/>
              </w:rPr>
              <w:t>Students</w:t>
            </w:r>
          </w:p>
        </w:tc>
      </w:tr>
      <w:tr w:rsidR="6BB44372" w14:paraId="713E611C"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4F677C0"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72D2EBA4" w14:textId="13A1992F" w:rsidR="6BB44372" w:rsidRDefault="6BB44372" w:rsidP="6BB44372">
            <w:pPr>
              <w:pStyle w:val="TableParagraph"/>
              <w:spacing w:before="84"/>
              <w:rPr>
                <w:rFonts w:cs="Times New Roman"/>
              </w:rPr>
            </w:pPr>
            <w:r w:rsidRPr="6BB44372">
              <w:rPr>
                <w:rFonts w:cs="Times New Roman"/>
              </w:rPr>
              <w:t>N/A</w:t>
            </w:r>
          </w:p>
          <w:p w14:paraId="79DDE922" w14:textId="0315D915" w:rsidR="6BB44372" w:rsidRDefault="6BB44372" w:rsidP="6BB44372">
            <w:pPr>
              <w:pStyle w:val="TableParagraph"/>
              <w:spacing w:before="84"/>
              <w:ind w:left="0"/>
              <w:rPr>
                <w:rFonts w:cs="Times New Roman"/>
              </w:rPr>
            </w:pPr>
          </w:p>
        </w:tc>
      </w:tr>
      <w:tr w:rsidR="6BB44372" w14:paraId="1118583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DABB7C5"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02CC7574" w14:textId="4BA9A1BB" w:rsidR="6BB44372" w:rsidRDefault="6BB44372" w:rsidP="02EFA8FF">
            <w:pPr>
              <w:pStyle w:val="TableParagraph"/>
              <w:spacing w:line="259" w:lineRule="auto"/>
              <w:rPr>
                <w:rFonts w:cs="Times New Roman"/>
              </w:rPr>
            </w:pPr>
            <w:r w:rsidRPr="6BB44372">
              <w:rPr>
                <w:rFonts w:cs="Times New Roman"/>
              </w:rPr>
              <w:t>Students</w:t>
            </w:r>
          </w:p>
        </w:tc>
      </w:tr>
      <w:tr w:rsidR="6BB44372" w14:paraId="2E2CFA7C"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E96048F" w14:textId="0973CED0" w:rsidR="6BB44372" w:rsidRDefault="6BB44372" w:rsidP="66FD9EF4">
            <w:pPr>
              <w:pStyle w:val="TableParagraph"/>
              <w:spacing w:line="259" w:lineRule="auto"/>
              <w:rPr>
                <w:rFonts w:cs="Times New Roman"/>
              </w:rPr>
            </w:pPr>
            <w:r w:rsidRPr="6BB44372">
              <w:rPr>
                <w:rFonts w:cs="Times New Roman"/>
              </w:rPr>
              <w:t>Pre-conditions/Product(s) Required:</w:t>
            </w:r>
          </w:p>
          <w:p w14:paraId="03F5F788" w14:textId="1DE8B408" w:rsidR="6BB44372" w:rsidRDefault="6BB44372" w:rsidP="6BB44372">
            <w:pPr>
              <w:pStyle w:val="TableParagraph"/>
              <w:rPr>
                <w:rFonts w:cs="Times New Roman"/>
              </w:rPr>
            </w:pPr>
          </w:p>
        </w:tc>
        <w:tc>
          <w:tcPr>
            <w:tcW w:w="9973" w:type="dxa"/>
          </w:tcPr>
          <w:p w14:paraId="216495B8" w14:textId="052D834E" w:rsidR="6BB44372" w:rsidRDefault="6BB44372" w:rsidP="6BB44372">
            <w:pPr>
              <w:pStyle w:val="TableParagraph"/>
              <w:rPr>
                <w:rFonts w:cs="Times New Roman"/>
              </w:rPr>
            </w:pPr>
            <w:r w:rsidRPr="6BB44372">
              <w:rPr>
                <w:rFonts w:cs="Times New Roman"/>
              </w:rPr>
              <w:t>A compatible web browser such as Google Chrome, Firefox, Chromium, Safari, or Microsoft Edge.</w:t>
            </w:r>
          </w:p>
          <w:p w14:paraId="26C9B517" w14:textId="16A32ADE" w:rsidR="6BB44372" w:rsidRDefault="6BB44372" w:rsidP="6BB44372">
            <w:pPr>
              <w:pStyle w:val="TableParagraph"/>
              <w:rPr>
                <w:rFonts w:cs="Times New Roman"/>
              </w:rPr>
            </w:pPr>
            <w:r w:rsidRPr="6BB44372">
              <w:rPr>
                <w:rFonts w:cs="Times New Roman"/>
              </w:rPr>
              <w:t>The user enters the application.</w:t>
            </w:r>
          </w:p>
          <w:p w14:paraId="44A4FBFB" w14:textId="781EFD0D" w:rsidR="6BB44372" w:rsidRDefault="6BB44372" w:rsidP="6BB44372">
            <w:pPr>
              <w:pStyle w:val="TableParagraph"/>
              <w:rPr>
                <w:rFonts w:cs="Times New Roman"/>
              </w:rPr>
            </w:pPr>
            <w:r w:rsidRPr="6BB44372">
              <w:rPr>
                <w:rFonts w:cs="Times New Roman"/>
              </w:rPr>
              <w:t>The user enters their credentials.</w:t>
            </w:r>
          </w:p>
          <w:p w14:paraId="7F89D4BF" w14:textId="6D20CA99" w:rsidR="27572271" w:rsidRDefault="27572271" w:rsidP="00D712FA">
            <w:pPr>
              <w:pStyle w:val="TableParagraph"/>
              <w:spacing w:after="240"/>
              <w:rPr>
                <w:rFonts w:cs="Times New Roman"/>
              </w:rPr>
            </w:pPr>
            <w:r w:rsidRPr="5FB1326C">
              <w:rPr>
                <w:rFonts w:cs="Times New Roman"/>
              </w:rPr>
              <w:t>The user has Duo Mobile</w:t>
            </w:r>
            <w:r w:rsidR="002FB33D" w:rsidRPr="078FCCC8">
              <w:rPr>
                <w:rFonts w:cs="Times New Roman"/>
              </w:rPr>
              <w:t>.</w:t>
            </w:r>
          </w:p>
        </w:tc>
      </w:tr>
      <w:tr w:rsidR="6BB44372" w14:paraId="5245AAD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F7F88ED" w14:textId="0973CED0" w:rsidR="6BB44372" w:rsidRDefault="6BB44372" w:rsidP="66FD9EF4">
            <w:pPr>
              <w:pStyle w:val="TableParagraph"/>
              <w:spacing w:line="259" w:lineRule="auto"/>
              <w:rPr>
                <w:rFonts w:cs="Times New Roman"/>
              </w:rPr>
            </w:pPr>
            <w:r w:rsidRPr="6BB44372">
              <w:rPr>
                <w:rFonts w:cs="Times New Roman"/>
              </w:rPr>
              <w:t>Post-conditions/Product(s) Produced:</w:t>
            </w:r>
          </w:p>
        </w:tc>
        <w:tc>
          <w:tcPr>
            <w:tcW w:w="9973" w:type="dxa"/>
          </w:tcPr>
          <w:p w14:paraId="56E96E79" w14:textId="7C9C0962" w:rsidR="6BB44372" w:rsidRDefault="6BB44372" w:rsidP="66FD9EF4">
            <w:pPr>
              <w:pStyle w:val="TableParagraph"/>
              <w:spacing w:line="259" w:lineRule="auto"/>
              <w:rPr>
                <w:rFonts w:cs="Times New Roman"/>
              </w:rPr>
            </w:pPr>
            <w:r w:rsidRPr="6BB44372">
              <w:rPr>
                <w:rFonts w:cs="Times New Roman"/>
              </w:rPr>
              <w:t>The user is logged in or a warning dialogue is displayed to the user.</w:t>
            </w:r>
          </w:p>
        </w:tc>
      </w:tr>
      <w:tr w:rsidR="6BB44372" w14:paraId="370904B1"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98B473C" w14:textId="77777777" w:rsidR="6BB44372" w:rsidRDefault="6BB44372" w:rsidP="6BB44372">
            <w:pPr>
              <w:pStyle w:val="TableParagraph"/>
              <w:rPr>
                <w:rFonts w:cs="Times New Roman"/>
              </w:rPr>
            </w:pPr>
            <w:r w:rsidRPr="6BB44372">
              <w:rPr>
                <w:rFonts w:cs="Times New Roman"/>
              </w:rPr>
              <w:t>Links:</w:t>
            </w:r>
          </w:p>
          <w:p w14:paraId="3240F01A" w14:textId="4E287D36" w:rsidR="6BB44372" w:rsidRDefault="6BB44372" w:rsidP="6BB44372">
            <w:pPr>
              <w:pStyle w:val="TableParagraph"/>
              <w:spacing w:line="259" w:lineRule="auto"/>
              <w:rPr>
                <w:rFonts w:cs="Times New Roman"/>
              </w:rPr>
            </w:pPr>
          </w:p>
        </w:tc>
        <w:tc>
          <w:tcPr>
            <w:tcW w:w="9973" w:type="dxa"/>
          </w:tcPr>
          <w:p w14:paraId="1DAB7FB9" w14:textId="43F83ECF" w:rsidR="6BB44372" w:rsidRDefault="6BB44372" w:rsidP="66FD9EF4">
            <w:pPr>
              <w:pStyle w:val="TableParagraph"/>
              <w:spacing w:line="259" w:lineRule="auto"/>
              <w:rPr>
                <w:rFonts w:cs="Times New Roman"/>
              </w:rPr>
            </w:pPr>
            <w:r w:rsidRPr="6BB44372">
              <w:rPr>
                <w:rFonts w:cs="Times New Roman"/>
              </w:rPr>
              <w:t>None</w:t>
            </w:r>
          </w:p>
        </w:tc>
      </w:tr>
      <w:tr w:rsidR="6BB44372" w14:paraId="797C75EB"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6C308D2" w14:textId="77777777" w:rsidR="6BB44372" w:rsidRDefault="6BB44372" w:rsidP="6BB44372">
            <w:pPr>
              <w:pStyle w:val="TableParagraph"/>
              <w:rPr>
                <w:rFonts w:cs="Times New Roman"/>
              </w:rPr>
            </w:pPr>
            <w:r w:rsidRPr="6BB44372">
              <w:rPr>
                <w:rFonts w:cs="Times New Roman"/>
              </w:rPr>
              <w:t>SRS Document</w:t>
            </w:r>
          </w:p>
          <w:p w14:paraId="5A072CEC" w14:textId="5E02256A" w:rsidR="6BB44372" w:rsidRDefault="6BB44372" w:rsidP="6BB44372">
            <w:pPr>
              <w:pStyle w:val="TableParagraph"/>
              <w:spacing w:line="259" w:lineRule="auto"/>
              <w:rPr>
                <w:rFonts w:cs="Times New Roman"/>
              </w:rPr>
            </w:pPr>
          </w:p>
        </w:tc>
        <w:tc>
          <w:tcPr>
            <w:tcW w:w="9973" w:type="dxa"/>
          </w:tcPr>
          <w:p w14:paraId="6A88254E" w14:textId="5421B806" w:rsidR="088287B6" w:rsidRDefault="088287B6" w:rsidP="6BB44372">
            <w:pPr>
              <w:pStyle w:val="TableParagraph"/>
              <w:rPr>
                <w:rFonts w:ascii="Times" w:eastAsia="Times" w:hAnsi="Times" w:cs="Times"/>
              </w:rPr>
            </w:pPr>
            <w:r w:rsidRPr="5FB1326C">
              <w:rPr>
                <w:rFonts w:ascii="Times" w:eastAsia="Times" w:hAnsi="Times" w:cs="Times"/>
              </w:rPr>
              <w:t>REQ – 1, 7</w:t>
            </w:r>
          </w:p>
        </w:tc>
      </w:tr>
      <w:tr w:rsidR="6BB44372" w14:paraId="26410F0A"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19C2DDB" w14:textId="77777777" w:rsidR="6BB44372" w:rsidRDefault="6BB44372" w:rsidP="66FD9EF4">
            <w:pPr>
              <w:pStyle w:val="TableParagraph"/>
              <w:spacing w:line="259" w:lineRule="auto"/>
              <w:rPr>
                <w:rFonts w:cs="Times New Roman"/>
              </w:rPr>
            </w:pPr>
            <w:r w:rsidRPr="6BB44372">
              <w:rPr>
                <w:rFonts w:cs="Times New Roman"/>
              </w:rPr>
              <w:lastRenderedPageBreak/>
              <w:t>Description/Notes:</w:t>
            </w:r>
          </w:p>
          <w:p w14:paraId="6D78F579" w14:textId="19A38EFB" w:rsidR="6BB44372" w:rsidRDefault="6BB44372" w:rsidP="6BB44372">
            <w:pPr>
              <w:pStyle w:val="TableParagraph"/>
              <w:spacing w:line="259" w:lineRule="auto"/>
              <w:rPr>
                <w:rFonts w:cs="Times New Roman"/>
              </w:rPr>
            </w:pPr>
          </w:p>
        </w:tc>
        <w:tc>
          <w:tcPr>
            <w:tcW w:w="9973" w:type="dxa"/>
          </w:tcPr>
          <w:p w14:paraId="3AB9F422" w14:textId="064E7ABD" w:rsidR="6BB44372" w:rsidRDefault="6BB44372" w:rsidP="66FD9EF4">
            <w:pPr>
              <w:pStyle w:val="TableParagraph"/>
              <w:spacing w:line="259" w:lineRule="auto"/>
              <w:rPr>
                <w:rFonts w:ascii="Times" w:eastAsia="Times" w:hAnsi="Times" w:cs="Times"/>
              </w:rPr>
            </w:pPr>
            <w:r w:rsidRPr="6BB44372">
              <w:rPr>
                <w:rFonts w:ascii="Times" w:eastAsia="Times" w:hAnsi="Times" w:cs="Times"/>
              </w:rPr>
              <w:t xml:space="preserve">A form that prompts the user to </w:t>
            </w:r>
            <w:r w:rsidR="7734B8FD" w:rsidRPr="078FCCC8">
              <w:rPr>
                <w:rFonts w:ascii="Times" w:eastAsia="Times" w:hAnsi="Times" w:cs="Times"/>
              </w:rPr>
              <w:t>log</w:t>
            </w:r>
            <w:r w:rsidR="4FACDE5A" w:rsidRPr="078FCCC8">
              <w:rPr>
                <w:rFonts w:ascii="Times" w:eastAsia="Times" w:hAnsi="Times" w:cs="Times"/>
              </w:rPr>
              <w:t xml:space="preserve"> </w:t>
            </w:r>
            <w:r w:rsidR="7734B8FD" w:rsidRPr="078FCCC8">
              <w:rPr>
                <w:rFonts w:ascii="Times" w:eastAsia="Times" w:hAnsi="Times" w:cs="Times"/>
              </w:rPr>
              <w:t>in</w:t>
            </w:r>
            <w:r w:rsidRPr="6BB44372">
              <w:rPr>
                <w:rFonts w:ascii="Times" w:eastAsia="Times" w:hAnsi="Times" w:cs="Times"/>
              </w:rPr>
              <w:t xml:space="preserve"> that appears when the user enters the application.</w:t>
            </w:r>
          </w:p>
          <w:p w14:paraId="64C3CDAA" w14:textId="7D04EE33" w:rsidR="6BB44372" w:rsidRDefault="6BB44372" w:rsidP="6BB44372">
            <w:pPr>
              <w:pStyle w:val="TableParagraph"/>
              <w:rPr>
                <w:rFonts w:ascii="Times" w:eastAsia="Times" w:hAnsi="Times" w:cs="Times"/>
              </w:rPr>
            </w:pPr>
            <w:r w:rsidRPr="6BB44372">
              <w:rPr>
                <w:rFonts w:ascii="Times" w:eastAsia="Times" w:hAnsi="Times" w:cs="Times"/>
              </w:rPr>
              <w:t>Login success shall result in the application loading.</w:t>
            </w:r>
          </w:p>
          <w:p w14:paraId="5060C5E5" w14:textId="27A330D6" w:rsidR="6BB44372" w:rsidRDefault="6BB44372" w:rsidP="6BB44372">
            <w:pPr>
              <w:pStyle w:val="TableParagraph"/>
            </w:pPr>
            <w:r w:rsidRPr="6BB44372">
              <w:rPr>
                <w:rFonts w:ascii="Times" w:eastAsia="Times" w:hAnsi="Times" w:cs="Times"/>
              </w:rPr>
              <w:t>Login failure shall result in the application failing to load, prompting the user to insert their correct credentials.</w:t>
            </w:r>
          </w:p>
          <w:p w14:paraId="4CAC053C" w14:textId="35E4C8E3" w:rsidR="6BB44372" w:rsidRDefault="46B3A97D" w:rsidP="0041077F">
            <w:pPr>
              <w:pStyle w:val="TableParagraph"/>
              <w:spacing w:line="259" w:lineRule="auto"/>
              <w:rPr>
                <w:rFonts w:ascii="Times" w:eastAsia="Times" w:hAnsi="Times" w:cs="Times"/>
              </w:rPr>
            </w:pPr>
            <w:r w:rsidRPr="6BB44372">
              <w:rPr>
                <w:rFonts w:ascii="Times" w:eastAsia="Times" w:hAnsi="Times" w:cs="Times"/>
              </w:rPr>
              <w:t>The login verification shall be Multifactor Authentication.</w:t>
            </w:r>
          </w:p>
        </w:tc>
      </w:tr>
    </w:tbl>
    <w:p w14:paraId="6E219F81" w14:textId="477EA8B4" w:rsidR="6BB44372" w:rsidRDefault="6BB44372" w:rsidP="6BB44372">
      <w:pPr>
        <w:ind w:firstLine="720"/>
        <w:rPr>
          <w:rFonts w:cs="Times New Roman"/>
          <w:b/>
          <w:bCs/>
          <w:szCs w:val="24"/>
        </w:rPr>
      </w:pPr>
    </w:p>
    <w:p w14:paraId="22DAEA18" w14:textId="1B5A576D" w:rsidR="00712B66" w:rsidRPr="00A670D7" w:rsidRDefault="00712B66" w:rsidP="00EE79C3">
      <w:pPr>
        <w:pStyle w:val="Heading3"/>
        <w:numPr>
          <w:ilvl w:val="2"/>
          <w:numId w:val="19"/>
        </w:numPr>
        <w:ind w:left="1560" w:hanging="709"/>
        <w:rPr>
          <w:b/>
          <w:sz w:val="28"/>
          <w:szCs w:val="32"/>
        </w:rPr>
      </w:pPr>
      <w:bookmarkStart w:id="61" w:name="_Toc46337676"/>
      <w:r w:rsidRPr="00A670D7">
        <w:rPr>
          <w:b/>
          <w:sz w:val="28"/>
          <w:szCs w:val="32"/>
        </w:rPr>
        <w:t>Semester (REQ – 20)</w:t>
      </w:r>
      <w:bookmarkEnd w:id="61"/>
    </w:p>
    <w:p w14:paraId="712D1D07" w14:textId="67015779" w:rsidR="6BB44372" w:rsidRDefault="6BB44372" w:rsidP="6BB44372">
      <w:pPr>
        <w:ind w:left="319"/>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6BB44372" w14:paraId="59DC6914" w14:textId="77777777" w:rsidTr="00D15305">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20E0301" w14:textId="77777777" w:rsidR="6BB44372" w:rsidRPr="008151D5" w:rsidRDefault="6BB44372" w:rsidP="6BB44372">
            <w:pPr>
              <w:pStyle w:val="TableParagraph"/>
              <w:ind w:left="1427" w:right="1416"/>
              <w:jc w:val="center"/>
              <w:rPr>
                <w:rFonts w:cs="Times New Roman"/>
                <w:sz w:val="28"/>
                <w:szCs w:val="24"/>
              </w:rPr>
            </w:pPr>
            <w:r w:rsidRPr="008151D5">
              <w:rPr>
                <w:rFonts w:cs="Times New Roman"/>
                <w:bCs/>
                <w:sz w:val="28"/>
                <w:szCs w:val="24"/>
              </w:rPr>
              <w:t>Data</w:t>
            </w:r>
          </w:p>
        </w:tc>
        <w:tc>
          <w:tcPr>
            <w:tcW w:w="9973" w:type="dxa"/>
          </w:tcPr>
          <w:p w14:paraId="7D757F4A" w14:textId="77777777" w:rsidR="6BB44372" w:rsidRPr="008151D5" w:rsidRDefault="6BB44372" w:rsidP="00277845">
            <w:pPr>
              <w:pStyle w:val="TableParagraph"/>
              <w:ind w:left="4122" w:right="4108"/>
              <w:jc w:val="center"/>
              <w:rPr>
                <w:rFonts w:cs="Times New Roman"/>
                <w:sz w:val="28"/>
                <w:szCs w:val="24"/>
              </w:rPr>
            </w:pPr>
            <w:r w:rsidRPr="008151D5">
              <w:rPr>
                <w:rFonts w:cs="Times New Roman"/>
                <w:bCs/>
                <w:sz w:val="28"/>
                <w:szCs w:val="24"/>
              </w:rPr>
              <w:t>Description</w:t>
            </w:r>
          </w:p>
        </w:tc>
      </w:tr>
      <w:tr w:rsidR="6BB44372" w14:paraId="2E3EAD35" w14:textId="77777777" w:rsidTr="00D15305">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744853D" w14:textId="77777777" w:rsidR="6BB44372" w:rsidRDefault="6BB44372" w:rsidP="6BB44372">
            <w:pPr>
              <w:pStyle w:val="TableParagraph"/>
              <w:rPr>
                <w:rFonts w:cs="Times New Roman"/>
              </w:rPr>
            </w:pPr>
            <w:r w:rsidRPr="6BB44372">
              <w:rPr>
                <w:rFonts w:cs="Times New Roman"/>
              </w:rPr>
              <w:t>Page Title:</w:t>
            </w:r>
          </w:p>
        </w:tc>
        <w:tc>
          <w:tcPr>
            <w:tcW w:w="9973" w:type="dxa"/>
          </w:tcPr>
          <w:p w14:paraId="680DCB0A" w14:textId="57087DF0" w:rsidR="6BB44372" w:rsidRDefault="50C28F52" w:rsidP="66FD9EF4">
            <w:pPr>
              <w:pStyle w:val="TableParagraph"/>
              <w:spacing w:line="259" w:lineRule="auto"/>
              <w:rPr>
                <w:rFonts w:cs="Times New Roman"/>
              </w:rPr>
            </w:pPr>
            <w:r w:rsidRPr="6BB44372">
              <w:rPr>
                <w:rFonts w:cs="Times New Roman"/>
              </w:rPr>
              <w:t>Track</w:t>
            </w:r>
          </w:p>
        </w:tc>
      </w:tr>
      <w:tr w:rsidR="6BB44372" w14:paraId="3B1F7ABC" w14:textId="77777777" w:rsidTr="00D15305">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1142651" w14:textId="336FA5C7" w:rsidR="6BB44372" w:rsidRDefault="6BB44372" w:rsidP="6BB44372">
            <w:pPr>
              <w:pStyle w:val="TableParagraph"/>
              <w:rPr>
                <w:rFonts w:cs="Times New Roman"/>
              </w:rPr>
            </w:pPr>
            <w:r w:rsidRPr="6BB44372">
              <w:rPr>
                <w:rFonts w:cs="Times New Roman"/>
              </w:rPr>
              <w:t>Author:</w:t>
            </w:r>
          </w:p>
        </w:tc>
        <w:tc>
          <w:tcPr>
            <w:tcW w:w="9973" w:type="dxa"/>
          </w:tcPr>
          <w:p w14:paraId="0D88F847" w14:textId="645A7731" w:rsidR="6BB44372" w:rsidRDefault="6BB44372" w:rsidP="6BB44372">
            <w:pPr>
              <w:pStyle w:val="TableParagraph"/>
              <w:rPr>
                <w:rFonts w:cs="Times New Roman"/>
              </w:rPr>
            </w:pPr>
            <w:r w:rsidRPr="6BB44372">
              <w:rPr>
                <w:rFonts w:cs="Times New Roman"/>
              </w:rPr>
              <w:t>Team 04</w:t>
            </w:r>
          </w:p>
        </w:tc>
      </w:tr>
      <w:tr w:rsidR="6BB44372" w14:paraId="64403A51" w14:textId="77777777" w:rsidTr="00D15305">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70CF098" w14:textId="426808DA" w:rsidR="6BB44372" w:rsidRDefault="6BB44372" w:rsidP="6BB44372">
            <w:pPr>
              <w:pStyle w:val="TableParagraph"/>
              <w:rPr>
                <w:rFonts w:cs="Times New Roman"/>
              </w:rPr>
            </w:pPr>
            <w:r w:rsidRPr="6BB44372">
              <w:rPr>
                <w:rFonts w:cs="Times New Roman"/>
              </w:rPr>
              <w:t>Type:</w:t>
            </w:r>
          </w:p>
        </w:tc>
        <w:tc>
          <w:tcPr>
            <w:tcW w:w="9973" w:type="dxa"/>
          </w:tcPr>
          <w:p w14:paraId="3E3ECB93"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2CF8B182" w14:textId="77777777" w:rsidTr="00D15305">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56C4405" w14:textId="28156EF6" w:rsidR="6BB44372" w:rsidRDefault="6BB44372" w:rsidP="66FD9EF4">
            <w:pPr>
              <w:pStyle w:val="TableParagraph"/>
              <w:spacing w:line="259" w:lineRule="auto"/>
              <w:rPr>
                <w:rFonts w:cs="Times New Roman"/>
              </w:rPr>
            </w:pPr>
            <w:r w:rsidRPr="6BB44372">
              <w:rPr>
                <w:rFonts w:cs="Times New Roman"/>
              </w:rPr>
              <w:t>Purpose:</w:t>
            </w:r>
          </w:p>
        </w:tc>
        <w:tc>
          <w:tcPr>
            <w:tcW w:w="9973" w:type="dxa"/>
          </w:tcPr>
          <w:p w14:paraId="7DB47D80" w14:textId="6C93A383" w:rsidR="071A33B0" w:rsidRDefault="071A33B0" w:rsidP="66FD9EF4">
            <w:pPr>
              <w:pStyle w:val="TableParagraph"/>
              <w:spacing w:line="259" w:lineRule="auto"/>
              <w:rPr>
                <w:rFonts w:eastAsia="Times New Roman" w:cs="Times New Roman"/>
              </w:rPr>
            </w:pPr>
            <w:r w:rsidRPr="078FCCC8">
              <w:rPr>
                <w:rFonts w:eastAsia="Times New Roman" w:cs="Times New Roman"/>
              </w:rPr>
              <w:t xml:space="preserve">Show </w:t>
            </w:r>
            <w:r w:rsidR="3E6EC206" w:rsidRPr="078FCCC8">
              <w:rPr>
                <w:rFonts w:eastAsia="Times New Roman" w:cs="Times New Roman"/>
              </w:rPr>
              <w:t>a</w:t>
            </w:r>
            <w:r w:rsidRPr="078FCCC8">
              <w:rPr>
                <w:rFonts w:eastAsia="Times New Roman" w:cs="Times New Roman"/>
              </w:rPr>
              <w:t xml:space="preserve"> list of semesters (Winter, Spring, Summer, and Fall)</w:t>
            </w:r>
            <w:r w:rsidR="55B754CC" w:rsidRPr="078FCCC8">
              <w:rPr>
                <w:rFonts w:eastAsia="Times New Roman" w:cs="Times New Roman"/>
              </w:rPr>
              <w:t xml:space="preserve"> and the classes</w:t>
            </w:r>
            <w:r w:rsidRPr="078FCCC8">
              <w:rPr>
                <w:rFonts w:eastAsia="Times New Roman" w:cs="Times New Roman"/>
              </w:rPr>
              <w:t xml:space="preserve"> that a student is registered to attend</w:t>
            </w:r>
            <w:r w:rsidR="32A87E8B" w:rsidRPr="078FCCC8">
              <w:rPr>
                <w:rFonts w:eastAsia="Times New Roman" w:cs="Times New Roman"/>
              </w:rPr>
              <w:t>.</w:t>
            </w:r>
          </w:p>
        </w:tc>
      </w:tr>
      <w:tr w:rsidR="6BB44372" w14:paraId="6CD91390" w14:textId="77777777" w:rsidTr="00D15305">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3FAE072" w14:textId="7734A433" w:rsidR="6BB44372" w:rsidRDefault="6BB44372" w:rsidP="66FD9EF4">
            <w:pPr>
              <w:pStyle w:val="TableParagraph"/>
              <w:spacing w:line="259" w:lineRule="auto"/>
              <w:rPr>
                <w:rFonts w:cs="Times New Roman"/>
              </w:rPr>
            </w:pPr>
            <w:r w:rsidRPr="6BB44372">
              <w:rPr>
                <w:rFonts w:cs="Times New Roman"/>
              </w:rPr>
              <w:t>Stakeholders:</w:t>
            </w:r>
          </w:p>
          <w:p w14:paraId="70A8D63E" w14:textId="7734A433" w:rsidR="6BB44372" w:rsidRDefault="6BB44372" w:rsidP="6BB44372">
            <w:pPr>
              <w:pStyle w:val="TableParagraph"/>
              <w:rPr>
                <w:rFonts w:cs="Times New Roman"/>
              </w:rPr>
            </w:pPr>
          </w:p>
        </w:tc>
        <w:tc>
          <w:tcPr>
            <w:tcW w:w="9973" w:type="dxa"/>
          </w:tcPr>
          <w:p w14:paraId="0ED52BF1" w14:textId="09D60FF5" w:rsidR="6BB44372" w:rsidRDefault="6BB44372" w:rsidP="66FD9EF4">
            <w:pPr>
              <w:pStyle w:val="TableParagraph"/>
              <w:spacing w:line="259" w:lineRule="auto"/>
              <w:rPr>
                <w:rFonts w:cs="Times New Roman"/>
              </w:rPr>
            </w:pPr>
            <w:r w:rsidRPr="6BB44372">
              <w:rPr>
                <w:rFonts w:cs="Times New Roman"/>
              </w:rPr>
              <w:t>Students</w:t>
            </w:r>
          </w:p>
        </w:tc>
      </w:tr>
      <w:tr w:rsidR="6BB44372" w14:paraId="432FAC1A" w14:textId="77777777" w:rsidTr="00D15305">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D6E8252" w14:textId="77777777" w:rsidR="6BB44372" w:rsidRDefault="6BB44372" w:rsidP="66FD9EF4">
            <w:pPr>
              <w:pStyle w:val="TableParagraph"/>
              <w:spacing w:line="259" w:lineRule="auto"/>
              <w:rPr>
                <w:rFonts w:cs="Times New Roman"/>
              </w:rPr>
            </w:pPr>
            <w:r w:rsidRPr="6BB44372">
              <w:rPr>
                <w:rFonts w:cs="Times New Roman"/>
              </w:rPr>
              <w:t>Parent User Story:</w:t>
            </w:r>
          </w:p>
        </w:tc>
        <w:tc>
          <w:tcPr>
            <w:tcW w:w="9973" w:type="dxa"/>
          </w:tcPr>
          <w:p w14:paraId="048229DE" w14:textId="13A1992F" w:rsidR="6BB44372" w:rsidRDefault="6BB44372" w:rsidP="6BB44372">
            <w:pPr>
              <w:pStyle w:val="TableParagraph"/>
              <w:spacing w:before="84"/>
              <w:rPr>
                <w:rFonts w:cs="Times New Roman"/>
              </w:rPr>
            </w:pPr>
            <w:r w:rsidRPr="6BB44372">
              <w:rPr>
                <w:rFonts w:cs="Times New Roman"/>
              </w:rPr>
              <w:t>N/A</w:t>
            </w:r>
          </w:p>
          <w:p w14:paraId="3E623D7F" w14:textId="0315D915" w:rsidR="6BB44372" w:rsidRDefault="6BB44372" w:rsidP="6BB44372">
            <w:pPr>
              <w:pStyle w:val="TableParagraph"/>
              <w:spacing w:before="84"/>
              <w:ind w:left="0"/>
              <w:rPr>
                <w:rFonts w:cs="Times New Roman"/>
              </w:rPr>
            </w:pPr>
          </w:p>
        </w:tc>
      </w:tr>
      <w:tr w:rsidR="6BB44372" w14:paraId="2BA7C555" w14:textId="77777777" w:rsidTr="00D15305">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093E5C1"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35F2680C" w14:textId="139FE9CE" w:rsidR="6BB44372" w:rsidRDefault="6BB44372" w:rsidP="66FD9EF4">
            <w:pPr>
              <w:pStyle w:val="TableParagraph"/>
              <w:spacing w:line="259" w:lineRule="auto"/>
              <w:rPr>
                <w:rFonts w:cs="Times New Roman"/>
              </w:rPr>
            </w:pPr>
            <w:r w:rsidRPr="6BB44372">
              <w:rPr>
                <w:rFonts w:cs="Times New Roman"/>
              </w:rPr>
              <w:t>Students</w:t>
            </w:r>
          </w:p>
        </w:tc>
      </w:tr>
      <w:tr w:rsidR="6BB44372" w14:paraId="56234977" w14:textId="77777777" w:rsidTr="00D15305">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77DA40B" w14:textId="31DF2821" w:rsidR="6BB44372" w:rsidRDefault="6BB44372" w:rsidP="66FD9EF4">
            <w:pPr>
              <w:pStyle w:val="TableParagraph"/>
              <w:spacing w:line="259" w:lineRule="auto"/>
              <w:rPr>
                <w:rFonts w:cs="Times New Roman"/>
              </w:rPr>
            </w:pPr>
            <w:r w:rsidRPr="6BB44372">
              <w:rPr>
                <w:rFonts w:cs="Times New Roman"/>
              </w:rPr>
              <w:lastRenderedPageBreak/>
              <w:t>Pre-conditions/Product(s) Required:</w:t>
            </w:r>
          </w:p>
        </w:tc>
        <w:tc>
          <w:tcPr>
            <w:tcW w:w="9973" w:type="dxa"/>
          </w:tcPr>
          <w:p w14:paraId="74604604" w14:textId="02D0BF13" w:rsidR="1F5797F3" w:rsidRDefault="1F5797F3" w:rsidP="6BB44372">
            <w:pPr>
              <w:pStyle w:val="TableParagraph"/>
              <w:spacing w:line="259" w:lineRule="auto"/>
            </w:pPr>
            <w:r w:rsidRPr="6BB44372">
              <w:rPr>
                <w:rFonts w:cs="Times New Roman"/>
              </w:rPr>
              <w:t>The user is authenticated</w:t>
            </w:r>
            <w:r w:rsidR="4A75E1DC" w:rsidRPr="078FCCC8">
              <w:rPr>
                <w:rFonts w:cs="Times New Roman"/>
              </w:rPr>
              <w:t>.</w:t>
            </w:r>
          </w:p>
        </w:tc>
      </w:tr>
      <w:tr w:rsidR="6BB44372" w14:paraId="0EBD5FAC" w14:textId="77777777" w:rsidTr="00D15305">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19E1AD1" w14:textId="56C9E592" w:rsidR="6BB44372" w:rsidRDefault="6BB44372" w:rsidP="66FD9EF4">
            <w:pPr>
              <w:pStyle w:val="TableParagraph"/>
              <w:spacing w:line="259" w:lineRule="auto"/>
              <w:rPr>
                <w:rFonts w:cs="Times New Roman"/>
              </w:rPr>
            </w:pPr>
            <w:r w:rsidRPr="6BB44372">
              <w:rPr>
                <w:rFonts w:cs="Times New Roman"/>
              </w:rPr>
              <w:t>Post-conditions/Product(s) Produced:</w:t>
            </w:r>
          </w:p>
        </w:tc>
        <w:tc>
          <w:tcPr>
            <w:tcW w:w="9973" w:type="dxa"/>
          </w:tcPr>
          <w:p w14:paraId="7F96793B" w14:textId="1D20730B" w:rsidR="6BB44372" w:rsidRDefault="6BB44372" w:rsidP="6BB44372">
            <w:pPr>
              <w:pStyle w:val="TableParagraph"/>
              <w:spacing w:before="84" w:line="259" w:lineRule="auto"/>
              <w:rPr>
                <w:rFonts w:cs="Times New Roman"/>
              </w:rPr>
            </w:pPr>
          </w:p>
        </w:tc>
      </w:tr>
      <w:tr w:rsidR="6BB44372" w14:paraId="19AD3C0F" w14:textId="77777777" w:rsidTr="00D15305">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9AB5197" w14:textId="77777777" w:rsidR="6BB44372" w:rsidRDefault="6BB44372" w:rsidP="66FD9EF4">
            <w:pPr>
              <w:pStyle w:val="TableParagraph"/>
              <w:spacing w:line="259" w:lineRule="auto"/>
              <w:rPr>
                <w:rFonts w:cs="Times New Roman"/>
              </w:rPr>
            </w:pPr>
            <w:r w:rsidRPr="6BB44372">
              <w:rPr>
                <w:rFonts w:cs="Times New Roman"/>
              </w:rPr>
              <w:t>Links:</w:t>
            </w:r>
          </w:p>
          <w:p w14:paraId="41812FFE" w14:textId="4E287D36" w:rsidR="6BB44372" w:rsidRDefault="6BB44372" w:rsidP="6BB44372">
            <w:pPr>
              <w:pStyle w:val="TableParagraph"/>
              <w:spacing w:line="259" w:lineRule="auto"/>
              <w:rPr>
                <w:rFonts w:cs="Times New Roman"/>
              </w:rPr>
            </w:pPr>
          </w:p>
        </w:tc>
        <w:tc>
          <w:tcPr>
            <w:tcW w:w="9973" w:type="dxa"/>
          </w:tcPr>
          <w:p w14:paraId="64F6258D" w14:textId="284A7DDB" w:rsidR="6BB44372" w:rsidRDefault="6BB44372" w:rsidP="66FD9EF4">
            <w:pPr>
              <w:pStyle w:val="TableParagraph"/>
              <w:spacing w:line="259" w:lineRule="auto"/>
              <w:rPr>
                <w:rFonts w:cs="Times New Roman"/>
              </w:rPr>
            </w:pPr>
            <w:r w:rsidRPr="6BB44372">
              <w:rPr>
                <w:rFonts w:cs="Times New Roman"/>
              </w:rPr>
              <w:t>None</w:t>
            </w:r>
          </w:p>
        </w:tc>
      </w:tr>
      <w:tr w:rsidR="6BB44372" w14:paraId="027CE4D2" w14:textId="77777777" w:rsidTr="00D15305">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3B10928" w14:textId="77777777" w:rsidR="6BB44372" w:rsidRDefault="6BB44372" w:rsidP="6BB44372">
            <w:pPr>
              <w:pStyle w:val="TableParagraph"/>
              <w:rPr>
                <w:rFonts w:cs="Times New Roman"/>
              </w:rPr>
            </w:pPr>
            <w:r w:rsidRPr="6BB44372">
              <w:rPr>
                <w:rFonts w:cs="Times New Roman"/>
              </w:rPr>
              <w:t>SRS Document</w:t>
            </w:r>
          </w:p>
          <w:p w14:paraId="4B3F7EAE" w14:textId="5E02256A" w:rsidR="6BB44372" w:rsidRDefault="6BB44372" w:rsidP="6BB44372">
            <w:pPr>
              <w:pStyle w:val="TableParagraph"/>
              <w:spacing w:line="259" w:lineRule="auto"/>
              <w:rPr>
                <w:rFonts w:cs="Times New Roman"/>
              </w:rPr>
            </w:pPr>
          </w:p>
        </w:tc>
        <w:tc>
          <w:tcPr>
            <w:tcW w:w="9973" w:type="dxa"/>
          </w:tcPr>
          <w:p w14:paraId="5916D49C" w14:textId="641750CE" w:rsidR="6BB44372" w:rsidRDefault="6BB44372" w:rsidP="6BB44372">
            <w:pPr>
              <w:pStyle w:val="TableParagraph"/>
              <w:rPr>
                <w:rFonts w:ascii="Times" w:eastAsia="Times" w:hAnsi="Times" w:cs="Times"/>
              </w:rPr>
            </w:pPr>
            <w:r w:rsidRPr="5FB1326C">
              <w:rPr>
                <w:rFonts w:ascii="Times" w:eastAsia="Times" w:hAnsi="Times" w:cs="Times"/>
              </w:rPr>
              <w:t>REQ –</w:t>
            </w:r>
            <w:r w:rsidR="649D28B2" w:rsidRPr="5FB1326C">
              <w:rPr>
                <w:rFonts w:ascii="Times" w:eastAsia="Times" w:hAnsi="Times" w:cs="Times"/>
              </w:rPr>
              <w:t xml:space="preserve"> 20</w:t>
            </w:r>
            <w:r w:rsidR="0D24A571" w:rsidRPr="5FB1326C">
              <w:rPr>
                <w:rFonts w:ascii="Times" w:eastAsia="Times" w:hAnsi="Times" w:cs="Times"/>
              </w:rPr>
              <w:t>, REQ-15</w:t>
            </w:r>
          </w:p>
        </w:tc>
      </w:tr>
      <w:tr w:rsidR="6BB44372" w14:paraId="29AA5161" w14:textId="77777777" w:rsidTr="00D15305">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1484B9F" w14:textId="77777777" w:rsidR="6BB44372" w:rsidRDefault="6BB44372" w:rsidP="66FD9EF4">
            <w:pPr>
              <w:pStyle w:val="TableParagraph"/>
              <w:spacing w:line="259" w:lineRule="auto"/>
              <w:rPr>
                <w:rFonts w:cs="Times New Roman"/>
              </w:rPr>
            </w:pPr>
            <w:r w:rsidRPr="6BB44372">
              <w:rPr>
                <w:rFonts w:cs="Times New Roman"/>
              </w:rPr>
              <w:t>Description/Notes:</w:t>
            </w:r>
          </w:p>
          <w:p w14:paraId="79869984" w14:textId="19A38EFB" w:rsidR="6BB44372" w:rsidRDefault="6BB44372" w:rsidP="6BB44372">
            <w:pPr>
              <w:pStyle w:val="TableParagraph"/>
              <w:spacing w:line="259" w:lineRule="auto"/>
              <w:rPr>
                <w:rFonts w:cs="Times New Roman"/>
              </w:rPr>
            </w:pPr>
          </w:p>
        </w:tc>
        <w:tc>
          <w:tcPr>
            <w:tcW w:w="9973" w:type="dxa"/>
          </w:tcPr>
          <w:p w14:paraId="6ED82258" w14:textId="2F4085DB" w:rsidR="7E8A70E6" w:rsidRDefault="7E8A70E6" w:rsidP="004B3CC7">
            <w:pPr>
              <w:ind w:left="220"/>
              <w:rPr>
                <w:rFonts w:ascii="Times" w:eastAsia="Times" w:hAnsi="Times" w:cs="Times"/>
              </w:rPr>
            </w:pPr>
            <w:r w:rsidRPr="6BB44372">
              <w:rPr>
                <w:rFonts w:ascii="Times" w:eastAsia="Times" w:hAnsi="Times" w:cs="Times"/>
              </w:rPr>
              <w:t>The course should be organized into years and semesters</w:t>
            </w:r>
            <w:r w:rsidR="254605A6" w:rsidRPr="078FCCC8">
              <w:rPr>
                <w:rFonts w:ascii="Times" w:eastAsia="Times" w:hAnsi="Times" w:cs="Times"/>
              </w:rPr>
              <w:t>.</w:t>
            </w:r>
          </w:p>
          <w:p w14:paraId="33A2CA01" w14:textId="2F6DBF04" w:rsidR="7E8A70E6" w:rsidRDefault="7E8A70E6" w:rsidP="004B3CC7">
            <w:pPr>
              <w:ind w:left="220"/>
              <w:rPr>
                <w:rFonts w:ascii="Times" w:eastAsia="Times" w:hAnsi="Times" w:cs="Times"/>
              </w:rPr>
            </w:pPr>
            <w:r w:rsidRPr="6BB44372">
              <w:rPr>
                <w:rFonts w:ascii="Times" w:eastAsia="Times" w:hAnsi="Times" w:cs="Times"/>
              </w:rPr>
              <w:t xml:space="preserve">On an </w:t>
            </w:r>
            <w:r w:rsidR="12CA3806" w:rsidRPr="6BB44372">
              <w:rPr>
                <w:rFonts w:ascii="Times" w:eastAsia="Times" w:hAnsi="Times" w:cs="Times"/>
              </w:rPr>
              <w:t>off</w:t>
            </w:r>
            <w:r w:rsidR="63AABC61" w:rsidRPr="078FCCC8">
              <w:rPr>
                <w:rFonts w:ascii="Times" w:eastAsia="Times" w:hAnsi="Times" w:cs="Times"/>
              </w:rPr>
              <w:t>-</w:t>
            </w:r>
            <w:r w:rsidR="12CA3806" w:rsidRPr="6BB44372">
              <w:rPr>
                <w:rFonts w:ascii="Times" w:eastAsia="Times" w:hAnsi="Times" w:cs="Times"/>
              </w:rPr>
              <w:t>track</w:t>
            </w:r>
            <w:r w:rsidRPr="6BB44372">
              <w:rPr>
                <w:rFonts w:ascii="Times" w:eastAsia="Times" w:hAnsi="Times" w:cs="Times"/>
              </w:rPr>
              <w:t xml:space="preserve"> are differentiated graphically</w:t>
            </w:r>
            <w:r w:rsidR="27DD3F9C" w:rsidRPr="078FCCC8">
              <w:rPr>
                <w:rFonts w:ascii="Times" w:eastAsia="Times" w:hAnsi="Times" w:cs="Times"/>
              </w:rPr>
              <w:t>.</w:t>
            </w:r>
          </w:p>
          <w:p w14:paraId="751B2B81" w14:textId="54665A81" w:rsidR="7E8A70E6" w:rsidRDefault="7E8A70E6" w:rsidP="004B3CC7">
            <w:pPr>
              <w:ind w:left="220"/>
              <w:rPr>
                <w:rFonts w:ascii="Times" w:eastAsia="Times" w:hAnsi="Times" w:cs="Times"/>
              </w:rPr>
            </w:pPr>
            <w:r w:rsidRPr="6BB44372">
              <w:rPr>
                <w:rFonts w:ascii="Times" w:eastAsia="Times" w:hAnsi="Times" w:cs="Times"/>
              </w:rPr>
              <w:t>Complete, current and future semesters are differentiated graphically</w:t>
            </w:r>
            <w:r w:rsidR="43511733" w:rsidRPr="078FCCC8">
              <w:rPr>
                <w:rFonts w:ascii="Times" w:eastAsia="Times" w:hAnsi="Times" w:cs="Times"/>
              </w:rPr>
              <w:t>.</w:t>
            </w:r>
          </w:p>
          <w:p w14:paraId="5138444C" w14:textId="405A116D" w:rsidR="7E8A70E6" w:rsidRDefault="7E8A70E6" w:rsidP="004B3CC7">
            <w:pPr>
              <w:ind w:left="220"/>
              <w:rPr>
                <w:rFonts w:ascii="Times" w:eastAsia="Times" w:hAnsi="Times" w:cs="Times"/>
              </w:rPr>
            </w:pPr>
            <w:r w:rsidRPr="6BB44372">
              <w:rPr>
                <w:rFonts w:ascii="Times" w:eastAsia="Times" w:hAnsi="Times" w:cs="Times"/>
              </w:rPr>
              <w:t xml:space="preserve">Class data </w:t>
            </w:r>
            <w:r w:rsidR="1618BD5C" w:rsidRPr="6BB44372">
              <w:rPr>
                <w:rFonts w:ascii="Times" w:eastAsia="Times" w:hAnsi="Times" w:cs="Times"/>
              </w:rPr>
              <w:t>is</w:t>
            </w:r>
            <w:r w:rsidRPr="6BB44372">
              <w:rPr>
                <w:rFonts w:ascii="Times" w:eastAsia="Times" w:hAnsi="Times" w:cs="Times"/>
              </w:rPr>
              <w:t xml:space="preserve"> provided for </w:t>
            </w:r>
            <w:r w:rsidR="6AC6417F" w:rsidRPr="078FCCC8">
              <w:rPr>
                <w:rFonts w:ascii="Times" w:eastAsia="Times" w:hAnsi="Times" w:cs="Times"/>
              </w:rPr>
              <w:t>the</w:t>
            </w:r>
            <w:r w:rsidR="7A9DE4CE" w:rsidRPr="078FCCC8">
              <w:rPr>
                <w:rFonts w:ascii="Times" w:eastAsia="Times" w:hAnsi="Times" w:cs="Times"/>
              </w:rPr>
              <w:t xml:space="preserve"> </w:t>
            </w:r>
            <w:r w:rsidRPr="6BB44372">
              <w:rPr>
                <w:rFonts w:ascii="Times" w:eastAsia="Times" w:hAnsi="Times" w:cs="Times"/>
              </w:rPr>
              <w:t>backend system</w:t>
            </w:r>
            <w:r w:rsidR="725601AF" w:rsidRPr="078FCCC8">
              <w:rPr>
                <w:rFonts w:ascii="Times" w:eastAsia="Times" w:hAnsi="Times" w:cs="Times"/>
              </w:rPr>
              <w:t>.</w:t>
            </w:r>
          </w:p>
          <w:p w14:paraId="12BE8DC7" w14:textId="19C536FF" w:rsidR="6BB44372" w:rsidRDefault="2E6B175D" w:rsidP="004B3CC7">
            <w:pPr>
              <w:ind w:left="220"/>
              <w:rPr>
                <w:rFonts w:ascii="Times" w:eastAsia="Times" w:hAnsi="Times" w:cs="Times"/>
              </w:rPr>
            </w:pPr>
            <w:r w:rsidRPr="6BB44372">
              <w:rPr>
                <w:rFonts w:ascii="Times" w:eastAsia="Times" w:hAnsi="Times" w:cs="Times"/>
              </w:rPr>
              <w:t xml:space="preserve">Information about a course is displayed </w:t>
            </w:r>
            <w:r w:rsidR="007CEC4D" w:rsidRPr="6BB44372">
              <w:rPr>
                <w:rFonts w:ascii="Times" w:eastAsia="Times" w:hAnsi="Times" w:cs="Times"/>
              </w:rPr>
              <w:t>when the user clicks on the course</w:t>
            </w:r>
            <w:r w:rsidR="586C9DD0" w:rsidRPr="6BB44372">
              <w:rPr>
                <w:rFonts w:ascii="Times" w:eastAsia="Times" w:hAnsi="Times" w:cs="Times"/>
              </w:rPr>
              <w:t xml:space="preserve"> see </w:t>
            </w:r>
            <w:r w:rsidR="586C9DD0" w:rsidRPr="078FCCC8">
              <w:rPr>
                <w:rFonts w:ascii="Times" w:eastAsia="Times" w:hAnsi="Times" w:cs="Times"/>
              </w:rPr>
              <w:t>REQ-15</w:t>
            </w:r>
            <w:r w:rsidR="2B75B442" w:rsidRPr="078FCCC8">
              <w:rPr>
                <w:rFonts w:ascii="Times" w:eastAsia="Times" w:hAnsi="Times" w:cs="Times"/>
              </w:rPr>
              <w:t>.</w:t>
            </w:r>
          </w:p>
        </w:tc>
      </w:tr>
    </w:tbl>
    <w:p w14:paraId="5478C7BF" w14:textId="77777777" w:rsidR="00CB252A" w:rsidRDefault="00CB252A" w:rsidP="6BB44372">
      <w:pPr>
        <w:rPr>
          <w:rFonts w:cs="Times New Roman"/>
          <w:b/>
          <w:bCs/>
          <w:szCs w:val="24"/>
        </w:rPr>
      </w:pPr>
    </w:p>
    <w:p w14:paraId="28B41E18" w14:textId="77777777" w:rsidR="00CB252A" w:rsidRDefault="00CB252A" w:rsidP="6BB44372">
      <w:pPr>
        <w:rPr>
          <w:rFonts w:cs="Times New Roman"/>
          <w:b/>
          <w:bCs/>
          <w:szCs w:val="24"/>
        </w:rPr>
      </w:pPr>
    </w:p>
    <w:p w14:paraId="31ECBF62" w14:textId="77777777" w:rsidR="00CB252A" w:rsidRDefault="00CB252A" w:rsidP="6BB44372">
      <w:pPr>
        <w:rPr>
          <w:rFonts w:cs="Times New Roman"/>
          <w:b/>
          <w:bCs/>
          <w:szCs w:val="24"/>
        </w:rPr>
      </w:pPr>
    </w:p>
    <w:p w14:paraId="0417E23B" w14:textId="77777777" w:rsidR="00CB252A" w:rsidRDefault="00CB252A" w:rsidP="6BB44372">
      <w:pPr>
        <w:rPr>
          <w:rFonts w:cs="Times New Roman"/>
          <w:b/>
          <w:bCs/>
          <w:szCs w:val="24"/>
        </w:rPr>
      </w:pPr>
    </w:p>
    <w:p w14:paraId="1BE84702" w14:textId="77777777" w:rsidR="00CB252A" w:rsidRDefault="00CB252A" w:rsidP="6BB44372">
      <w:pPr>
        <w:rPr>
          <w:rFonts w:cs="Times New Roman"/>
          <w:b/>
          <w:bCs/>
          <w:szCs w:val="24"/>
        </w:rPr>
      </w:pPr>
    </w:p>
    <w:p w14:paraId="44344930" w14:textId="77777777" w:rsidR="005D55DC" w:rsidRDefault="005D55DC" w:rsidP="6BB44372">
      <w:pPr>
        <w:rPr>
          <w:rFonts w:cs="Times New Roman"/>
          <w:b/>
          <w:bCs/>
          <w:szCs w:val="24"/>
        </w:rPr>
      </w:pPr>
    </w:p>
    <w:p w14:paraId="07EE313D" w14:textId="77777777" w:rsidR="005D55DC" w:rsidRDefault="005D55DC" w:rsidP="6BB44372">
      <w:pPr>
        <w:rPr>
          <w:rFonts w:cs="Times New Roman"/>
          <w:b/>
          <w:bCs/>
          <w:szCs w:val="24"/>
        </w:rPr>
      </w:pPr>
    </w:p>
    <w:p w14:paraId="51D40289" w14:textId="77777777" w:rsidR="005D55DC" w:rsidRDefault="005D55DC" w:rsidP="6BB44372">
      <w:pPr>
        <w:rPr>
          <w:rFonts w:cs="Times New Roman"/>
          <w:b/>
          <w:bCs/>
          <w:szCs w:val="24"/>
        </w:rPr>
      </w:pPr>
    </w:p>
    <w:p w14:paraId="2D85E240" w14:textId="77777777" w:rsidR="005D55DC" w:rsidRDefault="005D55DC" w:rsidP="6BB44372">
      <w:pPr>
        <w:rPr>
          <w:rFonts w:cs="Times New Roman"/>
          <w:b/>
          <w:bCs/>
          <w:szCs w:val="24"/>
        </w:rPr>
      </w:pPr>
    </w:p>
    <w:p w14:paraId="79777439" w14:textId="77777777" w:rsidR="005D55DC" w:rsidRDefault="005D55DC" w:rsidP="6BB44372">
      <w:pPr>
        <w:rPr>
          <w:rFonts w:cs="Times New Roman"/>
          <w:b/>
          <w:bCs/>
          <w:szCs w:val="24"/>
        </w:rPr>
      </w:pPr>
    </w:p>
    <w:p w14:paraId="5AA13C34" w14:textId="77777777" w:rsidR="004A1625" w:rsidRDefault="004A1625" w:rsidP="6BB44372">
      <w:pPr>
        <w:rPr>
          <w:rFonts w:cs="Times New Roman"/>
          <w:b/>
          <w:bCs/>
          <w:szCs w:val="24"/>
        </w:rPr>
      </w:pPr>
    </w:p>
    <w:p w14:paraId="18501409" w14:textId="77777777" w:rsidR="004A1625" w:rsidRDefault="004A1625" w:rsidP="6BB44372">
      <w:pPr>
        <w:rPr>
          <w:rFonts w:cs="Times New Roman"/>
          <w:b/>
          <w:bCs/>
          <w:szCs w:val="24"/>
        </w:rPr>
      </w:pPr>
    </w:p>
    <w:p w14:paraId="43537049" w14:textId="213CAEF8" w:rsidR="00712B66" w:rsidRPr="00A670D7" w:rsidRDefault="2B75B442" w:rsidP="00EE79C3">
      <w:pPr>
        <w:pStyle w:val="Heading3"/>
        <w:numPr>
          <w:ilvl w:val="2"/>
          <w:numId w:val="19"/>
        </w:numPr>
        <w:ind w:left="1560" w:hanging="709"/>
        <w:rPr>
          <w:b/>
          <w:sz w:val="28"/>
          <w:szCs w:val="28"/>
        </w:rPr>
      </w:pPr>
      <w:r w:rsidRPr="078FCCC8">
        <w:rPr>
          <w:b/>
          <w:sz w:val="28"/>
          <w:szCs w:val="28"/>
        </w:rPr>
        <w:t xml:space="preserve"> </w:t>
      </w:r>
      <w:bookmarkStart w:id="62" w:name="_Toc46337677"/>
      <w:r w:rsidR="00712B66" w:rsidRPr="078FCCC8">
        <w:rPr>
          <w:b/>
          <w:sz w:val="28"/>
          <w:szCs w:val="28"/>
        </w:rPr>
        <w:t>Grad Path (REQ - 21, 22)</w:t>
      </w:r>
      <w:bookmarkEnd w:id="62"/>
    </w:p>
    <w:p w14:paraId="1A979A86" w14:textId="67015779" w:rsidR="42098B36" w:rsidRDefault="42098B36" w:rsidP="009E37C1">
      <w:pPr>
        <w:ind w:left="1985" w:hanging="1134"/>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42098B36" w14:paraId="2F65380E"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35846C8" w14:textId="77777777" w:rsidR="42098B36" w:rsidRPr="00FF531F" w:rsidRDefault="42098B36" w:rsidP="42098B36">
            <w:pPr>
              <w:pStyle w:val="TableParagraph"/>
              <w:ind w:left="1427" w:right="1416"/>
              <w:jc w:val="center"/>
              <w:rPr>
                <w:rFonts w:cs="Times New Roman"/>
                <w:sz w:val="28"/>
                <w:szCs w:val="24"/>
              </w:rPr>
            </w:pPr>
            <w:r w:rsidRPr="00FF531F">
              <w:rPr>
                <w:rFonts w:cs="Times New Roman"/>
                <w:bCs/>
                <w:sz w:val="28"/>
                <w:szCs w:val="24"/>
              </w:rPr>
              <w:t>Data</w:t>
            </w:r>
          </w:p>
        </w:tc>
        <w:tc>
          <w:tcPr>
            <w:tcW w:w="9973" w:type="dxa"/>
          </w:tcPr>
          <w:p w14:paraId="21A89B97" w14:textId="77777777" w:rsidR="42098B36" w:rsidRPr="00FF531F" w:rsidRDefault="42098B36" w:rsidP="00277845">
            <w:pPr>
              <w:pStyle w:val="TableParagraph"/>
              <w:ind w:left="4122" w:right="4108"/>
              <w:jc w:val="center"/>
              <w:rPr>
                <w:rFonts w:cs="Times New Roman"/>
                <w:sz w:val="28"/>
                <w:szCs w:val="24"/>
              </w:rPr>
            </w:pPr>
            <w:r w:rsidRPr="00FF531F">
              <w:rPr>
                <w:rFonts w:cs="Times New Roman"/>
                <w:bCs/>
                <w:sz w:val="28"/>
                <w:szCs w:val="24"/>
              </w:rPr>
              <w:t>Description</w:t>
            </w:r>
          </w:p>
        </w:tc>
      </w:tr>
      <w:tr w:rsidR="42098B36" w14:paraId="55B3C3E1" w14:textId="77777777" w:rsidTr="10938796">
        <w:trPr>
          <w:cnfStyle w:val="000000100000" w:firstRow="0" w:lastRow="0" w:firstColumn="0" w:lastColumn="0" w:oddVBand="0" w:evenVBand="0" w:oddHBand="1" w:evenHBand="0" w:firstRowFirstColumn="0" w:firstRowLastColumn="0" w:lastRowFirstColumn="0" w:lastRowLastColumn="0"/>
          <w:trHeight w:val="1248"/>
        </w:trPr>
        <w:tc>
          <w:tcPr>
            <w:tcW w:w="3635" w:type="dxa"/>
          </w:tcPr>
          <w:p w14:paraId="4BAAE708" w14:textId="77777777" w:rsidR="42098B36" w:rsidRDefault="42098B36" w:rsidP="42098B36">
            <w:pPr>
              <w:pStyle w:val="TableParagraph"/>
              <w:spacing w:before="0"/>
              <w:ind w:left="0"/>
              <w:rPr>
                <w:rFonts w:cs="Times New Roman"/>
                <w:b/>
                <w:bCs/>
                <w:sz w:val="28"/>
                <w:szCs w:val="28"/>
              </w:rPr>
            </w:pPr>
          </w:p>
          <w:p w14:paraId="68285677" w14:textId="77777777" w:rsidR="42098B36" w:rsidRDefault="42098B36" w:rsidP="42098B36">
            <w:pPr>
              <w:pStyle w:val="TableParagraph"/>
              <w:spacing w:before="0"/>
              <w:ind w:left="0"/>
              <w:rPr>
                <w:rFonts w:cs="Times New Roman"/>
                <w:b/>
                <w:bCs/>
                <w:sz w:val="28"/>
                <w:szCs w:val="28"/>
              </w:rPr>
            </w:pPr>
          </w:p>
          <w:p w14:paraId="30BDF058" w14:textId="77777777" w:rsidR="42098B36" w:rsidRDefault="42098B36" w:rsidP="42098B36">
            <w:pPr>
              <w:pStyle w:val="TableParagraph"/>
              <w:spacing w:before="0"/>
              <w:ind w:left="0"/>
              <w:rPr>
                <w:rFonts w:cs="Times New Roman"/>
                <w:b/>
                <w:bCs/>
                <w:sz w:val="28"/>
                <w:szCs w:val="28"/>
              </w:rPr>
            </w:pPr>
          </w:p>
          <w:p w14:paraId="151E0CC5" w14:textId="77777777" w:rsidR="42098B36" w:rsidRDefault="42098B36" w:rsidP="42098B36">
            <w:pPr>
              <w:pStyle w:val="TableParagraph"/>
              <w:spacing w:before="0"/>
              <w:ind w:left="0"/>
              <w:rPr>
                <w:rFonts w:cs="Times New Roman"/>
                <w:b/>
                <w:bCs/>
                <w:sz w:val="28"/>
                <w:szCs w:val="28"/>
              </w:rPr>
            </w:pPr>
          </w:p>
          <w:p w14:paraId="593D2FA2" w14:textId="77777777" w:rsidR="42098B36" w:rsidRDefault="42098B36" w:rsidP="42098B36">
            <w:pPr>
              <w:pStyle w:val="TableParagraph"/>
              <w:spacing w:before="0"/>
              <w:ind w:left="0"/>
              <w:rPr>
                <w:rFonts w:cs="Times New Roman"/>
                <w:b/>
                <w:bCs/>
                <w:sz w:val="28"/>
                <w:szCs w:val="28"/>
              </w:rPr>
            </w:pPr>
          </w:p>
          <w:p w14:paraId="593C5043" w14:textId="77777777" w:rsidR="42098B36" w:rsidRDefault="42098B36" w:rsidP="42098B36">
            <w:pPr>
              <w:pStyle w:val="TableParagraph"/>
              <w:spacing w:before="0"/>
              <w:ind w:left="0"/>
              <w:rPr>
                <w:rFonts w:cs="Times New Roman"/>
                <w:b/>
                <w:bCs/>
                <w:sz w:val="28"/>
                <w:szCs w:val="28"/>
              </w:rPr>
            </w:pPr>
          </w:p>
          <w:p w14:paraId="299F6B08" w14:textId="77777777" w:rsidR="42098B36" w:rsidRDefault="42098B36" w:rsidP="42098B36">
            <w:pPr>
              <w:pStyle w:val="TableParagraph"/>
              <w:spacing w:before="1"/>
              <w:ind w:left="0"/>
              <w:rPr>
                <w:rFonts w:cs="Times New Roman"/>
                <w:b/>
                <w:bCs/>
                <w:sz w:val="38"/>
                <w:szCs w:val="38"/>
              </w:rPr>
            </w:pPr>
          </w:p>
          <w:p w14:paraId="050C3E33" w14:textId="77777777" w:rsidR="00E929EE" w:rsidRDefault="00E929EE" w:rsidP="42098B36">
            <w:pPr>
              <w:pStyle w:val="TableParagraph"/>
              <w:spacing w:before="0"/>
              <w:rPr>
                <w:rFonts w:cs="Times New Roman"/>
              </w:rPr>
            </w:pPr>
          </w:p>
          <w:p w14:paraId="3699386B" w14:textId="77777777" w:rsidR="00E929EE" w:rsidRDefault="00E929EE" w:rsidP="42098B36">
            <w:pPr>
              <w:pStyle w:val="TableParagraph"/>
              <w:spacing w:before="0"/>
              <w:rPr>
                <w:rFonts w:cs="Times New Roman"/>
              </w:rPr>
            </w:pPr>
          </w:p>
          <w:p w14:paraId="02477042" w14:textId="77777777" w:rsidR="00E929EE" w:rsidRDefault="00E929EE" w:rsidP="42098B36">
            <w:pPr>
              <w:pStyle w:val="TableParagraph"/>
              <w:spacing w:before="0"/>
              <w:rPr>
                <w:rFonts w:cs="Times New Roman"/>
              </w:rPr>
            </w:pPr>
          </w:p>
          <w:p w14:paraId="6694E704" w14:textId="77777777" w:rsidR="00E929EE" w:rsidRDefault="00E929EE" w:rsidP="42098B36">
            <w:pPr>
              <w:pStyle w:val="TableParagraph"/>
              <w:spacing w:before="0"/>
              <w:rPr>
                <w:rFonts w:cs="Times New Roman"/>
              </w:rPr>
            </w:pPr>
          </w:p>
          <w:p w14:paraId="7C9E931F" w14:textId="77777777" w:rsidR="00E929EE" w:rsidRDefault="00E929EE" w:rsidP="00E929EE">
            <w:pPr>
              <w:pStyle w:val="TableParagraph"/>
              <w:spacing w:before="0"/>
              <w:ind w:left="0"/>
              <w:jc w:val="center"/>
              <w:rPr>
                <w:rFonts w:cs="Times New Roman"/>
              </w:rPr>
            </w:pPr>
          </w:p>
          <w:p w14:paraId="284FF47F" w14:textId="77777777" w:rsidR="00E929EE" w:rsidRDefault="00E929EE" w:rsidP="00E929EE">
            <w:pPr>
              <w:pStyle w:val="TableParagraph"/>
              <w:spacing w:before="0"/>
              <w:ind w:left="0"/>
              <w:jc w:val="center"/>
              <w:rPr>
                <w:rFonts w:cs="Times New Roman"/>
              </w:rPr>
            </w:pPr>
          </w:p>
          <w:p w14:paraId="6623F286" w14:textId="77777777" w:rsidR="00E929EE" w:rsidRDefault="00E929EE" w:rsidP="00E929EE">
            <w:pPr>
              <w:pStyle w:val="TableParagraph"/>
              <w:spacing w:before="0"/>
              <w:ind w:left="0"/>
              <w:jc w:val="center"/>
              <w:rPr>
                <w:rFonts w:cs="Times New Roman"/>
              </w:rPr>
            </w:pPr>
          </w:p>
          <w:p w14:paraId="6101E096" w14:textId="57D2CF8F" w:rsidR="42098B36" w:rsidRDefault="61B37CBC" w:rsidP="00E929EE">
            <w:pPr>
              <w:pStyle w:val="TableParagraph"/>
              <w:spacing w:before="0"/>
              <w:ind w:left="0"/>
              <w:jc w:val="center"/>
              <w:rPr>
                <w:rFonts w:cs="Times New Roman"/>
              </w:rPr>
            </w:pPr>
            <w:r w:rsidRPr="078FCCC8">
              <w:rPr>
                <w:rFonts w:cs="Times New Roman"/>
              </w:rPr>
              <w:t>Screenshot</w:t>
            </w:r>
            <w:r w:rsidR="42098B36" w:rsidRPr="42098B36">
              <w:rPr>
                <w:rFonts w:cs="Times New Roman"/>
              </w:rPr>
              <w:t>/Mockup:</w:t>
            </w:r>
          </w:p>
        </w:tc>
        <w:tc>
          <w:tcPr>
            <w:tcW w:w="9973" w:type="dxa"/>
          </w:tcPr>
          <w:p w14:paraId="20AC5905" w14:textId="14FD8918" w:rsidR="42098B36" w:rsidRDefault="5FA67413" w:rsidP="42098B36">
            <w:pPr>
              <w:pStyle w:val="TableParagraph"/>
              <w:spacing w:before="0"/>
              <w:ind w:left="0"/>
            </w:pPr>
            <w:r>
              <w:rPr>
                <w:noProof/>
              </w:rPr>
              <w:drawing>
                <wp:inline distT="0" distB="0" distL="0" distR="0" wp14:anchorId="22E52C8B" wp14:editId="2C8BB648">
                  <wp:extent cx="5238748" cy="6257925"/>
                  <wp:effectExtent l="0" t="0" r="0" b="0"/>
                  <wp:docPr id="1551205358" name="Picture 49800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001654"/>
                          <pic:cNvPicPr/>
                        </pic:nvPicPr>
                        <pic:blipFill>
                          <a:blip r:embed="rId49">
                            <a:extLst>
                              <a:ext uri="{28A0092B-C50C-407E-A947-70E740481C1C}">
                                <a14:useLocalDpi xmlns:a14="http://schemas.microsoft.com/office/drawing/2010/main" val="0"/>
                              </a:ext>
                            </a:extLst>
                          </a:blip>
                          <a:stretch>
                            <a:fillRect/>
                          </a:stretch>
                        </pic:blipFill>
                        <pic:spPr>
                          <a:xfrm>
                            <a:off x="0" y="0"/>
                            <a:ext cx="5238748" cy="6257925"/>
                          </a:xfrm>
                          <a:prstGeom prst="rect">
                            <a:avLst/>
                          </a:prstGeom>
                        </pic:spPr>
                      </pic:pic>
                    </a:graphicData>
                  </a:graphic>
                </wp:inline>
              </w:drawing>
            </w:r>
          </w:p>
          <w:p w14:paraId="3A217F53" w14:textId="105EFF8E" w:rsidR="42098B36" w:rsidRDefault="6C510F69" w:rsidP="42098B36">
            <w:pPr>
              <w:pStyle w:val="TableParagraph"/>
              <w:spacing w:before="0"/>
              <w:ind w:left="0"/>
              <w:rPr>
                <w:i/>
              </w:rPr>
            </w:pPr>
            <w:r w:rsidRPr="2E7A0C8E">
              <w:rPr>
                <w:i/>
              </w:rPr>
              <w:lastRenderedPageBreak/>
              <w:t xml:space="preserve">Figure </w:t>
            </w:r>
            <w:r w:rsidR="2F2201CA" w:rsidRPr="2E7A0C8E">
              <w:rPr>
                <w:i/>
                <w:iCs/>
              </w:rPr>
              <w:t>2</w:t>
            </w:r>
            <w:r w:rsidR="4A6F4A4C" w:rsidRPr="2E7A0C8E">
              <w:rPr>
                <w:i/>
                <w:iCs/>
              </w:rPr>
              <w:t>1</w:t>
            </w:r>
            <w:r w:rsidRPr="2E7A0C8E">
              <w:rPr>
                <w:i/>
              </w:rPr>
              <w:t xml:space="preserve"> Grad path screenshot</w:t>
            </w:r>
          </w:p>
        </w:tc>
      </w:tr>
      <w:tr w:rsidR="42098B36" w14:paraId="7B5A5AA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8EEAD9D" w14:textId="77777777" w:rsidR="42098B36" w:rsidRDefault="42098B36" w:rsidP="42098B36">
            <w:pPr>
              <w:pStyle w:val="TableParagraph"/>
              <w:rPr>
                <w:rFonts w:cs="Times New Roman"/>
              </w:rPr>
            </w:pPr>
            <w:r w:rsidRPr="42098B36">
              <w:rPr>
                <w:rFonts w:cs="Times New Roman"/>
              </w:rPr>
              <w:lastRenderedPageBreak/>
              <w:t>Page Title:</w:t>
            </w:r>
          </w:p>
        </w:tc>
        <w:tc>
          <w:tcPr>
            <w:tcW w:w="9973" w:type="dxa"/>
          </w:tcPr>
          <w:p w14:paraId="0C9339A3" w14:textId="2380FAE7" w:rsidR="42098B36" w:rsidRDefault="42098B36" w:rsidP="078FCCC8">
            <w:pPr>
              <w:pStyle w:val="TableParagraph"/>
              <w:spacing w:line="259" w:lineRule="auto"/>
              <w:rPr>
                <w:rFonts w:cs="Times New Roman"/>
              </w:rPr>
            </w:pPr>
            <w:r w:rsidRPr="42098B36">
              <w:rPr>
                <w:rFonts w:cs="Times New Roman"/>
              </w:rPr>
              <w:t xml:space="preserve">Grad </w:t>
            </w:r>
            <w:r w:rsidR="321890F0" w:rsidRPr="5F476C68">
              <w:rPr>
                <w:rFonts w:cs="Times New Roman"/>
              </w:rPr>
              <w:t>Path</w:t>
            </w:r>
            <w:r w:rsidR="63B4FB49" w:rsidRPr="5D6DDA07">
              <w:rPr>
                <w:rFonts w:cs="Times New Roman"/>
              </w:rPr>
              <w:t xml:space="preserve"> &amp; Reset</w:t>
            </w:r>
          </w:p>
        </w:tc>
      </w:tr>
      <w:tr w:rsidR="42098B36" w14:paraId="5431069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BC68E7D" w14:textId="336FA5C7" w:rsidR="42098B36" w:rsidRDefault="42098B36" w:rsidP="42098B36">
            <w:pPr>
              <w:pStyle w:val="TableParagraph"/>
              <w:rPr>
                <w:rFonts w:cs="Times New Roman"/>
              </w:rPr>
            </w:pPr>
            <w:r w:rsidRPr="42098B36">
              <w:rPr>
                <w:rFonts w:cs="Times New Roman"/>
              </w:rPr>
              <w:t>Author:</w:t>
            </w:r>
          </w:p>
        </w:tc>
        <w:tc>
          <w:tcPr>
            <w:tcW w:w="9973" w:type="dxa"/>
          </w:tcPr>
          <w:p w14:paraId="6EEDC070" w14:textId="60C9410B" w:rsidR="42098B36" w:rsidRDefault="42098B36" w:rsidP="42098B36">
            <w:pPr>
              <w:pStyle w:val="TableParagraph"/>
              <w:rPr>
                <w:rFonts w:cs="Times New Roman"/>
              </w:rPr>
            </w:pPr>
            <w:r w:rsidRPr="5FB1326C">
              <w:rPr>
                <w:rFonts w:cs="Times New Roman"/>
              </w:rPr>
              <w:t>Team 0</w:t>
            </w:r>
            <w:r w:rsidR="2F551138" w:rsidRPr="5FB1326C">
              <w:rPr>
                <w:rFonts w:cs="Times New Roman"/>
              </w:rPr>
              <w:t>3</w:t>
            </w:r>
            <w:r w:rsidR="271CE28A" w:rsidRPr="5FB1326C">
              <w:rPr>
                <w:rFonts w:cs="Times New Roman"/>
              </w:rPr>
              <w:t xml:space="preserve"> (Jake </w:t>
            </w:r>
            <w:proofErr w:type="spellStart"/>
            <w:r w:rsidR="271CE28A" w:rsidRPr="5FB1326C">
              <w:rPr>
                <w:rFonts w:cs="Times New Roman"/>
              </w:rPr>
              <w:t>Muhlestein</w:t>
            </w:r>
            <w:proofErr w:type="spellEnd"/>
            <w:r w:rsidR="271CE28A" w:rsidRPr="5FB1326C">
              <w:rPr>
                <w:rFonts w:cs="Times New Roman"/>
              </w:rPr>
              <w:t>)</w:t>
            </w:r>
          </w:p>
        </w:tc>
      </w:tr>
      <w:tr w:rsidR="42098B36" w14:paraId="1FBC57C1"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9D5D0CC" w14:textId="426808DA" w:rsidR="42098B36" w:rsidRDefault="42098B36" w:rsidP="42098B36">
            <w:pPr>
              <w:pStyle w:val="TableParagraph"/>
              <w:rPr>
                <w:rFonts w:cs="Times New Roman"/>
              </w:rPr>
            </w:pPr>
            <w:r w:rsidRPr="42098B36">
              <w:rPr>
                <w:rFonts w:cs="Times New Roman"/>
              </w:rPr>
              <w:t>Type:</w:t>
            </w:r>
          </w:p>
        </w:tc>
        <w:tc>
          <w:tcPr>
            <w:tcW w:w="9973" w:type="dxa"/>
          </w:tcPr>
          <w:p w14:paraId="29DAFDFC" w14:textId="18CDD65E" w:rsidR="42098B36" w:rsidRDefault="555BA46B" w:rsidP="42098B36">
            <w:pPr>
              <w:pStyle w:val="TableParagraph"/>
              <w:spacing w:line="259" w:lineRule="auto"/>
              <w:rPr>
                <w:rFonts w:cs="Times New Roman"/>
              </w:rPr>
            </w:pPr>
            <w:r w:rsidRPr="0B25A5B3">
              <w:rPr>
                <w:rFonts w:cs="Times New Roman"/>
              </w:rPr>
              <w:t>Function</w:t>
            </w:r>
          </w:p>
        </w:tc>
      </w:tr>
      <w:tr w:rsidR="42098B36" w14:paraId="4F3FB32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01456A0" w14:textId="28156EF6" w:rsidR="42098B36" w:rsidRDefault="42098B36" w:rsidP="66FD9EF4">
            <w:pPr>
              <w:pStyle w:val="TableParagraph"/>
              <w:spacing w:line="259" w:lineRule="auto"/>
              <w:rPr>
                <w:rFonts w:cs="Times New Roman"/>
              </w:rPr>
            </w:pPr>
            <w:r w:rsidRPr="42098B36">
              <w:rPr>
                <w:rFonts w:cs="Times New Roman"/>
              </w:rPr>
              <w:t>Purpose:</w:t>
            </w:r>
          </w:p>
        </w:tc>
        <w:tc>
          <w:tcPr>
            <w:tcW w:w="9973" w:type="dxa"/>
          </w:tcPr>
          <w:p w14:paraId="5DC4CF6A" w14:textId="3296A8DD" w:rsidR="42098B36" w:rsidRDefault="42098B36" w:rsidP="66FD9EF4">
            <w:pPr>
              <w:pStyle w:val="TableParagraph"/>
              <w:spacing w:line="259" w:lineRule="auto"/>
              <w:rPr>
                <w:rFonts w:eastAsia="Times New Roman" w:cs="Times New Roman"/>
              </w:rPr>
            </w:pPr>
            <w:r w:rsidRPr="66FD9EF4">
              <w:rPr>
                <w:rFonts w:eastAsia="Times New Roman" w:cs="Times New Roman"/>
              </w:rPr>
              <w:t>S</w:t>
            </w:r>
            <w:r w:rsidR="59D6597F" w:rsidRPr="66FD9EF4">
              <w:rPr>
                <w:rFonts w:eastAsia="Times New Roman" w:cs="Times New Roman"/>
              </w:rPr>
              <w:t xml:space="preserve">how either the path of classes the student has already selected to complete their graduation or if no selection has </w:t>
            </w:r>
            <w:r w:rsidR="5E9910EE" w:rsidRPr="66FD9EF4">
              <w:rPr>
                <w:rFonts w:eastAsia="Times New Roman" w:cs="Times New Roman"/>
              </w:rPr>
              <w:t>been made the shortest path or required classes for the student to graduate.</w:t>
            </w:r>
            <w:r w:rsidR="59D6597F" w:rsidRPr="66FD9EF4">
              <w:rPr>
                <w:rFonts w:eastAsia="Times New Roman" w:cs="Times New Roman"/>
              </w:rPr>
              <w:t xml:space="preserve"> </w:t>
            </w:r>
            <w:r w:rsidR="262BD9D0" w:rsidRPr="66FD9EF4">
              <w:rPr>
                <w:rFonts w:eastAsia="Times New Roman" w:cs="Times New Roman"/>
              </w:rPr>
              <w:t>The user can reset their graduation path, which will default to the shortest path available.</w:t>
            </w:r>
          </w:p>
        </w:tc>
      </w:tr>
      <w:tr w:rsidR="42098B36" w14:paraId="356C86B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12E7362" w14:textId="7734A433" w:rsidR="42098B36" w:rsidRDefault="42098B36" w:rsidP="42098B36">
            <w:pPr>
              <w:pStyle w:val="TableParagraph"/>
              <w:spacing w:before="87"/>
              <w:rPr>
                <w:rFonts w:cs="Times New Roman"/>
              </w:rPr>
            </w:pPr>
            <w:r w:rsidRPr="42098B36">
              <w:rPr>
                <w:rFonts w:cs="Times New Roman"/>
              </w:rPr>
              <w:t>Stakeholders:</w:t>
            </w:r>
          </w:p>
          <w:p w14:paraId="7BD092D1" w14:textId="7734A433" w:rsidR="42098B36" w:rsidRDefault="42098B36" w:rsidP="42098B36">
            <w:pPr>
              <w:pStyle w:val="TableParagraph"/>
              <w:rPr>
                <w:rFonts w:cs="Times New Roman"/>
              </w:rPr>
            </w:pPr>
          </w:p>
        </w:tc>
        <w:tc>
          <w:tcPr>
            <w:tcW w:w="9973" w:type="dxa"/>
          </w:tcPr>
          <w:p w14:paraId="6226B381" w14:textId="09D60FF5" w:rsidR="42098B36" w:rsidRDefault="42098B36" w:rsidP="42098B36">
            <w:pPr>
              <w:pStyle w:val="TableParagraph"/>
              <w:rPr>
                <w:rFonts w:cs="Times New Roman"/>
              </w:rPr>
            </w:pPr>
            <w:r w:rsidRPr="42098B36">
              <w:rPr>
                <w:rFonts w:cs="Times New Roman"/>
              </w:rPr>
              <w:t>Students</w:t>
            </w:r>
          </w:p>
        </w:tc>
      </w:tr>
      <w:tr w:rsidR="42098B36" w14:paraId="51BC41D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6E453F0" w14:textId="77777777" w:rsidR="42098B36" w:rsidRDefault="42098B36" w:rsidP="42098B36">
            <w:pPr>
              <w:pStyle w:val="TableParagraph"/>
              <w:spacing w:before="84"/>
              <w:rPr>
                <w:rFonts w:cs="Times New Roman"/>
              </w:rPr>
            </w:pPr>
            <w:r w:rsidRPr="42098B36">
              <w:rPr>
                <w:rFonts w:cs="Times New Roman"/>
              </w:rPr>
              <w:t>Parent User Story:</w:t>
            </w:r>
          </w:p>
        </w:tc>
        <w:tc>
          <w:tcPr>
            <w:tcW w:w="9973" w:type="dxa"/>
          </w:tcPr>
          <w:p w14:paraId="04E092BB" w14:textId="73757B99" w:rsidR="42098B36" w:rsidRDefault="42098B36" w:rsidP="00626324">
            <w:pPr>
              <w:pStyle w:val="TableParagraph"/>
              <w:spacing w:before="84"/>
              <w:rPr>
                <w:rFonts w:cs="Times New Roman"/>
              </w:rPr>
            </w:pPr>
            <w:r w:rsidRPr="42098B36">
              <w:rPr>
                <w:rFonts w:cs="Times New Roman"/>
              </w:rPr>
              <w:t>N/A</w:t>
            </w:r>
          </w:p>
        </w:tc>
      </w:tr>
      <w:tr w:rsidR="42098B36" w14:paraId="769CB61E"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EEFCB4B" w14:textId="77777777" w:rsidR="42098B36" w:rsidRDefault="42098B36" w:rsidP="42098B36">
            <w:pPr>
              <w:pStyle w:val="TableParagraph"/>
              <w:spacing w:line="259" w:lineRule="auto"/>
              <w:rPr>
                <w:rFonts w:cs="Times New Roman"/>
              </w:rPr>
            </w:pPr>
            <w:r w:rsidRPr="42098B36">
              <w:rPr>
                <w:rFonts w:cs="Times New Roman"/>
              </w:rPr>
              <w:t>Actor(s)/Persona(s):</w:t>
            </w:r>
          </w:p>
        </w:tc>
        <w:tc>
          <w:tcPr>
            <w:tcW w:w="9973" w:type="dxa"/>
          </w:tcPr>
          <w:p w14:paraId="55850250" w14:textId="411FF3CD" w:rsidR="42098B36" w:rsidRDefault="42098B36" w:rsidP="66FD9EF4">
            <w:pPr>
              <w:pStyle w:val="TableParagraph"/>
              <w:spacing w:line="259" w:lineRule="auto"/>
              <w:rPr>
                <w:rFonts w:cs="Times New Roman"/>
              </w:rPr>
            </w:pPr>
            <w:r w:rsidRPr="42098B36">
              <w:rPr>
                <w:rFonts w:cs="Times New Roman"/>
              </w:rPr>
              <w:t>Students</w:t>
            </w:r>
          </w:p>
        </w:tc>
      </w:tr>
      <w:tr w:rsidR="42098B36" w14:paraId="694C085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53357A0" w14:textId="77777777" w:rsidR="42098B36" w:rsidRDefault="42098B36" w:rsidP="42098B36">
            <w:pPr>
              <w:pStyle w:val="TableParagraph"/>
              <w:spacing w:before="84" w:line="259" w:lineRule="auto"/>
              <w:ind w:right="669"/>
              <w:rPr>
                <w:rFonts w:cs="Times New Roman"/>
              </w:rPr>
            </w:pPr>
            <w:r w:rsidRPr="42098B36">
              <w:rPr>
                <w:rFonts w:cs="Times New Roman"/>
              </w:rPr>
              <w:t>Pre-conditions/Product(s) Required:</w:t>
            </w:r>
          </w:p>
          <w:p w14:paraId="50047A5B" w14:textId="1DE8B408" w:rsidR="42098B36" w:rsidRDefault="42098B36" w:rsidP="42098B36">
            <w:pPr>
              <w:pStyle w:val="TableParagraph"/>
              <w:rPr>
                <w:rFonts w:cs="Times New Roman"/>
              </w:rPr>
            </w:pPr>
          </w:p>
        </w:tc>
        <w:tc>
          <w:tcPr>
            <w:tcW w:w="9973" w:type="dxa"/>
          </w:tcPr>
          <w:p w14:paraId="58BCE976" w14:textId="320FBF3E" w:rsidR="42098B36" w:rsidRDefault="272AC1AF" w:rsidP="42098B36">
            <w:pPr>
              <w:pStyle w:val="TableParagraph"/>
              <w:spacing w:line="259" w:lineRule="auto"/>
              <w:rPr>
                <w:rFonts w:cs="Times New Roman"/>
              </w:rPr>
            </w:pPr>
            <w:r w:rsidRPr="00173FF2">
              <w:rPr>
                <w:rFonts w:cs="Times New Roman"/>
              </w:rPr>
              <w:t xml:space="preserve">The user has logged </w:t>
            </w:r>
            <w:r w:rsidR="1EC376A2" w:rsidRPr="00173FF2">
              <w:rPr>
                <w:rFonts w:cs="Times New Roman"/>
              </w:rPr>
              <w:t xml:space="preserve">in to grad planner site and has accessed </w:t>
            </w:r>
            <w:r w:rsidR="4926F4A5" w:rsidRPr="11E46465">
              <w:rPr>
                <w:rFonts w:cs="Times New Roman"/>
              </w:rPr>
              <w:t>the</w:t>
            </w:r>
            <w:r w:rsidR="6CAC3823" w:rsidRPr="11E46465">
              <w:rPr>
                <w:rFonts w:cs="Times New Roman"/>
              </w:rPr>
              <w:t>ir</w:t>
            </w:r>
            <w:r w:rsidR="1EC376A2" w:rsidRPr="00173FF2">
              <w:rPr>
                <w:rFonts w:cs="Times New Roman"/>
              </w:rPr>
              <w:t xml:space="preserve"> graduation </w:t>
            </w:r>
            <w:r w:rsidR="1EC376A2" w:rsidRPr="3A83802A">
              <w:rPr>
                <w:rFonts w:cs="Times New Roman"/>
              </w:rPr>
              <w:t>path</w:t>
            </w:r>
            <w:r w:rsidR="04AFF896" w:rsidRPr="078FCCC8">
              <w:rPr>
                <w:rFonts w:cs="Times New Roman"/>
              </w:rPr>
              <w:t>.</w:t>
            </w:r>
          </w:p>
        </w:tc>
      </w:tr>
      <w:tr w:rsidR="42098B36" w14:paraId="6C1444D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86F9AD9" w14:textId="56C9E592" w:rsidR="42098B36" w:rsidRDefault="42098B36" w:rsidP="42098B36">
            <w:pPr>
              <w:pStyle w:val="TableParagraph"/>
              <w:spacing w:before="84" w:line="259" w:lineRule="auto"/>
              <w:ind w:right="633"/>
              <w:rPr>
                <w:rFonts w:cs="Times New Roman"/>
              </w:rPr>
            </w:pPr>
            <w:r w:rsidRPr="42098B36">
              <w:rPr>
                <w:rFonts w:cs="Times New Roman"/>
              </w:rPr>
              <w:t>Post-conditions/Product(s) Produced:</w:t>
            </w:r>
          </w:p>
        </w:tc>
        <w:tc>
          <w:tcPr>
            <w:tcW w:w="9973" w:type="dxa"/>
          </w:tcPr>
          <w:p w14:paraId="0E03A7CB" w14:textId="1D20730B" w:rsidR="42098B36" w:rsidRDefault="42098B36" w:rsidP="42098B36">
            <w:pPr>
              <w:pStyle w:val="TableParagraph"/>
              <w:spacing w:before="84" w:line="259" w:lineRule="auto"/>
              <w:rPr>
                <w:rFonts w:cs="Times New Roman"/>
              </w:rPr>
            </w:pPr>
          </w:p>
        </w:tc>
      </w:tr>
      <w:tr w:rsidR="42098B36" w14:paraId="3A40EEE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D49DE17" w14:textId="77777777" w:rsidR="42098B36" w:rsidRDefault="42098B36" w:rsidP="42098B36">
            <w:pPr>
              <w:pStyle w:val="TableParagraph"/>
              <w:rPr>
                <w:rFonts w:cs="Times New Roman"/>
              </w:rPr>
            </w:pPr>
            <w:r w:rsidRPr="42098B36">
              <w:rPr>
                <w:rFonts w:cs="Times New Roman"/>
              </w:rPr>
              <w:lastRenderedPageBreak/>
              <w:t>Links:</w:t>
            </w:r>
          </w:p>
          <w:p w14:paraId="5AF6EB34" w14:textId="4E287D36" w:rsidR="42098B36" w:rsidRDefault="42098B36" w:rsidP="42098B36">
            <w:pPr>
              <w:pStyle w:val="TableParagraph"/>
              <w:spacing w:line="259" w:lineRule="auto"/>
              <w:rPr>
                <w:rFonts w:cs="Times New Roman"/>
              </w:rPr>
            </w:pPr>
          </w:p>
        </w:tc>
        <w:tc>
          <w:tcPr>
            <w:tcW w:w="9973" w:type="dxa"/>
          </w:tcPr>
          <w:p w14:paraId="6F6F7791" w14:textId="2BEE5C62" w:rsidR="42098B36" w:rsidRDefault="42098B36" w:rsidP="66FD9EF4">
            <w:pPr>
              <w:pStyle w:val="TableParagraph"/>
              <w:spacing w:line="259" w:lineRule="auto"/>
              <w:rPr>
                <w:rFonts w:cs="Times New Roman"/>
              </w:rPr>
            </w:pPr>
            <w:r w:rsidRPr="42098B36">
              <w:rPr>
                <w:rFonts w:cs="Times New Roman"/>
              </w:rPr>
              <w:t>None</w:t>
            </w:r>
          </w:p>
        </w:tc>
      </w:tr>
      <w:tr w:rsidR="42098B36" w14:paraId="2EEAE704"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096D431" w14:textId="77777777" w:rsidR="42098B36" w:rsidRDefault="42098B36" w:rsidP="42098B36">
            <w:pPr>
              <w:pStyle w:val="TableParagraph"/>
              <w:rPr>
                <w:rFonts w:cs="Times New Roman"/>
              </w:rPr>
            </w:pPr>
            <w:r w:rsidRPr="42098B36">
              <w:rPr>
                <w:rFonts w:cs="Times New Roman"/>
              </w:rPr>
              <w:t>SRS Document</w:t>
            </w:r>
          </w:p>
          <w:p w14:paraId="60708189" w14:textId="5E02256A" w:rsidR="42098B36" w:rsidRDefault="42098B36" w:rsidP="42098B36">
            <w:pPr>
              <w:pStyle w:val="TableParagraph"/>
              <w:spacing w:line="259" w:lineRule="auto"/>
              <w:rPr>
                <w:rFonts w:cs="Times New Roman"/>
              </w:rPr>
            </w:pPr>
          </w:p>
        </w:tc>
        <w:tc>
          <w:tcPr>
            <w:tcW w:w="9973" w:type="dxa"/>
          </w:tcPr>
          <w:p w14:paraId="6FB60F7D" w14:textId="07E1CC40" w:rsidR="42098B36" w:rsidRDefault="42098B36" w:rsidP="42098B36">
            <w:pPr>
              <w:pStyle w:val="TableParagraph"/>
              <w:rPr>
                <w:rFonts w:ascii="Times" w:eastAsia="Times" w:hAnsi="Times" w:cs="Times"/>
              </w:rPr>
            </w:pPr>
            <w:r w:rsidRPr="42098B36">
              <w:rPr>
                <w:rFonts w:ascii="Times" w:eastAsia="Times" w:hAnsi="Times" w:cs="Times"/>
              </w:rPr>
              <w:t xml:space="preserve">REQ – </w:t>
            </w:r>
            <w:r w:rsidRPr="0857DC08">
              <w:rPr>
                <w:rFonts w:ascii="Times" w:eastAsia="Times" w:hAnsi="Times" w:cs="Times"/>
              </w:rPr>
              <w:t>2</w:t>
            </w:r>
            <w:r w:rsidR="46674C5E" w:rsidRPr="0857DC08">
              <w:rPr>
                <w:rFonts w:ascii="Times" w:eastAsia="Times" w:hAnsi="Times" w:cs="Times"/>
              </w:rPr>
              <w:t>1, 22</w:t>
            </w:r>
          </w:p>
        </w:tc>
      </w:tr>
      <w:tr w:rsidR="42098B36" w14:paraId="3AA1A8E2"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91A6C8D" w14:textId="77777777" w:rsidR="42098B36" w:rsidRDefault="42098B36" w:rsidP="66FD9EF4">
            <w:pPr>
              <w:pStyle w:val="TableParagraph"/>
              <w:spacing w:line="259" w:lineRule="auto"/>
              <w:rPr>
                <w:rFonts w:cs="Times New Roman"/>
              </w:rPr>
            </w:pPr>
            <w:r w:rsidRPr="42098B36">
              <w:rPr>
                <w:rFonts w:cs="Times New Roman"/>
              </w:rPr>
              <w:t>Description/Notes:</w:t>
            </w:r>
          </w:p>
          <w:p w14:paraId="23D96FE3" w14:textId="19A38EFB" w:rsidR="42098B36" w:rsidRDefault="42098B36" w:rsidP="42098B36">
            <w:pPr>
              <w:pStyle w:val="TableParagraph"/>
              <w:spacing w:line="259" w:lineRule="auto"/>
              <w:rPr>
                <w:rFonts w:cs="Times New Roman"/>
              </w:rPr>
            </w:pPr>
          </w:p>
        </w:tc>
        <w:tc>
          <w:tcPr>
            <w:tcW w:w="9973" w:type="dxa"/>
          </w:tcPr>
          <w:p w14:paraId="5A647361" w14:textId="557294EF" w:rsidR="42098B36" w:rsidRDefault="524DCD13" w:rsidP="66FD9EF4">
            <w:pPr>
              <w:pStyle w:val="TableParagraph"/>
              <w:spacing w:line="259" w:lineRule="auto"/>
              <w:rPr>
                <w:rFonts w:ascii="Times" w:eastAsia="Times" w:hAnsi="Times" w:cs="Times"/>
              </w:rPr>
            </w:pPr>
            <w:r w:rsidRPr="1682E405">
              <w:rPr>
                <w:rFonts w:ascii="Times" w:eastAsia="Times" w:hAnsi="Times" w:cs="Times"/>
              </w:rPr>
              <w:t xml:space="preserve">The backend will </w:t>
            </w:r>
            <w:r w:rsidR="2F32055D" w:rsidRPr="1682E405">
              <w:rPr>
                <w:rFonts w:ascii="Times" w:eastAsia="Times" w:hAnsi="Times" w:cs="Times"/>
              </w:rPr>
              <w:t>query the school database</w:t>
            </w:r>
            <w:r w:rsidR="2F32055D" w:rsidRPr="236035DB">
              <w:rPr>
                <w:rFonts w:ascii="Times" w:eastAsia="Times" w:hAnsi="Times" w:cs="Times"/>
              </w:rPr>
              <w:t xml:space="preserve"> to obtain </w:t>
            </w:r>
            <w:r w:rsidR="286B7F5A" w:rsidRPr="078FCCC8">
              <w:rPr>
                <w:rFonts w:ascii="Times" w:eastAsia="Times" w:hAnsi="Times" w:cs="Times"/>
              </w:rPr>
              <w:t>a</w:t>
            </w:r>
            <w:r w:rsidR="7F3306F4" w:rsidRPr="078FCCC8">
              <w:rPr>
                <w:rFonts w:ascii="Times" w:eastAsia="Times" w:hAnsi="Times" w:cs="Times"/>
              </w:rPr>
              <w:t xml:space="preserve"> </w:t>
            </w:r>
            <w:r w:rsidR="2F32055D" w:rsidRPr="236035DB">
              <w:rPr>
                <w:rFonts w:ascii="Times" w:eastAsia="Times" w:hAnsi="Times" w:cs="Times"/>
              </w:rPr>
              <w:t xml:space="preserve">degree and associated path for the </w:t>
            </w:r>
            <w:r w:rsidR="2F32055D" w:rsidRPr="376094EB">
              <w:rPr>
                <w:rFonts w:ascii="Times" w:eastAsia="Times" w:hAnsi="Times" w:cs="Times"/>
              </w:rPr>
              <w:t>logged</w:t>
            </w:r>
            <w:r w:rsidR="31111BC0" w:rsidRPr="078FCCC8">
              <w:rPr>
                <w:rFonts w:ascii="Times" w:eastAsia="Times" w:hAnsi="Times" w:cs="Times"/>
              </w:rPr>
              <w:t>-</w:t>
            </w:r>
            <w:r w:rsidR="2F32055D" w:rsidRPr="376094EB">
              <w:rPr>
                <w:rFonts w:ascii="Times" w:eastAsia="Times" w:hAnsi="Times" w:cs="Times"/>
              </w:rPr>
              <w:t>in student.</w:t>
            </w:r>
          </w:p>
        </w:tc>
      </w:tr>
    </w:tbl>
    <w:p w14:paraId="354EDACD" w14:textId="4F3557D9" w:rsidR="42098B36" w:rsidRDefault="42098B36" w:rsidP="42098B36">
      <w:pPr>
        <w:ind w:left="319"/>
        <w:rPr>
          <w:rFonts w:cs="Times New Roman"/>
          <w:b/>
          <w:bCs/>
          <w:szCs w:val="24"/>
        </w:rPr>
      </w:pPr>
    </w:p>
    <w:p w14:paraId="76E54226" w14:textId="2015A5DA" w:rsidR="00712B66" w:rsidRPr="00DA198B" w:rsidRDefault="00712B66" w:rsidP="00EE79C3">
      <w:pPr>
        <w:pStyle w:val="Heading3"/>
        <w:numPr>
          <w:ilvl w:val="2"/>
          <w:numId w:val="19"/>
        </w:numPr>
        <w:ind w:left="1560" w:hanging="709"/>
        <w:rPr>
          <w:b/>
          <w:sz w:val="28"/>
          <w:szCs w:val="32"/>
        </w:rPr>
      </w:pPr>
      <w:bookmarkStart w:id="63" w:name="_Toc46337678"/>
      <w:r w:rsidRPr="00DA198B">
        <w:rPr>
          <w:b/>
          <w:sz w:val="28"/>
          <w:szCs w:val="32"/>
        </w:rPr>
        <w:t>Possible Grad Classes (REQ - 23)</w:t>
      </w:r>
      <w:bookmarkEnd w:id="63"/>
    </w:p>
    <w:p w14:paraId="2775331B" w14:textId="67015779" w:rsidR="6BB44372" w:rsidRDefault="6BB44372" w:rsidP="6BB44372">
      <w:pPr>
        <w:ind w:left="319"/>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6BB44372" w14:paraId="634C39F1"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CBA5448" w14:textId="77777777" w:rsidR="6BB44372" w:rsidRPr="00FF531F" w:rsidRDefault="6BB44372" w:rsidP="6BB44372">
            <w:pPr>
              <w:pStyle w:val="TableParagraph"/>
              <w:ind w:left="1427" w:right="1416"/>
              <w:jc w:val="center"/>
              <w:rPr>
                <w:rFonts w:cs="Times New Roman"/>
                <w:sz w:val="28"/>
                <w:szCs w:val="24"/>
              </w:rPr>
            </w:pPr>
            <w:r w:rsidRPr="00FF531F">
              <w:rPr>
                <w:rFonts w:cs="Times New Roman"/>
                <w:bCs/>
                <w:sz w:val="28"/>
                <w:szCs w:val="24"/>
              </w:rPr>
              <w:t>Data</w:t>
            </w:r>
          </w:p>
        </w:tc>
        <w:tc>
          <w:tcPr>
            <w:tcW w:w="9973" w:type="dxa"/>
          </w:tcPr>
          <w:p w14:paraId="60865E8B" w14:textId="77777777" w:rsidR="6BB44372" w:rsidRPr="00FF531F" w:rsidRDefault="6BB44372" w:rsidP="00277845">
            <w:pPr>
              <w:pStyle w:val="TableParagraph"/>
              <w:ind w:left="4122" w:right="4108"/>
              <w:jc w:val="center"/>
              <w:rPr>
                <w:rFonts w:cs="Times New Roman"/>
                <w:sz w:val="28"/>
                <w:szCs w:val="24"/>
              </w:rPr>
            </w:pPr>
            <w:r w:rsidRPr="00FF531F">
              <w:rPr>
                <w:rFonts w:cs="Times New Roman"/>
                <w:bCs/>
                <w:sz w:val="28"/>
                <w:szCs w:val="24"/>
              </w:rPr>
              <w:t>Description</w:t>
            </w:r>
          </w:p>
        </w:tc>
      </w:tr>
      <w:tr w:rsidR="6BB44372" w14:paraId="1E348AFD"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09223683" w14:textId="77777777" w:rsidR="6BB44372" w:rsidRDefault="6BB44372" w:rsidP="6BB44372">
            <w:pPr>
              <w:pStyle w:val="TableParagraph"/>
              <w:spacing w:before="0"/>
              <w:ind w:left="0"/>
              <w:rPr>
                <w:rFonts w:cs="Times New Roman"/>
                <w:b/>
                <w:bCs/>
                <w:sz w:val="28"/>
                <w:szCs w:val="28"/>
              </w:rPr>
            </w:pPr>
          </w:p>
          <w:p w14:paraId="5496B94C" w14:textId="77777777" w:rsidR="6BB44372" w:rsidRDefault="6BB44372" w:rsidP="6BB44372">
            <w:pPr>
              <w:pStyle w:val="TableParagraph"/>
              <w:spacing w:before="0"/>
              <w:ind w:left="0"/>
              <w:rPr>
                <w:rFonts w:cs="Times New Roman"/>
                <w:b/>
                <w:bCs/>
                <w:sz w:val="28"/>
                <w:szCs w:val="28"/>
              </w:rPr>
            </w:pPr>
          </w:p>
          <w:p w14:paraId="5C456E1B" w14:textId="77777777" w:rsidR="6BB44372" w:rsidRDefault="6BB44372" w:rsidP="6BB44372">
            <w:pPr>
              <w:pStyle w:val="TableParagraph"/>
              <w:spacing w:before="0"/>
              <w:ind w:left="0"/>
              <w:rPr>
                <w:rFonts w:cs="Times New Roman"/>
                <w:b/>
                <w:bCs/>
                <w:sz w:val="28"/>
                <w:szCs w:val="28"/>
              </w:rPr>
            </w:pPr>
          </w:p>
          <w:p w14:paraId="5B01C9C3" w14:textId="77777777" w:rsidR="6BB44372" w:rsidRDefault="6BB44372" w:rsidP="6BB44372">
            <w:pPr>
              <w:pStyle w:val="TableParagraph"/>
              <w:spacing w:before="0"/>
              <w:ind w:left="0"/>
              <w:rPr>
                <w:rFonts w:cs="Times New Roman"/>
                <w:b/>
                <w:bCs/>
                <w:sz w:val="28"/>
                <w:szCs w:val="28"/>
              </w:rPr>
            </w:pPr>
          </w:p>
          <w:p w14:paraId="4FA340CB" w14:textId="77777777" w:rsidR="6BB44372" w:rsidRDefault="6BB44372" w:rsidP="6BB44372">
            <w:pPr>
              <w:pStyle w:val="TableParagraph"/>
              <w:spacing w:before="0"/>
              <w:ind w:left="0"/>
              <w:rPr>
                <w:rFonts w:cs="Times New Roman"/>
                <w:b/>
                <w:bCs/>
                <w:sz w:val="28"/>
                <w:szCs w:val="28"/>
              </w:rPr>
            </w:pPr>
          </w:p>
          <w:p w14:paraId="4C5E7581" w14:textId="77777777" w:rsidR="6BB44372" w:rsidRDefault="6BB44372" w:rsidP="6BB44372">
            <w:pPr>
              <w:pStyle w:val="TableParagraph"/>
              <w:spacing w:before="0"/>
              <w:ind w:left="0"/>
              <w:rPr>
                <w:rFonts w:cs="Times New Roman"/>
                <w:b/>
                <w:bCs/>
                <w:sz w:val="28"/>
                <w:szCs w:val="28"/>
              </w:rPr>
            </w:pPr>
          </w:p>
          <w:p w14:paraId="1ADD6D13" w14:textId="77777777" w:rsidR="6BB44372" w:rsidRDefault="6BB44372" w:rsidP="6BB44372">
            <w:pPr>
              <w:pStyle w:val="TableParagraph"/>
              <w:spacing w:before="1"/>
              <w:ind w:left="0"/>
              <w:rPr>
                <w:rFonts w:cs="Times New Roman"/>
                <w:b/>
                <w:bCs/>
                <w:sz w:val="38"/>
                <w:szCs w:val="38"/>
              </w:rPr>
            </w:pPr>
          </w:p>
          <w:p w14:paraId="5A3EE9F8" w14:textId="3A2E8251" w:rsidR="6BB44372" w:rsidRDefault="7715A56C" w:rsidP="6BB44372">
            <w:pPr>
              <w:pStyle w:val="TableParagraph"/>
              <w:spacing w:before="0"/>
              <w:rPr>
                <w:rFonts w:cs="Times New Roman"/>
              </w:rPr>
            </w:pPr>
            <w:r w:rsidRPr="078FCCC8">
              <w:rPr>
                <w:rFonts w:cs="Times New Roman"/>
              </w:rPr>
              <w:t>Screenshot</w:t>
            </w:r>
            <w:r w:rsidR="6BB44372" w:rsidRPr="6BB44372">
              <w:rPr>
                <w:rFonts w:cs="Times New Roman"/>
              </w:rPr>
              <w:t>/Mockup:</w:t>
            </w:r>
          </w:p>
        </w:tc>
        <w:tc>
          <w:tcPr>
            <w:tcW w:w="9973" w:type="dxa"/>
          </w:tcPr>
          <w:p w14:paraId="6E89D97F" w14:textId="0E723238" w:rsidR="6BB44372" w:rsidRDefault="78C0EA30" w:rsidP="6BB44372">
            <w:pPr>
              <w:pStyle w:val="TableParagraph"/>
              <w:spacing w:before="0"/>
              <w:ind w:left="0"/>
            </w:pPr>
            <w:r>
              <w:rPr>
                <w:noProof/>
              </w:rPr>
              <w:drawing>
                <wp:inline distT="0" distB="0" distL="0" distR="0" wp14:anchorId="44B81B13" wp14:editId="08313FC9">
                  <wp:extent cx="6257925" cy="2990850"/>
                  <wp:effectExtent l="0" t="0" r="0" b="0"/>
                  <wp:docPr id="1770865310" name="Picture 177583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83507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57925" cy="2990850"/>
                          </a:xfrm>
                          <a:prstGeom prst="rect">
                            <a:avLst/>
                          </a:prstGeom>
                        </pic:spPr>
                      </pic:pic>
                    </a:graphicData>
                  </a:graphic>
                </wp:inline>
              </w:drawing>
            </w:r>
          </w:p>
          <w:p w14:paraId="0C503E4D" w14:textId="6D49F198" w:rsidR="6BB44372" w:rsidRDefault="47C95892" w:rsidP="6BB44372">
            <w:pPr>
              <w:pStyle w:val="TableParagraph"/>
              <w:spacing w:before="0"/>
              <w:ind w:left="0"/>
              <w:rPr>
                <w:i/>
              </w:rPr>
            </w:pPr>
            <w:r w:rsidRPr="2E7A0C8E">
              <w:rPr>
                <w:i/>
              </w:rPr>
              <w:t xml:space="preserve">Figure </w:t>
            </w:r>
            <w:r w:rsidR="37C7C66C" w:rsidRPr="2E7A0C8E">
              <w:rPr>
                <w:i/>
                <w:iCs/>
              </w:rPr>
              <w:t>2</w:t>
            </w:r>
            <w:r w:rsidR="3FF4D4E5" w:rsidRPr="2E7A0C8E">
              <w:rPr>
                <w:i/>
                <w:iCs/>
              </w:rPr>
              <w:t>2</w:t>
            </w:r>
            <w:r w:rsidRPr="2E7A0C8E">
              <w:rPr>
                <w:i/>
              </w:rPr>
              <w:t xml:space="preserve"> Possible classes screenshot</w:t>
            </w:r>
          </w:p>
        </w:tc>
      </w:tr>
      <w:tr w:rsidR="6BB44372" w14:paraId="5BC0D2B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FDF12F4" w14:textId="77777777" w:rsidR="6BB44372" w:rsidRDefault="6BB44372" w:rsidP="6BB44372">
            <w:pPr>
              <w:pStyle w:val="TableParagraph"/>
              <w:rPr>
                <w:rFonts w:cs="Times New Roman"/>
              </w:rPr>
            </w:pPr>
            <w:r w:rsidRPr="6BB44372">
              <w:rPr>
                <w:rFonts w:cs="Times New Roman"/>
              </w:rPr>
              <w:t>Page Title:</w:t>
            </w:r>
          </w:p>
        </w:tc>
        <w:tc>
          <w:tcPr>
            <w:tcW w:w="9973" w:type="dxa"/>
          </w:tcPr>
          <w:p w14:paraId="22A84EEC" w14:textId="1EB9CAB4" w:rsidR="6BB44372" w:rsidRDefault="6BB44372" w:rsidP="00626324">
            <w:pPr>
              <w:ind w:left="132"/>
              <w:rPr>
                <w:rFonts w:cs="Times New Roman"/>
              </w:rPr>
            </w:pPr>
            <w:r w:rsidRPr="6BB44372">
              <w:rPr>
                <w:rFonts w:cs="Times New Roman"/>
              </w:rPr>
              <w:t xml:space="preserve"> Select Grad Classes</w:t>
            </w:r>
          </w:p>
        </w:tc>
      </w:tr>
      <w:tr w:rsidR="6BB44372" w14:paraId="2090C7C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4CD1894" w14:textId="336FA5C7" w:rsidR="6BB44372" w:rsidRDefault="6BB44372" w:rsidP="6BB44372">
            <w:pPr>
              <w:pStyle w:val="TableParagraph"/>
              <w:rPr>
                <w:rFonts w:cs="Times New Roman"/>
              </w:rPr>
            </w:pPr>
            <w:r w:rsidRPr="6BB44372">
              <w:rPr>
                <w:rFonts w:cs="Times New Roman"/>
              </w:rPr>
              <w:t>Author:</w:t>
            </w:r>
          </w:p>
        </w:tc>
        <w:tc>
          <w:tcPr>
            <w:tcW w:w="9973" w:type="dxa"/>
          </w:tcPr>
          <w:p w14:paraId="176B564B" w14:textId="645A7731" w:rsidR="6BB44372" w:rsidRDefault="6BB44372" w:rsidP="6BB44372">
            <w:pPr>
              <w:pStyle w:val="TableParagraph"/>
              <w:rPr>
                <w:rFonts w:cs="Times New Roman"/>
              </w:rPr>
            </w:pPr>
            <w:r w:rsidRPr="6BB44372">
              <w:rPr>
                <w:rFonts w:cs="Times New Roman"/>
              </w:rPr>
              <w:t>Team 04</w:t>
            </w:r>
          </w:p>
        </w:tc>
      </w:tr>
      <w:tr w:rsidR="6BB44372" w14:paraId="0BE95DA9"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7F31DB9" w14:textId="426808DA" w:rsidR="6BB44372" w:rsidRDefault="6BB44372" w:rsidP="6BB44372">
            <w:pPr>
              <w:pStyle w:val="TableParagraph"/>
              <w:rPr>
                <w:rFonts w:cs="Times New Roman"/>
              </w:rPr>
            </w:pPr>
            <w:r w:rsidRPr="6BB44372">
              <w:rPr>
                <w:rFonts w:cs="Times New Roman"/>
              </w:rPr>
              <w:t>Type:</w:t>
            </w:r>
          </w:p>
        </w:tc>
        <w:tc>
          <w:tcPr>
            <w:tcW w:w="9973" w:type="dxa"/>
          </w:tcPr>
          <w:p w14:paraId="12D29E44"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121E16F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011097C" w14:textId="28156EF6" w:rsidR="6BB44372" w:rsidRDefault="6BB44372" w:rsidP="66FD9EF4">
            <w:pPr>
              <w:pStyle w:val="TableParagraph"/>
              <w:spacing w:line="259" w:lineRule="auto"/>
              <w:rPr>
                <w:rFonts w:cs="Times New Roman"/>
              </w:rPr>
            </w:pPr>
            <w:r w:rsidRPr="6BB44372">
              <w:rPr>
                <w:rFonts w:cs="Times New Roman"/>
              </w:rPr>
              <w:t>Purpose:</w:t>
            </w:r>
          </w:p>
        </w:tc>
        <w:tc>
          <w:tcPr>
            <w:tcW w:w="9973" w:type="dxa"/>
          </w:tcPr>
          <w:p w14:paraId="17BA20AC" w14:textId="004CB071" w:rsidR="6BB44372" w:rsidRDefault="6BB44372" w:rsidP="66FD9EF4">
            <w:pPr>
              <w:pStyle w:val="TableParagraph"/>
              <w:spacing w:line="259" w:lineRule="auto"/>
              <w:rPr>
                <w:rFonts w:eastAsia="Times New Roman" w:cs="Times New Roman"/>
              </w:rPr>
            </w:pPr>
            <w:r w:rsidRPr="078FCCC8">
              <w:rPr>
                <w:rFonts w:eastAsia="Times New Roman" w:cs="Times New Roman"/>
              </w:rPr>
              <w:t>Show a list of Classes, with the Department, Year</w:t>
            </w:r>
            <w:r w:rsidR="46D6B388" w:rsidRPr="078FCCC8">
              <w:rPr>
                <w:rFonts w:eastAsia="Times New Roman" w:cs="Times New Roman"/>
              </w:rPr>
              <w:t xml:space="preserve"> in the</w:t>
            </w:r>
            <w:r w:rsidRPr="078FCCC8">
              <w:rPr>
                <w:rFonts w:eastAsia="Times New Roman" w:cs="Times New Roman"/>
              </w:rPr>
              <w:t xml:space="preserve"> Major, and Minor </w:t>
            </w:r>
            <w:r w:rsidR="13637316" w:rsidRPr="078FCCC8">
              <w:rPr>
                <w:rFonts w:eastAsia="Times New Roman" w:cs="Times New Roman"/>
              </w:rPr>
              <w:t>for the</w:t>
            </w:r>
            <w:r w:rsidRPr="078FCCC8">
              <w:rPr>
                <w:rFonts w:eastAsia="Times New Roman" w:cs="Times New Roman"/>
              </w:rPr>
              <w:t xml:space="preserve"> Degree that a student is </w:t>
            </w:r>
            <w:r w:rsidR="69180B73" w:rsidRPr="078FCCC8">
              <w:rPr>
                <w:rFonts w:eastAsia="Times New Roman" w:cs="Times New Roman"/>
              </w:rPr>
              <w:t>interested</w:t>
            </w:r>
            <w:r w:rsidR="403B7E5A" w:rsidRPr="078FCCC8">
              <w:rPr>
                <w:rFonts w:eastAsia="Times New Roman" w:cs="Times New Roman"/>
              </w:rPr>
              <w:t>.</w:t>
            </w:r>
          </w:p>
        </w:tc>
      </w:tr>
      <w:tr w:rsidR="6BB44372" w14:paraId="3C68097C"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DDCE1EE" w14:textId="7734A433" w:rsidR="6BB44372" w:rsidRDefault="6BB44372" w:rsidP="6BB44372">
            <w:pPr>
              <w:pStyle w:val="TableParagraph"/>
              <w:spacing w:before="87"/>
              <w:rPr>
                <w:rFonts w:cs="Times New Roman"/>
              </w:rPr>
            </w:pPr>
            <w:r w:rsidRPr="6BB44372">
              <w:rPr>
                <w:rFonts w:cs="Times New Roman"/>
              </w:rPr>
              <w:lastRenderedPageBreak/>
              <w:t>Stakeholders:</w:t>
            </w:r>
          </w:p>
          <w:p w14:paraId="1255B43B" w14:textId="7734A433" w:rsidR="6BB44372" w:rsidRDefault="6BB44372" w:rsidP="6BB44372">
            <w:pPr>
              <w:pStyle w:val="TableParagraph"/>
              <w:rPr>
                <w:rFonts w:cs="Times New Roman"/>
              </w:rPr>
            </w:pPr>
          </w:p>
        </w:tc>
        <w:tc>
          <w:tcPr>
            <w:tcW w:w="9973" w:type="dxa"/>
          </w:tcPr>
          <w:p w14:paraId="11B7350E" w14:textId="09D60FF5" w:rsidR="6BB44372" w:rsidRDefault="6BB44372" w:rsidP="6BB44372">
            <w:pPr>
              <w:pStyle w:val="TableParagraph"/>
              <w:rPr>
                <w:rFonts w:cs="Times New Roman"/>
              </w:rPr>
            </w:pPr>
            <w:r w:rsidRPr="6BB44372">
              <w:rPr>
                <w:rFonts w:cs="Times New Roman"/>
              </w:rPr>
              <w:t>Students</w:t>
            </w:r>
          </w:p>
        </w:tc>
      </w:tr>
      <w:tr w:rsidR="6BB44372" w14:paraId="79C910AD"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86A938D"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414CF751" w14:textId="13A1992F" w:rsidR="6BB44372" w:rsidRDefault="6BB44372" w:rsidP="6BB44372">
            <w:pPr>
              <w:pStyle w:val="TableParagraph"/>
              <w:spacing w:before="84"/>
              <w:rPr>
                <w:rFonts w:cs="Times New Roman"/>
              </w:rPr>
            </w:pPr>
            <w:r w:rsidRPr="6BB44372">
              <w:rPr>
                <w:rFonts w:cs="Times New Roman"/>
              </w:rPr>
              <w:t>N/A</w:t>
            </w:r>
          </w:p>
          <w:p w14:paraId="382A81C4" w14:textId="0315D915" w:rsidR="6BB44372" w:rsidRDefault="6BB44372" w:rsidP="6BB44372">
            <w:pPr>
              <w:pStyle w:val="TableParagraph"/>
              <w:spacing w:before="84"/>
              <w:ind w:left="0"/>
              <w:rPr>
                <w:rFonts w:cs="Times New Roman"/>
              </w:rPr>
            </w:pPr>
          </w:p>
        </w:tc>
      </w:tr>
      <w:tr w:rsidR="6BB44372" w14:paraId="0C9F38F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BCDE614"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2C5B92ED" w14:textId="610C16EA" w:rsidR="6BB44372" w:rsidRDefault="6BB44372" w:rsidP="66FD9EF4">
            <w:pPr>
              <w:pStyle w:val="TableParagraph"/>
              <w:spacing w:line="259" w:lineRule="auto"/>
              <w:rPr>
                <w:rFonts w:cs="Times New Roman"/>
              </w:rPr>
            </w:pPr>
            <w:r w:rsidRPr="6BB44372">
              <w:rPr>
                <w:rFonts w:cs="Times New Roman"/>
              </w:rPr>
              <w:t>Students</w:t>
            </w:r>
          </w:p>
        </w:tc>
      </w:tr>
      <w:tr w:rsidR="6BB44372" w14:paraId="763FF01C"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FEC53E9" w14:textId="2BAB84D6" w:rsidR="6BB44372" w:rsidRDefault="6BB44372" w:rsidP="66FD9EF4">
            <w:pPr>
              <w:pStyle w:val="TableParagraph"/>
              <w:spacing w:line="259" w:lineRule="auto"/>
              <w:rPr>
                <w:rFonts w:cs="Times New Roman"/>
              </w:rPr>
            </w:pPr>
            <w:r w:rsidRPr="6BB44372">
              <w:rPr>
                <w:rFonts w:cs="Times New Roman"/>
              </w:rPr>
              <w:t>Pre-conditions/Product(s) Required:</w:t>
            </w:r>
          </w:p>
        </w:tc>
        <w:tc>
          <w:tcPr>
            <w:tcW w:w="9973" w:type="dxa"/>
          </w:tcPr>
          <w:p w14:paraId="4A9B8298" w14:textId="4C103E8D" w:rsidR="6BB44372" w:rsidRDefault="6BB44372" w:rsidP="6BB44372">
            <w:pPr>
              <w:pStyle w:val="TableParagraph"/>
              <w:spacing w:line="259" w:lineRule="auto"/>
            </w:pPr>
            <w:r w:rsidRPr="6BB44372">
              <w:rPr>
                <w:rFonts w:cs="Times New Roman"/>
              </w:rPr>
              <w:t>The user is authenticated</w:t>
            </w:r>
            <w:r w:rsidR="037BF146" w:rsidRPr="078FCCC8">
              <w:rPr>
                <w:rFonts w:cs="Times New Roman"/>
              </w:rPr>
              <w:t>.</w:t>
            </w:r>
          </w:p>
        </w:tc>
      </w:tr>
      <w:tr w:rsidR="6BB44372" w14:paraId="1D1C8442"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FF73A2B" w14:textId="56C9E592" w:rsidR="6BB44372" w:rsidRDefault="6BB44372" w:rsidP="6BB44372">
            <w:pPr>
              <w:pStyle w:val="TableParagraph"/>
              <w:spacing w:before="84" w:line="259" w:lineRule="auto"/>
              <w:ind w:right="633"/>
              <w:rPr>
                <w:rFonts w:cs="Times New Roman"/>
              </w:rPr>
            </w:pPr>
            <w:r w:rsidRPr="6BB44372">
              <w:rPr>
                <w:rFonts w:cs="Times New Roman"/>
              </w:rPr>
              <w:t>Post-conditions/Product(s) Produced:</w:t>
            </w:r>
          </w:p>
        </w:tc>
        <w:tc>
          <w:tcPr>
            <w:tcW w:w="9973" w:type="dxa"/>
          </w:tcPr>
          <w:p w14:paraId="07A6288D" w14:textId="1D20730B" w:rsidR="6BB44372" w:rsidRDefault="6BB44372" w:rsidP="6BB44372">
            <w:pPr>
              <w:pStyle w:val="TableParagraph"/>
              <w:spacing w:before="84" w:line="259" w:lineRule="auto"/>
              <w:rPr>
                <w:rFonts w:cs="Times New Roman"/>
              </w:rPr>
            </w:pPr>
          </w:p>
        </w:tc>
      </w:tr>
      <w:tr w:rsidR="6BB44372" w14:paraId="7B36661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CF7A28E" w14:textId="77777777" w:rsidR="6BB44372" w:rsidRDefault="6BB44372" w:rsidP="6BB44372">
            <w:pPr>
              <w:pStyle w:val="TableParagraph"/>
              <w:rPr>
                <w:rFonts w:cs="Times New Roman"/>
              </w:rPr>
            </w:pPr>
            <w:r w:rsidRPr="6BB44372">
              <w:rPr>
                <w:rFonts w:cs="Times New Roman"/>
              </w:rPr>
              <w:t>Links:</w:t>
            </w:r>
          </w:p>
          <w:p w14:paraId="3AB172DD" w14:textId="4E287D36" w:rsidR="6BB44372" w:rsidRDefault="6BB44372" w:rsidP="6BB44372">
            <w:pPr>
              <w:pStyle w:val="TableParagraph"/>
              <w:spacing w:line="259" w:lineRule="auto"/>
              <w:rPr>
                <w:rFonts w:cs="Times New Roman"/>
              </w:rPr>
            </w:pPr>
          </w:p>
        </w:tc>
        <w:tc>
          <w:tcPr>
            <w:tcW w:w="9973" w:type="dxa"/>
          </w:tcPr>
          <w:p w14:paraId="4B9F9E24" w14:textId="1186AF0E" w:rsidR="6BB44372" w:rsidRDefault="6BB44372" w:rsidP="66FD9EF4">
            <w:pPr>
              <w:pStyle w:val="TableParagraph"/>
              <w:spacing w:line="259" w:lineRule="auto"/>
              <w:rPr>
                <w:rFonts w:cs="Times New Roman"/>
              </w:rPr>
            </w:pPr>
            <w:r w:rsidRPr="6BB44372">
              <w:rPr>
                <w:rFonts w:cs="Times New Roman"/>
              </w:rPr>
              <w:t>None</w:t>
            </w:r>
          </w:p>
        </w:tc>
      </w:tr>
      <w:tr w:rsidR="6BB44372" w14:paraId="77B5F22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CE309C9" w14:textId="77777777" w:rsidR="6BB44372" w:rsidRDefault="6BB44372" w:rsidP="6BB44372">
            <w:pPr>
              <w:pStyle w:val="TableParagraph"/>
              <w:rPr>
                <w:rFonts w:cs="Times New Roman"/>
              </w:rPr>
            </w:pPr>
            <w:r w:rsidRPr="6BB44372">
              <w:rPr>
                <w:rFonts w:cs="Times New Roman"/>
              </w:rPr>
              <w:t>SRS Document</w:t>
            </w:r>
          </w:p>
          <w:p w14:paraId="324754A6" w14:textId="5E02256A" w:rsidR="6BB44372" w:rsidRDefault="6BB44372" w:rsidP="6BB44372">
            <w:pPr>
              <w:pStyle w:val="TableParagraph"/>
              <w:spacing w:line="259" w:lineRule="auto"/>
              <w:rPr>
                <w:rFonts w:cs="Times New Roman"/>
              </w:rPr>
            </w:pPr>
          </w:p>
        </w:tc>
        <w:tc>
          <w:tcPr>
            <w:tcW w:w="9973" w:type="dxa"/>
          </w:tcPr>
          <w:p w14:paraId="3A19F37D" w14:textId="6734C7F5" w:rsidR="6BB44372" w:rsidRDefault="6BB44372" w:rsidP="6BB44372">
            <w:pPr>
              <w:pStyle w:val="TableParagraph"/>
              <w:rPr>
                <w:rFonts w:ascii="Times" w:eastAsia="Times" w:hAnsi="Times" w:cs="Times"/>
              </w:rPr>
            </w:pPr>
            <w:r w:rsidRPr="5FB1326C">
              <w:rPr>
                <w:rFonts w:ascii="Times" w:eastAsia="Times" w:hAnsi="Times" w:cs="Times"/>
              </w:rPr>
              <w:t>REQ – 2</w:t>
            </w:r>
            <w:r w:rsidR="128C316C" w:rsidRPr="5FB1326C">
              <w:rPr>
                <w:rFonts w:ascii="Times" w:eastAsia="Times" w:hAnsi="Times" w:cs="Times"/>
              </w:rPr>
              <w:t>3</w:t>
            </w:r>
          </w:p>
        </w:tc>
      </w:tr>
      <w:tr w:rsidR="6BB44372" w14:paraId="5D762A1C"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1112E91" w14:textId="77777777" w:rsidR="6BB44372" w:rsidRDefault="6BB44372" w:rsidP="66FD9EF4">
            <w:pPr>
              <w:pStyle w:val="TableParagraph"/>
              <w:spacing w:line="259" w:lineRule="auto"/>
              <w:rPr>
                <w:rFonts w:cs="Times New Roman"/>
              </w:rPr>
            </w:pPr>
            <w:r w:rsidRPr="6BB44372">
              <w:rPr>
                <w:rFonts w:cs="Times New Roman"/>
              </w:rPr>
              <w:t>Description/Notes:</w:t>
            </w:r>
          </w:p>
          <w:p w14:paraId="503321EE" w14:textId="19A38EFB" w:rsidR="6BB44372" w:rsidRDefault="6BB44372" w:rsidP="6BB44372">
            <w:pPr>
              <w:pStyle w:val="TableParagraph"/>
              <w:spacing w:line="259" w:lineRule="auto"/>
              <w:rPr>
                <w:rFonts w:cs="Times New Roman"/>
              </w:rPr>
            </w:pPr>
          </w:p>
        </w:tc>
        <w:tc>
          <w:tcPr>
            <w:tcW w:w="9973" w:type="dxa"/>
          </w:tcPr>
          <w:p w14:paraId="5DE1641C" w14:textId="2228A645" w:rsidR="6BB44372" w:rsidRDefault="6BB44372" w:rsidP="078FCCC8">
            <w:pPr>
              <w:pStyle w:val="TableParagraph"/>
              <w:spacing w:line="259" w:lineRule="auto"/>
              <w:rPr>
                <w:rFonts w:ascii="Times" w:eastAsia="Times" w:hAnsi="Times" w:cs="Times"/>
              </w:rPr>
            </w:pPr>
            <w:r w:rsidRPr="6BB44372">
              <w:rPr>
                <w:rFonts w:ascii="Times" w:eastAsia="Times" w:hAnsi="Times" w:cs="Times"/>
              </w:rPr>
              <w:t>The course</w:t>
            </w:r>
            <w:r w:rsidR="0CF90B3D" w:rsidRPr="6BB44372">
              <w:rPr>
                <w:rFonts w:ascii="Times" w:eastAsia="Times" w:hAnsi="Times" w:cs="Times"/>
              </w:rPr>
              <w:t>s</w:t>
            </w:r>
            <w:r w:rsidRPr="6BB44372">
              <w:rPr>
                <w:rFonts w:ascii="Times" w:eastAsia="Times" w:hAnsi="Times" w:cs="Times"/>
              </w:rPr>
              <w:t xml:space="preserve"> should be organized into years and semesters</w:t>
            </w:r>
            <w:r w:rsidR="421EC40A" w:rsidRPr="6BB44372">
              <w:rPr>
                <w:rFonts w:ascii="Times" w:eastAsia="Times" w:hAnsi="Times" w:cs="Times"/>
              </w:rPr>
              <w:t xml:space="preserve"> in the Major/Minor of the students. </w:t>
            </w:r>
          </w:p>
          <w:p w14:paraId="7C592FC9" w14:textId="1E0538B9" w:rsidR="6BB44372" w:rsidRDefault="6BB44372" w:rsidP="078FCCC8">
            <w:pPr>
              <w:pStyle w:val="TableParagraph"/>
              <w:spacing w:line="259" w:lineRule="auto"/>
              <w:rPr>
                <w:rFonts w:ascii="Times" w:eastAsia="Times" w:hAnsi="Times" w:cs="Times"/>
              </w:rPr>
            </w:pPr>
            <w:r w:rsidRPr="6BB44372">
              <w:rPr>
                <w:rFonts w:ascii="Times" w:eastAsia="Times" w:hAnsi="Times" w:cs="Times"/>
              </w:rPr>
              <w:t xml:space="preserve">Class data is provided for </w:t>
            </w:r>
            <w:r w:rsidR="6E9B7093" w:rsidRPr="078FCCC8">
              <w:rPr>
                <w:rFonts w:ascii="Times" w:eastAsia="Times" w:hAnsi="Times" w:cs="Times"/>
              </w:rPr>
              <w:t xml:space="preserve">the </w:t>
            </w:r>
            <w:r w:rsidRPr="6BB44372">
              <w:rPr>
                <w:rFonts w:ascii="Times" w:eastAsia="Times" w:hAnsi="Times" w:cs="Times"/>
              </w:rPr>
              <w:t>backend system</w:t>
            </w:r>
            <w:r w:rsidR="714A80C8" w:rsidRPr="078FCCC8">
              <w:rPr>
                <w:rFonts w:ascii="Times" w:eastAsia="Times" w:hAnsi="Times" w:cs="Times"/>
              </w:rPr>
              <w:t>.</w:t>
            </w:r>
          </w:p>
        </w:tc>
      </w:tr>
    </w:tbl>
    <w:p w14:paraId="1A43086B" w14:textId="53021F87" w:rsidR="6BB44372" w:rsidRDefault="6BB44372" w:rsidP="6BB44372">
      <w:pPr>
        <w:ind w:left="319"/>
        <w:rPr>
          <w:rFonts w:cs="Times New Roman"/>
          <w:b/>
          <w:bCs/>
          <w:szCs w:val="24"/>
        </w:rPr>
      </w:pPr>
    </w:p>
    <w:p w14:paraId="5F4CA767" w14:textId="0227CC38" w:rsidR="6BB44372" w:rsidRDefault="6BB44372" w:rsidP="6BB44372">
      <w:pPr>
        <w:ind w:left="319"/>
        <w:rPr>
          <w:rFonts w:cs="Times New Roman"/>
          <w:b/>
          <w:szCs w:val="24"/>
        </w:rPr>
      </w:pPr>
    </w:p>
    <w:p w14:paraId="3668AE49" w14:textId="77777777" w:rsidR="00F43216" w:rsidRDefault="00F43216" w:rsidP="6BB44372">
      <w:pPr>
        <w:ind w:left="319"/>
        <w:rPr>
          <w:rFonts w:cs="Times New Roman"/>
          <w:b/>
          <w:szCs w:val="24"/>
        </w:rPr>
      </w:pPr>
    </w:p>
    <w:p w14:paraId="4B39B3ED" w14:textId="77777777" w:rsidR="00F43216" w:rsidRDefault="00F43216" w:rsidP="6BB44372">
      <w:pPr>
        <w:ind w:left="319"/>
        <w:rPr>
          <w:rFonts w:cs="Times New Roman"/>
          <w:b/>
          <w:szCs w:val="24"/>
        </w:rPr>
      </w:pPr>
    </w:p>
    <w:p w14:paraId="486CAC24" w14:textId="77777777" w:rsidR="00F43216" w:rsidRDefault="00F43216" w:rsidP="6BB44372">
      <w:pPr>
        <w:ind w:left="319"/>
        <w:rPr>
          <w:rFonts w:cs="Times New Roman"/>
          <w:b/>
          <w:szCs w:val="24"/>
        </w:rPr>
      </w:pPr>
    </w:p>
    <w:p w14:paraId="1BAF66BA" w14:textId="77777777" w:rsidR="00F43216" w:rsidRDefault="00F43216" w:rsidP="6BB44372">
      <w:pPr>
        <w:ind w:left="319"/>
        <w:rPr>
          <w:rFonts w:cs="Times New Roman"/>
          <w:b/>
          <w:szCs w:val="24"/>
        </w:rPr>
      </w:pPr>
    </w:p>
    <w:p w14:paraId="2FF12F11" w14:textId="77777777" w:rsidR="00F43216" w:rsidRDefault="00F43216" w:rsidP="6BB44372">
      <w:pPr>
        <w:ind w:left="319"/>
        <w:rPr>
          <w:rFonts w:cs="Times New Roman"/>
          <w:b/>
          <w:szCs w:val="24"/>
        </w:rPr>
      </w:pPr>
    </w:p>
    <w:p w14:paraId="42FA19EF" w14:textId="77777777" w:rsidR="00F43216" w:rsidRDefault="00F43216" w:rsidP="6BB44372">
      <w:pPr>
        <w:ind w:left="319"/>
        <w:rPr>
          <w:rFonts w:cs="Times New Roman"/>
          <w:b/>
          <w:szCs w:val="24"/>
        </w:rPr>
      </w:pPr>
    </w:p>
    <w:p w14:paraId="6B5781CA" w14:textId="77777777" w:rsidR="00F43216" w:rsidRDefault="00F43216" w:rsidP="6BB44372">
      <w:pPr>
        <w:ind w:left="319"/>
        <w:rPr>
          <w:rFonts w:cs="Times New Roman"/>
          <w:b/>
          <w:szCs w:val="24"/>
        </w:rPr>
      </w:pPr>
    </w:p>
    <w:p w14:paraId="19B0FA81" w14:textId="77777777" w:rsidR="00F43216" w:rsidRDefault="00F43216" w:rsidP="6BB44372">
      <w:pPr>
        <w:ind w:left="319"/>
        <w:rPr>
          <w:rFonts w:cs="Times New Roman"/>
          <w:b/>
          <w:szCs w:val="24"/>
        </w:rPr>
      </w:pPr>
    </w:p>
    <w:p w14:paraId="643C485E" w14:textId="77777777" w:rsidR="00F43216" w:rsidRDefault="00F43216" w:rsidP="6BB44372">
      <w:pPr>
        <w:ind w:left="319"/>
        <w:rPr>
          <w:rFonts w:cs="Times New Roman"/>
          <w:b/>
          <w:szCs w:val="24"/>
        </w:rPr>
      </w:pPr>
    </w:p>
    <w:p w14:paraId="036C1063" w14:textId="66FF7044" w:rsidR="00712B66" w:rsidRPr="00480F60" w:rsidRDefault="00712B66" w:rsidP="00EE79C3">
      <w:pPr>
        <w:pStyle w:val="Heading3"/>
        <w:numPr>
          <w:ilvl w:val="2"/>
          <w:numId w:val="19"/>
        </w:numPr>
        <w:ind w:left="1560" w:hanging="709"/>
        <w:rPr>
          <w:b/>
          <w:sz w:val="28"/>
          <w:szCs w:val="32"/>
        </w:rPr>
      </w:pPr>
      <w:bookmarkStart w:id="64" w:name="_Toc46337679"/>
      <w:r w:rsidRPr="00480F60">
        <w:rPr>
          <w:b/>
          <w:sz w:val="28"/>
          <w:szCs w:val="32"/>
        </w:rPr>
        <w:lastRenderedPageBreak/>
        <w:t>User Interface (REQ - 34, 38, 54)</w:t>
      </w:r>
      <w:bookmarkEnd w:id="64"/>
    </w:p>
    <w:p w14:paraId="0211A45D" w14:textId="2603AB60" w:rsidR="6BB44372" w:rsidRDefault="6BB44372" w:rsidP="6BB44372">
      <w:pPr>
        <w:ind w:left="319"/>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6BB44372" w14:paraId="520FE113" w14:textId="77777777" w:rsidTr="00910693">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77A33B5E" w14:textId="77777777" w:rsidR="6BB44372" w:rsidRPr="009B35B4" w:rsidRDefault="6BB44372" w:rsidP="6BB44372">
            <w:pPr>
              <w:pStyle w:val="TableParagraph"/>
              <w:ind w:left="1427" w:right="1416"/>
              <w:jc w:val="center"/>
              <w:rPr>
                <w:rFonts w:cs="Times New Roman"/>
                <w:sz w:val="28"/>
                <w:szCs w:val="24"/>
              </w:rPr>
            </w:pPr>
            <w:r w:rsidRPr="009B35B4">
              <w:rPr>
                <w:rFonts w:cs="Times New Roman"/>
                <w:bCs/>
                <w:sz w:val="28"/>
                <w:szCs w:val="24"/>
              </w:rPr>
              <w:t>Data</w:t>
            </w:r>
          </w:p>
        </w:tc>
        <w:tc>
          <w:tcPr>
            <w:tcW w:w="9973" w:type="dxa"/>
          </w:tcPr>
          <w:p w14:paraId="23F97FDF" w14:textId="77777777" w:rsidR="6BB44372" w:rsidRPr="009B35B4" w:rsidRDefault="6BB44372" w:rsidP="00277845">
            <w:pPr>
              <w:pStyle w:val="TableParagraph"/>
              <w:ind w:left="4122" w:right="4108"/>
              <w:jc w:val="center"/>
              <w:rPr>
                <w:rFonts w:cs="Times New Roman"/>
                <w:sz w:val="28"/>
                <w:szCs w:val="24"/>
              </w:rPr>
            </w:pPr>
            <w:r w:rsidRPr="009B35B4">
              <w:rPr>
                <w:rFonts w:cs="Times New Roman"/>
                <w:bCs/>
                <w:sz w:val="28"/>
                <w:szCs w:val="24"/>
              </w:rPr>
              <w:t>Description</w:t>
            </w:r>
          </w:p>
        </w:tc>
      </w:tr>
      <w:tr w:rsidR="6BB44372" w14:paraId="3986C552"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5CB4E02" w14:textId="77777777" w:rsidR="6BB44372" w:rsidRDefault="6BB44372" w:rsidP="6BB44372">
            <w:pPr>
              <w:pStyle w:val="TableParagraph"/>
              <w:rPr>
                <w:rFonts w:cs="Times New Roman"/>
              </w:rPr>
            </w:pPr>
            <w:r w:rsidRPr="6BB44372">
              <w:rPr>
                <w:rFonts w:cs="Times New Roman"/>
              </w:rPr>
              <w:t>Page Title:</w:t>
            </w:r>
          </w:p>
        </w:tc>
        <w:tc>
          <w:tcPr>
            <w:tcW w:w="9973" w:type="dxa"/>
          </w:tcPr>
          <w:p w14:paraId="34B3B864" w14:textId="1404B3E8" w:rsidR="6BB44372" w:rsidRDefault="6BB44372" w:rsidP="078FCCC8">
            <w:pPr>
              <w:pStyle w:val="TableParagraph"/>
              <w:spacing w:line="259" w:lineRule="auto"/>
              <w:rPr>
                <w:rFonts w:cs="Times New Roman"/>
              </w:rPr>
            </w:pPr>
            <w:r w:rsidRPr="6BB44372">
              <w:rPr>
                <w:rFonts w:cs="Times New Roman"/>
              </w:rPr>
              <w:t>Responsive Design</w:t>
            </w:r>
          </w:p>
        </w:tc>
      </w:tr>
      <w:tr w:rsidR="6BB44372" w14:paraId="67405E72"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7D33CDC" w14:textId="336FA5C7" w:rsidR="6BB44372" w:rsidRDefault="6BB44372" w:rsidP="6BB44372">
            <w:pPr>
              <w:pStyle w:val="TableParagraph"/>
              <w:rPr>
                <w:rFonts w:cs="Times New Roman"/>
              </w:rPr>
            </w:pPr>
            <w:r w:rsidRPr="6BB44372">
              <w:rPr>
                <w:rFonts w:cs="Times New Roman"/>
              </w:rPr>
              <w:t>Author:</w:t>
            </w:r>
          </w:p>
        </w:tc>
        <w:tc>
          <w:tcPr>
            <w:tcW w:w="9973" w:type="dxa"/>
          </w:tcPr>
          <w:p w14:paraId="39FB3E3D" w14:textId="645A7731" w:rsidR="6BB44372" w:rsidRDefault="6BB44372" w:rsidP="6BB44372">
            <w:pPr>
              <w:pStyle w:val="TableParagraph"/>
              <w:rPr>
                <w:rFonts w:cs="Times New Roman"/>
              </w:rPr>
            </w:pPr>
            <w:r w:rsidRPr="6BB44372">
              <w:rPr>
                <w:rFonts w:cs="Times New Roman"/>
              </w:rPr>
              <w:t>Team 04</w:t>
            </w:r>
          </w:p>
        </w:tc>
      </w:tr>
      <w:tr w:rsidR="6BB44372" w14:paraId="16C5299F"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0639F99" w14:textId="426808DA" w:rsidR="6BB44372" w:rsidRDefault="6BB44372" w:rsidP="6BB44372">
            <w:pPr>
              <w:pStyle w:val="TableParagraph"/>
              <w:rPr>
                <w:rFonts w:cs="Times New Roman"/>
              </w:rPr>
            </w:pPr>
            <w:r w:rsidRPr="6BB44372">
              <w:rPr>
                <w:rFonts w:cs="Times New Roman"/>
              </w:rPr>
              <w:t>Type:</w:t>
            </w:r>
          </w:p>
        </w:tc>
        <w:tc>
          <w:tcPr>
            <w:tcW w:w="9973" w:type="dxa"/>
          </w:tcPr>
          <w:p w14:paraId="633B11D3"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309F6270"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825821A" w14:textId="28156EF6" w:rsidR="6BB44372" w:rsidRDefault="6BB44372" w:rsidP="6BB44372">
            <w:pPr>
              <w:pStyle w:val="TableParagraph"/>
              <w:spacing w:before="244"/>
              <w:rPr>
                <w:rFonts w:cs="Times New Roman"/>
              </w:rPr>
            </w:pPr>
            <w:r w:rsidRPr="6BB44372">
              <w:rPr>
                <w:rFonts w:cs="Times New Roman"/>
              </w:rPr>
              <w:t>Purpose:</w:t>
            </w:r>
          </w:p>
        </w:tc>
        <w:tc>
          <w:tcPr>
            <w:tcW w:w="9973" w:type="dxa"/>
          </w:tcPr>
          <w:p w14:paraId="2B6DA0D9" w14:textId="7819876A" w:rsidR="6BB44372" w:rsidRDefault="6BB44372" w:rsidP="66FD9EF4">
            <w:pPr>
              <w:pStyle w:val="TableParagraph"/>
              <w:spacing w:line="259" w:lineRule="auto"/>
              <w:rPr>
                <w:rFonts w:eastAsia="Times New Roman" w:cs="Times New Roman"/>
              </w:rPr>
            </w:pPr>
            <w:r w:rsidRPr="66FD9EF4">
              <w:rPr>
                <w:rFonts w:eastAsia="Times New Roman" w:cs="Times New Roman"/>
              </w:rPr>
              <w:t>Implement responsive design so that the grad planner shall display perfectly on any size screen or browser to create a pleasant interface.</w:t>
            </w:r>
          </w:p>
        </w:tc>
      </w:tr>
      <w:tr w:rsidR="6BB44372" w14:paraId="5D614F67"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A88B0AE" w14:textId="7734A433" w:rsidR="6BB44372" w:rsidRDefault="6BB44372" w:rsidP="6BB44372">
            <w:pPr>
              <w:pStyle w:val="TableParagraph"/>
              <w:spacing w:before="87"/>
              <w:rPr>
                <w:rFonts w:cs="Times New Roman"/>
              </w:rPr>
            </w:pPr>
            <w:r w:rsidRPr="6BB44372">
              <w:rPr>
                <w:rFonts w:cs="Times New Roman"/>
              </w:rPr>
              <w:t>Stakeholders:</w:t>
            </w:r>
          </w:p>
          <w:p w14:paraId="68BD6C26" w14:textId="7734A433" w:rsidR="6BB44372" w:rsidRDefault="6BB44372" w:rsidP="6BB44372">
            <w:pPr>
              <w:pStyle w:val="TableParagraph"/>
              <w:rPr>
                <w:rFonts w:cs="Times New Roman"/>
              </w:rPr>
            </w:pPr>
          </w:p>
        </w:tc>
        <w:tc>
          <w:tcPr>
            <w:tcW w:w="9973" w:type="dxa"/>
          </w:tcPr>
          <w:p w14:paraId="79262696" w14:textId="09D60FF5" w:rsidR="6BB44372" w:rsidRDefault="6BB44372" w:rsidP="6BB44372">
            <w:pPr>
              <w:pStyle w:val="TableParagraph"/>
              <w:rPr>
                <w:rFonts w:cs="Times New Roman"/>
              </w:rPr>
            </w:pPr>
            <w:r w:rsidRPr="6BB44372">
              <w:rPr>
                <w:rFonts w:cs="Times New Roman"/>
              </w:rPr>
              <w:t>Students</w:t>
            </w:r>
          </w:p>
        </w:tc>
      </w:tr>
      <w:tr w:rsidR="6BB44372" w14:paraId="7C3B9C2F"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F9CDC24"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77EDF645" w14:textId="13A1992F" w:rsidR="6BB44372" w:rsidRDefault="6BB44372" w:rsidP="6BB44372">
            <w:pPr>
              <w:pStyle w:val="TableParagraph"/>
              <w:spacing w:before="84"/>
              <w:rPr>
                <w:rFonts w:cs="Times New Roman"/>
              </w:rPr>
            </w:pPr>
            <w:r w:rsidRPr="6BB44372">
              <w:rPr>
                <w:rFonts w:cs="Times New Roman"/>
              </w:rPr>
              <w:t>N/A</w:t>
            </w:r>
          </w:p>
          <w:p w14:paraId="4EDF39BF" w14:textId="0315D915" w:rsidR="6BB44372" w:rsidRDefault="6BB44372" w:rsidP="6BB44372">
            <w:pPr>
              <w:pStyle w:val="TableParagraph"/>
              <w:spacing w:before="84"/>
              <w:ind w:left="0"/>
              <w:rPr>
                <w:rFonts w:cs="Times New Roman"/>
              </w:rPr>
            </w:pPr>
          </w:p>
        </w:tc>
      </w:tr>
      <w:tr w:rsidR="6BB44372" w14:paraId="467CD646"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E04FF69"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3827BE0A" w14:textId="5972CF4F" w:rsidR="6BB44372" w:rsidRDefault="6BB44372" w:rsidP="66FD9EF4">
            <w:pPr>
              <w:pStyle w:val="TableParagraph"/>
              <w:spacing w:line="259" w:lineRule="auto"/>
              <w:rPr>
                <w:rFonts w:cs="Times New Roman"/>
              </w:rPr>
            </w:pPr>
            <w:r w:rsidRPr="6BB44372">
              <w:rPr>
                <w:rFonts w:cs="Times New Roman"/>
              </w:rPr>
              <w:t>Students</w:t>
            </w:r>
          </w:p>
          <w:p w14:paraId="6B97011C" w14:textId="0D535557" w:rsidR="78575662" w:rsidRDefault="78575662" w:rsidP="66FD9EF4">
            <w:pPr>
              <w:pStyle w:val="TableParagraph"/>
              <w:spacing w:line="259" w:lineRule="auto"/>
              <w:rPr>
                <w:rFonts w:cs="Times New Roman"/>
              </w:rPr>
            </w:pPr>
            <w:r w:rsidRPr="5FB1326C">
              <w:rPr>
                <w:rFonts w:cs="Times New Roman"/>
              </w:rPr>
              <w:t>Teachers</w:t>
            </w:r>
          </w:p>
        </w:tc>
      </w:tr>
      <w:tr w:rsidR="6BB44372" w14:paraId="5673367C"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98CFE2B" w14:textId="309C4C33" w:rsidR="6BB44372" w:rsidRDefault="6BB44372" w:rsidP="66FD9EF4">
            <w:pPr>
              <w:pStyle w:val="TableParagraph"/>
              <w:spacing w:before="84" w:line="259" w:lineRule="auto"/>
              <w:ind w:right="669"/>
              <w:rPr>
                <w:rFonts w:cs="Times New Roman"/>
              </w:rPr>
            </w:pPr>
            <w:r w:rsidRPr="6BB44372">
              <w:rPr>
                <w:rFonts w:cs="Times New Roman"/>
              </w:rPr>
              <w:t>Pre-conditions/Product(s) Required:</w:t>
            </w:r>
          </w:p>
        </w:tc>
        <w:tc>
          <w:tcPr>
            <w:tcW w:w="9973" w:type="dxa"/>
          </w:tcPr>
          <w:p w14:paraId="7DB1CDC2" w14:textId="2B11AC1F" w:rsidR="6BB44372" w:rsidRDefault="6BB44372" w:rsidP="66FD9EF4">
            <w:pPr>
              <w:pStyle w:val="TableParagraph"/>
              <w:spacing w:before="84" w:line="259" w:lineRule="auto"/>
              <w:ind w:right="669"/>
            </w:pPr>
            <w:r w:rsidRPr="6BB44372">
              <w:rPr>
                <w:rFonts w:cs="Times New Roman"/>
              </w:rPr>
              <w:t>The user is authenticated</w:t>
            </w:r>
            <w:r w:rsidR="285D5437" w:rsidRPr="078FCCC8">
              <w:rPr>
                <w:rFonts w:cs="Times New Roman"/>
              </w:rPr>
              <w:t>.</w:t>
            </w:r>
          </w:p>
        </w:tc>
      </w:tr>
      <w:tr w:rsidR="6BB44372" w14:paraId="457C9FE2"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07261E5" w14:textId="56C9E592" w:rsidR="6BB44372" w:rsidRDefault="6BB44372" w:rsidP="6BB44372">
            <w:pPr>
              <w:pStyle w:val="TableParagraph"/>
              <w:spacing w:before="84" w:line="259" w:lineRule="auto"/>
              <w:ind w:right="633"/>
              <w:rPr>
                <w:rFonts w:cs="Times New Roman"/>
              </w:rPr>
            </w:pPr>
            <w:r w:rsidRPr="6BB44372">
              <w:rPr>
                <w:rFonts w:cs="Times New Roman"/>
              </w:rPr>
              <w:t>Post-conditions/Product(s) Produced:</w:t>
            </w:r>
          </w:p>
        </w:tc>
        <w:tc>
          <w:tcPr>
            <w:tcW w:w="9973" w:type="dxa"/>
          </w:tcPr>
          <w:p w14:paraId="1AC910E9" w14:textId="1D20730B" w:rsidR="6BB44372" w:rsidRDefault="6BB44372" w:rsidP="6BB44372">
            <w:pPr>
              <w:pStyle w:val="TableParagraph"/>
              <w:spacing w:before="84" w:line="259" w:lineRule="auto"/>
              <w:rPr>
                <w:rFonts w:cs="Times New Roman"/>
              </w:rPr>
            </w:pPr>
          </w:p>
        </w:tc>
      </w:tr>
      <w:tr w:rsidR="6BB44372" w14:paraId="63F9A736"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4E0F33E" w14:textId="77777777" w:rsidR="6BB44372" w:rsidRDefault="6BB44372" w:rsidP="6BB44372">
            <w:pPr>
              <w:pStyle w:val="TableParagraph"/>
              <w:rPr>
                <w:rFonts w:cs="Times New Roman"/>
              </w:rPr>
            </w:pPr>
            <w:r w:rsidRPr="6BB44372">
              <w:rPr>
                <w:rFonts w:cs="Times New Roman"/>
              </w:rPr>
              <w:t>Links:</w:t>
            </w:r>
          </w:p>
          <w:p w14:paraId="1E15DAFB" w14:textId="4E287D36" w:rsidR="6BB44372" w:rsidRDefault="6BB44372" w:rsidP="6BB44372">
            <w:pPr>
              <w:pStyle w:val="TableParagraph"/>
              <w:spacing w:line="259" w:lineRule="auto"/>
              <w:rPr>
                <w:rFonts w:cs="Times New Roman"/>
              </w:rPr>
            </w:pPr>
          </w:p>
        </w:tc>
        <w:tc>
          <w:tcPr>
            <w:tcW w:w="9973" w:type="dxa"/>
          </w:tcPr>
          <w:p w14:paraId="5D3899F0" w14:textId="5A64C33F" w:rsidR="6BB44372" w:rsidRDefault="6BB44372" w:rsidP="66FD9EF4">
            <w:pPr>
              <w:pStyle w:val="TableParagraph"/>
              <w:spacing w:before="84" w:line="259" w:lineRule="auto"/>
              <w:ind w:right="669"/>
              <w:rPr>
                <w:rFonts w:cs="Times New Roman"/>
              </w:rPr>
            </w:pPr>
            <w:r w:rsidRPr="6BB44372">
              <w:rPr>
                <w:rFonts w:cs="Times New Roman"/>
              </w:rPr>
              <w:t>None</w:t>
            </w:r>
          </w:p>
        </w:tc>
      </w:tr>
      <w:tr w:rsidR="6BB44372" w14:paraId="65240D1A"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8C9C5BF" w14:textId="77777777" w:rsidR="6BB44372" w:rsidRDefault="6BB44372" w:rsidP="6BB44372">
            <w:pPr>
              <w:pStyle w:val="TableParagraph"/>
              <w:rPr>
                <w:rFonts w:cs="Times New Roman"/>
              </w:rPr>
            </w:pPr>
            <w:r w:rsidRPr="6BB44372">
              <w:rPr>
                <w:rFonts w:cs="Times New Roman"/>
              </w:rPr>
              <w:lastRenderedPageBreak/>
              <w:t>SRS Document</w:t>
            </w:r>
          </w:p>
          <w:p w14:paraId="5C03D9FB" w14:textId="5E02256A" w:rsidR="6BB44372" w:rsidRDefault="6BB44372" w:rsidP="6BB44372">
            <w:pPr>
              <w:pStyle w:val="TableParagraph"/>
              <w:spacing w:line="259" w:lineRule="auto"/>
              <w:rPr>
                <w:rFonts w:cs="Times New Roman"/>
              </w:rPr>
            </w:pPr>
          </w:p>
        </w:tc>
        <w:tc>
          <w:tcPr>
            <w:tcW w:w="9973" w:type="dxa"/>
          </w:tcPr>
          <w:p w14:paraId="3778881A" w14:textId="59ABA102" w:rsidR="6BB44372" w:rsidRDefault="6BB44372" w:rsidP="6BB44372">
            <w:pPr>
              <w:pStyle w:val="TableParagraph"/>
              <w:rPr>
                <w:rFonts w:ascii="Times" w:eastAsia="Times" w:hAnsi="Times" w:cs="Times"/>
              </w:rPr>
            </w:pPr>
            <w:r w:rsidRPr="5FB1326C">
              <w:rPr>
                <w:rFonts w:ascii="Times" w:eastAsia="Times" w:hAnsi="Times" w:cs="Times"/>
              </w:rPr>
              <w:t xml:space="preserve">REQ – </w:t>
            </w:r>
            <w:r w:rsidR="7526EF99" w:rsidRPr="5FB1326C">
              <w:rPr>
                <w:rFonts w:ascii="Times" w:eastAsia="Times" w:hAnsi="Times" w:cs="Times"/>
              </w:rPr>
              <w:t>34</w:t>
            </w:r>
            <w:r w:rsidRPr="5FB1326C">
              <w:rPr>
                <w:rFonts w:ascii="Times" w:eastAsia="Times" w:hAnsi="Times" w:cs="Times"/>
              </w:rPr>
              <w:t>, REQ-</w:t>
            </w:r>
            <w:r w:rsidR="5A1E3E9F" w:rsidRPr="5FB1326C">
              <w:rPr>
                <w:rFonts w:ascii="Times" w:eastAsia="Times" w:hAnsi="Times" w:cs="Times"/>
              </w:rPr>
              <w:t>38, REQ-54</w:t>
            </w:r>
          </w:p>
        </w:tc>
      </w:tr>
      <w:tr w:rsidR="6BB44372" w14:paraId="7F66FC3B" w14:textId="77777777" w:rsidTr="00910693">
        <w:trPr>
          <w:cnfStyle w:val="000000010000" w:firstRow="0" w:lastRow="0" w:firstColumn="0" w:lastColumn="0" w:oddVBand="0" w:evenVBand="0" w:oddHBand="0" w:evenHBand="1" w:firstRowFirstColumn="0" w:firstRowLastColumn="0" w:lastRowFirstColumn="0" w:lastRowLastColumn="0"/>
          <w:trHeight w:val="1244"/>
        </w:trPr>
        <w:tc>
          <w:tcPr>
            <w:tcW w:w="3635" w:type="dxa"/>
          </w:tcPr>
          <w:p w14:paraId="084F5BFF" w14:textId="77777777" w:rsidR="6BB44372" w:rsidRDefault="6BB44372" w:rsidP="66FD9EF4">
            <w:pPr>
              <w:pStyle w:val="TableParagraph"/>
              <w:spacing w:before="84" w:line="259" w:lineRule="auto"/>
              <w:ind w:right="669"/>
              <w:rPr>
                <w:rFonts w:cs="Times New Roman"/>
              </w:rPr>
            </w:pPr>
            <w:r w:rsidRPr="6BB44372">
              <w:rPr>
                <w:rFonts w:cs="Times New Roman"/>
              </w:rPr>
              <w:t>Description/Notes:</w:t>
            </w:r>
          </w:p>
          <w:p w14:paraId="64942088" w14:textId="19A38EFB" w:rsidR="6BB44372" w:rsidRDefault="6BB44372" w:rsidP="6BB44372">
            <w:pPr>
              <w:pStyle w:val="TableParagraph"/>
              <w:spacing w:line="259" w:lineRule="auto"/>
              <w:rPr>
                <w:rFonts w:cs="Times New Roman"/>
              </w:rPr>
            </w:pPr>
          </w:p>
        </w:tc>
        <w:tc>
          <w:tcPr>
            <w:tcW w:w="9973" w:type="dxa"/>
          </w:tcPr>
          <w:p w14:paraId="428FCBE2" w14:textId="66630DB6" w:rsidR="6BB44372" w:rsidRDefault="6BB44372" w:rsidP="66FD9EF4">
            <w:pPr>
              <w:pStyle w:val="TableParagraph"/>
              <w:spacing w:before="84" w:line="259" w:lineRule="auto"/>
              <w:ind w:right="669"/>
              <w:rPr>
                <w:rFonts w:ascii="Times" w:eastAsia="Times" w:hAnsi="Times" w:cs="Times"/>
              </w:rPr>
            </w:pPr>
            <w:r w:rsidRPr="6BB44372">
              <w:rPr>
                <w:rFonts w:ascii="Times" w:eastAsia="Times" w:hAnsi="Times" w:cs="Times"/>
              </w:rPr>
              <w:t>The</w:t>
            </w:r>
            <w:r w:rsidR="3EB8F131" w:rsidRPr="6BB44372">
              <w:rPr>
                <w:rFonts w:ascii="Times" w:eastAsia="Times" w:hAnsi="Times" w:cs="Times"/>
              </w:rPr>
              <w:t xml:space="preserve"> web pages should show an even display on different devices such as phones, tablets, and computers.</w:t>
            </w:r>
          </w:p>
          <w:p w14:paraId="44141BC2" w14:textId="3B443840" w:rsidR="6BB44372" w:rsidRDefault="3EB8F131" w:rsidP="078FCCC8">
            <w:pPr>
              <w:pStyle w:val="TableParagraph"/>
              <w:spacing w:line="259" w:lineRule="auto"/>
              <w:rPr>
                <w:rFonts w:ascii="Times" w:eastAsia="Times" w:hAnsi="Times" w:cs="Times"/>
              </w:rPr>
            </w:pPr>
            <w:r w:rsidRPr="6BB44372">
              <w:rPr>
                <w:rFonts w:ascii="Times" w:eastAsia="Times" w:hAnsi="Times" w:cs="Times"/>
              </w:rPr>
              <w:t>The interface should be even on all screen sizes as well and be compatible with each browser.</w:t>
            </w:r>
          </w:p>
        </w:tc>
      </w:tr>
    </w:tbl>
    <w:p w14:paraId="1726C6AF" w14:textId="77777777" w:rsidR="00D746B9" w:rsidRPr="00910693" w:rsidRDefault="00D746B9" w:rsidP="00910693">
      <w:pPr>
        <w:ind w:left="0"/>
        <w:rPr>
          <w:rFonts w:cs="Times New Roman"/>
          <w:b/>
          <w:bCs/>
          <w:szCs w:val="24"/>
        </w:rPr>
      </w:pPr>
    </w:p>
    <w:p w14:paraId="63BD5ED5" w14:textId="04B1F86E" w:rsidR="00712B66" w:rsidRPr="00B36100" w:rsidRDefault="00712B66" w:rsidP="00A33D34">
      <w:pPr>
        <w:pStyle w:val="Heading3"/>
        <w:numPr>
          <w:ilvl w:val="2"/>
          <w:numId w:val="19"/>
        </w:numPr>
        <w:spacing w:after="240"/>
        <w:ind w:left="1560" w:hanging="709"/>
        <w:rPr>
          <w:b/>
          <w:sz w:val="28"/>
          <w:szCs w:val="28"/>
        </w:rPr>
      </w:pPr>
      <w:bookmarkStart w:id="65" w:name="_Toc46337680"/>
      <w:r w:rsidRPr="29346B37">
        <w:rPr>
          <w:b/>
          <w:sz w:val="28"/>
          <w:szCs w:val="28"/>
        </w:rPr>
        <w:t>New/Returning User (REQ - 35, 36, 37)</w:t>
      </w:r>
      <w:bookmarkEnd w:id="65"/>
    </w:p>
    <w:tbl>
      <w:tblPr>
        <w:tblStyle w:val="Team3"/>
        <w:tblW w:w="0" w:type="auto"/>
        <w:tblLayout w:type="fixed"/>
        <w:tblLook w:val="01E0" w:firstRow="1" w:lastRow="1" w:firstColumn="1" w:lastColumn="1" w:noHBand="0" w:noVBand="0"/>
      </w:tblPr>
      <w:tblGrid>
        <w:gridCol w:w="3635"/>
        <w:gridCol w:w="9973"/>
      </w:tblGrid>
      <w:tr w:rsidR="6BB44372" w14:paraId="6932E15E" w14:textId="77777777" w:rsidTr="00910693">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655AEE07" w14:textId="0A5C9A1E" w:rsidR="6BB44372" w:rsidRPr="009B35B4" w:rsidRDefault="6BB44372" w:rsidP="6BB44372">
            <w:pPr>
              <w:pStyle w:val="TableParagraph"/>
              <w:ind w:left="1427" w:right="1416"/>
              <w:jc w:val="center"/>
              <w:rPr>
                <w:rFonts w:cs="Times New Roman"/>
                <w:sz w:val="28"/>
                <w:szCs w:val="24"/>
              </w:rPr>
            </w:pPr>
            <w:r w:rsidRPr="009B35B4">
              <w:rPr>
                <w:rFonts w:cs="Times New Roman"/>
                <w:bCs/>
                <w:sz w:val="28"/>
                <w:szCs w:val="24"/>
              </w:rPr>
              <w:t>Data</w:t>
            </w:r>
          </w:p>
        </w:tc>
        <w:tc>
          <w:tcPr>
            <w:tcW w:w="9973" w:type="dxa"/>
          </w:tcPr>
          <w:p w14:paraId="2BE33305" w14:textId="77777777" w:rsidR="6BB44372" w:rsidRPr="009B35B4" w:rsidRDefault="6BB44372" w:rsidP="00277845">
            <w:pPr>
              <w:pStyle w:val="TableParagraph"/>
              <w:ind w:left="4122" w:right="4108"/>
              <w:jc w:val="center"/>
              <w:rPr>
                <w:rFonts w:cs="Times New Roman"/>
                <w:sz w:val="28"/>
                <w:szCs w:val="24"/>
              </w:rPr>
            </w:pPr>
            <w:r w:rsidRPr="009B35B4">
              <w:rPr>
                <w:rFonts w:cs="Times New Roman"/>
                <w:bCs/>
                <w:sz w:val="28"/>
                <w:szCs w:val="24"/>
              </w:rPr>
              <w:t>Description</w:t>
            </w:r>
          </w:p>
        </w:tc>
      </w:tr>
      <w:tr w:rsidR="6BB44372" w14:paraId="67E5A833"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E896458" w14:textId="77777777" w:rsidR="6BB44372" w:rsidRDefault="6BB44372" w:rsidP="6BB44372">
            <w:pPr>
              <w:pStyle w:val="TableParagraph"/>
              <w:rPr>
                <w:rFonts w:cs="Times New Roman"/>
              </w:rPr>
            </w:pPr>
            <w:r w:rsidRPr="6BB44372">
              <w:rPr>
                <w:rFonts w:cs="Times New Roman"/>
              </w:rPr>
              <w:t>Page Title:</w:t>
            </w:r>
          </w:p>
        </w:tc>
        <w:tc>
          <w:tcPr>
            <w:tcW w:w="9973" w:type="dxa"/>
          </w:tcPr>
          <w:p w14:paraId="4A397A14" w14:textId="698B0E50" w:rsidR="6BB44372" w:rsidRDefault="6BB44372" w:rsidP="66FD9EF4">
            <w:pPr>
              <w:pStyle w:val="TableParagraph"/>
              <w:spacing w:line="259" w:lineRule="auto"/>
              <w:rPr>
                <w:rFonts w:eastAsia="Times New Roman" w:cs="Times New Roman"/>
              </w:rPr>
            </w:pPr>
            <w:r w:rsidRPr="66FD9EF4">
              <w:rPr>
                <w:rFonts w:eastAsia="Times New Roman" w:cs="Times New Roman"/>
              </w:rPr>
              <w:t>Grad Planner Tour Option</w:t>
            </w:r>
          </w:p>
          <w:p w14:paraId="67E508D4" w14:textId="66830151" w:rsidR="6BB44372" w:rsidRDefault="6BB44372" w:rsidP="6BB44372">
            <w:pPr>
              <w:rPr>
                <w:rFonts w:cs="Times New Roman"/>
              </w:rPr>
            </w:pPr>
          </w:p>
        </w:tc>
      </w:tr>
      <w:tr w:rsidR="6BB44372" w14:paraId="71EC7923"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4FD2CB5" w14:textId="336FA5C7" w:rsidR="6BB44372" w:rsidRDefault="6BB44372" w:rsidP="6BB44372">
            <w:pPr>
              <w:pStyle w:val="TableParagraph"/>
              <w:rPr>
                <w:rFonts w:cs="Times New Roman"/>
              </w:rPr>
            </w:pPr>
            <w:r w:rsidRPr="6BB44372">
              <w:rPr>
                <w:rFonts w:cs="Times New Roman"/>
              </w:rPr>
              <w:t>Author:</w:t>
            </w:r>
          </w:p>
        </w:tc>
        <w:tc>
          <w:tcPr>
            <w:tcW w:w="9973" w:type="dxa"/>
          </w:tcPr>
          <w:p w14:paraId="3563E574" w14:textId="645A7731" w:rsidR="6BB44372" w:rsidRDefault="6BB44372" w:rsidP="6BB44372">
            <w:pPr>
              <w:pStyle w:val="TableParagraph"/>
              <w:rPr>
                <w:rFonts w:cs="Times New Roman"/>
              </w:rPr>
            </w:pPr>
            <w:r w:rsidRPr="6BB44372">
              <w:rPr>
                <w:rFonts w:cs="Times New Roman"/>
              </w:rPr>
              <w:t>Team 04</w:t>
            </w:r>
          </w:p>
        </w:tc>
      </w:tr>
      <w:tr w:rsidR="6BB44372" w14:paraId="49F2E15C"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20BF2F0" w14:textId="426808DA" w:rsidR="6BB44372" w:rsidRDefault="6BB44372" w:rsidP="6BB44372">
            <w:pPr>
              <w:pStyle w:val="TableParagraph"/>
              <w:rPr>
                <w:rFonts w:cs="Times New Roman"/>
              </w:rPr>
            </w:pPr>
            <w:r w:rsidRPr="6BB44372">
              <w:rPr>
                <w:rFonts w:cs="Times New Roman"/>
              </w:rPr>
              <w:t>Type:</w:t>
            </w:r>
          </w:p>
        </w:tc>
        <w:tc>
          <w:tcPr>
            <w:tcW w:w="9973" w:type="dxa"/>
          </w:tcPr>
          <w:p w14:paraId="12E39A6D"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31BE4F7B"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DE89569" w14:textId="28156EF6" w:rsidR="6BB44372" w:rsidRDefault="6BB44372" w:rsidP="078FCCC8">
            <w:pPr>
              <w:pStyle w:val="TableParagraph"/>
              <w:spacing w:line="259" w:lineRule="auto"/>
              <w:rPr>
                <w:rFonts w:cs="Times New Roman"/>
              </w:rPr>
            </w:pPr>
            <w:r w:rsidRPr="6BB44372">
              <w:rPr>
                <w:rFonts w:cs="Times New Roman"/>
              </w:rPr>
              <w:t>Purpose:</w:t>
            </w:r>
          </w:p>
        </w:tc>
        <w:tc>
          <w:tcPr>
            <w:tcW w:w="9973" w:type="dxa"/>
          </w:tcPr>
          <w:p w14:paraId="2F93BFF3" w14:textId="78BDC36F" w:rsidR="7BA48B9F" w:rsidRDefault="7BA48B9F" w:rsidP="078FCCC8">
            <w:pPr>
              <w:pStyle w:val="TableParagraph"/>
              <w:spacing w:line="259" w:lineRule="auto"/>
              <w:rPr>
                <w:rFonts w:eastAsia="Times New Roman" w:cs="Times New Roman"/>
              </w:rPr>
            </w:pPr>
            <w:r w:rsidRPr="078FCCC8">
              <w:rPr>
                <w:rFonts w:eastAsia="Times New Roman" w:cs="Times New Roman"/>
              </w:rPr>
              <w:t>This option will allow new or returning users to take a tour of the software</w:t>
            </w:r>
            <w:r w:rsidR="3BA08CA7" w:rsidRPr="078FCCC8">
              <w:rPr>
                <w:rFonts w:eastAsia="Times New Roman" w:cs="Times New Roman"/>
              </w:rPr>
              <w:t>.</w:t>
            </w:r>
          </w:p>
        </w:tc>
      </w:tr>
      <w:tr w:rsidR="6BB44372" w14:paraId="7453DFA1"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8B4D7C5" w14:textId="7734A433" w:rsidR="6BB44372" w:rsidRDefault="6BB44372" w:rsidP="6BB44372">
            <w:pPr>
              <w:pStyle w:val="TableParagraph"/>
              <w:spacing w:before="87"/>
              <w:rPr>
                <w:rFonts w:cs="Times New Roman"/>
              </w:rPr>
            </w:pPr>
            <w:r w:rsidRPr="6BB44372">
              <w:rPr>
                <w:rFonts w:cs="Times New Roman"/>
              </w:rPr>
              <w:t>Stakeholders:</w:t>
            </w:r>
          </w:p>
          <w:p w14:paraId="2C98327C" w14:textId="7734A433" w:rsidR="6BB44372" w:rsidRDefault="6BB44372" w:rsidP="6BB44372">
            <w:pPr>
              <w:pStyle w:val="TableParagraph"/>
              <w:rPr>
                <w:rFonts w:cs="Times New Roman"/>
              </w:rPr>
            </w:pPr>
          </w:p>
        </w:tc>
        <w:tc>
          <w:tcPr>
            <w:tcW w:w="9973" w:type="dxa"/>
          </w:tcPr>
          <w:p w14:paraId="3806A02B" w14:textId="09D60FF5" w:rsidR="6BB44372" w:rsidRDefault="6BB44372" w:rsidP="6BB44372">
            <w:pPr>
              <w:pStyle w:val="TableParagraph"/>
              <w:rPr>
                <w:rFonts w:cs="Times New Roman"/>
              </w:rPr>
            </w:pPr>
            <w:r w:rsidRPr="6BB44372">
              <w:rPr>
                <w:rFonts w:cs="Times New Roman"/>
              </w:rPr>
              <w:t>Students</w:t>
            </w:r>
          </w:p>
        </w:tc>
      </w:tr>
      <w:tr w:rsidR="6BB44372" w14:paraId="06A99154"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41302ED"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7D31B4DC" w14:textId="13A1992F" w:rsidR="6BB44372" w:rsidRDefault="6BB44372" w:rsidP="6BB44372">
            <w:pPr>
              <w:pStyle w:val="TableParagraph"/>
              <w:spacing w:before="84"/>
              <w:rPr>
                <w:rFonts w:cs="Times New Roman"/>
              </w:rPr>
            </w:pPr>
            <w:r w:rsidRPr="6BB44372">
              <w:rPr>
                <w:rFonts w:cs="Times New Roman"/>
              </w:rPr>
              <w:t>N/A</w:t>
            </w:r>
          </w:p>
          <w:p w14:paraId="6FA8C825" w14:textId="0315D915" w:rsidR="6BB44372" w:rsidRDefault="6BB44372" w:rsidP="6BB44372">
            <w:pPr>
              <w:pStyle w:val="TableParagraph"/>
              <w:spacing w:before="84"/>
              <w:ind w:left="0"/>
              <w:rPr>
                <w:rFonts w:cs="Times New Roman"/>
              </w:rPr>
            </w:pPr>
          </w:p>
        </w:tc>
      </w:tr>
      <w:tr w:rsidR="6BB44372" w14:paraId="64BF1AC1"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002B5E0" w14:textId="77777777" w:rsidR="6BB44372" w:rsidRDefault="6BB44372" w:rsidP="66FD9EF4">
            <w:pPr>
              <w:pStyle w:val="TableParagraph"/>
              <w:spacing w:line="259" w:lineRule="auto"/>
              <w:rPr>
                <w:rFonts w:cs="Times New Roman"/>
              </w:rPr>
            </w:pPr>
            <w:r w:rsidRPr="6BB44372">
              <w:rPr>
                <w:rFonts w:cs="Times New Roman"/>
              </w:rPr>
              <w:t>Actor(s)/Persona(s):</w:t>
            </w:r>
          </w:p>
        </w:tc>
        <w:tc>
          <w:tcPr>
            <w:tcW w:w="9973" w:type="dxa"/>
          </w:tcPr>
          <w:p w14:paraId="50B842BE" w14:textId="43384906" w:rsidR="6BB44372" w:rsidRDefault="6BB44372" w:rsidP="66FD9EF4">
            <w:pPr>
              <w:pStyle w:val="TableParagraph"/>
              <w:spacing w:line="259" w:lineRule="auto"/>
              <w:rPr>
                <w:rFonts w:cs="Times New Roman"/>
              </w:rPr>
            </w:pPr>
            <w:r w:rsidRPr="6BB44372">
              <w:rPr>
                <w:rFonts w:cs="Times New Roman"/>
              </w:rPr>
              <w:t>Students</w:t>
            </w:r>
          </w:p>
        </w:tc>
      </w:tr>
      <w:tr w:rsidR="6BB44372" w14:paraId="400F4E7C"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F7B78D3" w14:textId="77777777" w:rsidR="6BB44372" w:rsidRDefault="6BB44372" w:rsidP="66FD9EF4">
            <w:pPr>
              <w:pStyle w:val="TableParagraph"/>
              <w:spacing w:line="259" w:lineRule="auto"/>
              <w:rPr>
                <w:rFonts w:cs="Times New Roman"/>
              </w:rPr>
            </w:pPr>
            <w:r w:rsidRPr="6BB44372">
              <w:rPr>
                <w:rFonts w:cs="Times New Roman"/>
              </w:rPr>
              <w:lastRenderedPageBreak/>
              <w:t>Pre-conditions/Product(s) Required:</w:t>
            </w:r>
          </w:p>
          <w:p w14:paraId="177F987D" w14:textId="1DE8B408" w:rsidR="6BB44372" w:rsidRDefault="6BB44372" w:rsidP="6BB44372">
            <w:pPr>
              <w:pStyle w:val="TableParagraph"/>
              <w:rPr>
                <w:rFonts w:cs="Times New Roman"/>
              </w:rPr>
            </w:pPr>
          </w:p>
        </w:tc>
        <w:tc>
          <w:tcPr>
            <w:tcW w:w="9973" w:type="dxa"/>
          </w:tcPr>
          <w:p w14:paraId="3EE4C06F" w14:textId="7122D63E" w:rsidR="6BB44372" w:rsidRDefault="6BB44372" w:rsidP="6BB44372">
            <w:pPr>
              <w:pStyle w:val="TableParagraph"/>
              <w:spacing w:line="259" w:lineRule="auto"/>
              <w:rPr>
                <w:rFonts w:eastAsia="Times New Roman" w:cs="Times New Roman"/>
              </w:rPr>
            </w:pPr>
            <w:r w:rsidRPr="078FCCC8">
              <w:rPr>
                <w:rFonts w:eastAsia="Times New Roman" w:cs="Times New Roman"/>
              </w:rPr>
              <w:t>The user is authenticated</w:t>
            </w:r>
            <w:r w:rsidR="42A634F7" w:rsidRPr="078FCCC8">
              <w:rPr>
                <w:rFonts w:eastAsia="Times New Roman" w:cs="Times New Roman"/>
              </w:rPr>
              <w:t>.</w:t>
            </w:r>
          </w:p>
          <w:p w14:paraId="1FC9E772" w14:textId="74D355E0" w:rsidR="63EAC00C" w:rsidRDefault="63EAC00C" w:rsidP="6BB44372">
            <w:pPr>
              <w:pStyle w:val="TableParagraph"/>
              <w:spacing w:line="259" w:lineRule="auto"/>
              <w:rPr>
                <w:rFonts w:eastAsia="Times New Roman" w:cs="Times New Roman"/>
              </w:rPr>
            </w:pPr>
            <w:r w:rsidRPr="078FCCC8">
              <w:rPr>
                <w:rFonts w:eastAsia="Times New Roman" w:cs="Times New Roman"/>
              </w:rPr>
              <w:t>The user is new</w:t>
            </w:r>
            <w:r w:rsidR="42A634F7" w:rsidRPr="078FCCC8">
              <w:rPr>
                <w:rFonts w:eastAsia="Times New Roman" w:cs="Times New Roman"/>
              </w:rPr>
              <w:t>.</w:t>
            </w:r>
          </w:p>
          <w:p w14:paraId="70941180" w14:textId="0EF09BBA" w:rsidR="45069B97" w:rsidRDefault="45069B97" w:rsidP="6BB44372">
            <w:pPr>
              <w:pStyle w:val="TableParagraph"/>
              <w:spacing w:line="259" w:lineRule="auto"/>
              <w:rPr>
                <w:rFonts w:eastAsia="Times New Roman" w:cs="Times New Roman"/>
              </w:rPr>
            </w:pPr>
            <w:r w:rsidRPr="078FCCC8">
              <w:rPr>
                <w:rFonts w:eastAsia="Times New Roman" w:cs="Times New Roman"/>
              </w:rPr>
              <w:t>Check if the user already access</w:t>
            </w:r>
            <w:r w:rsidR="19DF37CF" w:rsidRPr="078FCCC8">
              <w:rPr>
                <w:rFonts w:eastAsia="Times New Roman" w:cs="Times New Roman"/>
              </w:rPr>
              <w:t>ed</w:t>
            </w:r>
            <w:r w:rsidRPr="078FCCC8">
              <w:rPr>
                <w:rFonts w:eastAsia="Times New Roman" w:cs="Times New Roman"/>
              </w:rPr>
              <w:t xml:space="preserve"> the Grad Planner Tour</w:t>
            </w:r>
            <w:r w:rsidR="4DD55083" w:rsidRPr="078FCCC8">
              <w:rPr>
                <w:rFonts w:eastAsia="Times New Roman" w:cs="Times New Roman"/>
              </w:rPr>
              <w:t xml:space="preserve"> before</w:t>
            </w:r>
            <w:r w:rsidR="55D63ACE" w:rsidRPr="078FCCC8">
              <w:rPr>
                <w:rFonts w:eastAsia="Times New Roman" w:cs="Times New Roman"/>
              </w:rPr>
              <w:t>.</w:t>
            </w:r>
          </w:p>
        </w:tc>
      </w:tr>
      <w:tr w:rsidR="6BB44372" w14:paraId="5975AFF2"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CEE3122" w14:textId="56C9E592" w:rsidR="6BB44372" w:rsidRDefault="6BB44372" w:rsidP="66FD9EF4">
            <w:pPr>
              <w:pStyle w:val="TableParagraph"/>
              <w:spacing w:line="259" w:lineRule="auto"/>
              <w:rPr>
                <w:rFonts w:cs="Times New Roman"/>
              </w:rPr>
            </w:pPr>
            <w:r w:rsidRPr="6BB44372">
              <w:rPr>
                <w:rFonts w:cs="Times New Roman"/>
              </w:rPr>
              <w:t>Post-conditions/Product(s) Produced:</w:t>
            </w:r>
          </w:p>
        </w:tc>
        <w:tc>
          <w:tcPr>
            <w:tcW w:w="9973" w:type="dxa"/>
          </w:tcPr>
          <w:p w14:paraId="3FB59DEB" w14:textId="508CBAE2" w:rsidR="213E05C9" w:rsidRDefault="213E05C9" w:rsidP="6BB44372">
            <w:pPr>
              <w:pStyle w:val="TableParagraph"/>
              <w:spacing w:line="259" w:lineRule="auto"/>
              <w:rPr>
                <w:rFonts w:eastAsia="Times New Roman" w:cs="Times New Roman"/>
              </w:rPr>
            </w:pPr>
            <w:r w:rsidRPr="078FCCC8">
              <w:rPr>
                <w:rFonts w:eastAsia="Times New Roman" w:cs="Times New Roman"/>
              </w:rPr>
              <w:t xml:space="preserve">If the user clicks </w:t>
            </w:r>
            <w:r w:rsidR="3BF38509" w:rsidRPr="078FCCC8">
              <w:rPr>
                <w:rFonts w:eastAsia="Times New Roman" w:cs="Times New Roman"/>
              </w:rPr>
              <w:t>“</w:t>
            </w:r>
            <w:r w:rsidR="6979ABC9" w:rsidRPr="078FCCC8">
              <w:rPr>
                <w:rFonts w:eastAsia="Times New Roman" w:cs="Times New Roman"/>
              </w:rPr>
              <w:t>Y</w:t>
            </w:r>
            <w:r w:rsidR="0156A319" w:rsidRPr="078FCCC8">
              <w:rPr>
                <w:rFonts w:eastAsia="Times New Roman" w:cs="Times New Roman"/>
              </w:rPr>
              <w:t>es</w:t>
            </w:r>
            <w:r w:rsidR="234A4F29" w:rsidRPr="078FCCC8">
              <w:rPr>
                <w:rFonts w:eastAsia="Times New Roman" w:cs="Times New Roman"/>
              </w:rPr>
              <w:t>”</w:t>
            </w:r>
            <w:r w:rsidR="0156A319" w:rsidRPr="078FCCC8">
              <w:rPr>
                <w:rFonts w:eastAsia="Times New Roman" w:cs="Times New Roman"/>
              </w:rPr>
              <w:t>,</w:t>
            </w:r>
            <w:r w:rsidRPr="078FCCC8">
              <w:rPr>
                <w:rFonts w:eastAsia="Times New Roman" w:cs="Times New Roman"/>
              </w:rPr>
              <w:t xml:space="preserve"> the user will see the Grad Planner Registration Tour</w:t>
            </w:r>
            <w:r w:rsidR="07F69961" w:rsidRPr="078FCCC8">
              <w:rPr>
                <w:rFonts w:eastAsia="Times New Roman" w:cs="Times New Roman"/>
              </w:rPr>
              <w:t>.</w:t>
            </w:r>
          </w:p>
          <w:p w14:paraId="5AFDAC00" w14:textId="7079A040" w:rsidR="213E05C9" w:rsidRDefault="213E05C9" w:rsidP="6BB44372">
            <w:pPr>
              <w:pStyle w:val="TableParagraph"/>
              <w:spacing w:line="259" w:lineRule="auto"/>
              <w:rPr>
                <w:rFonts w:eastAsia="Times New Roman" w:cs="Times New Roman"/>
              </w:rPr>
            </w:pPr>
            <w:r w:rsidRPr="078FCCC8">
              <w:rPr>
                <w:rFonts w:eastAsia="Times New Roman" w:cs="Times New Roman"/>
              </w:rPr>
              <w:t xml:space="preserve">If the user clicks </w:t>
            </w:r>
            <w:r w:rsidR="50912668" w:rsidRPr="078FCCC8">
              <w:rPr>
                <w:rFonts w:eastAsia="Times New Roman" w:cs="Times New Roman"/>
              </w:rPr>
              <w:t>“</w:t>
            </w:r>
            <w:r w:rsidR="5A2A2E08" w:rsidRPr="078FCCC8">
              <w:rPr>
                <w:rFonts w:eastAsia="Times New Roman" w:cs="Times New Roman"/>
              </w:rPr>
              <w:t>N</w:t>
            </w:r>
            <w:r w:rsidR="0156A319" w:rsidRPr="078FCCC8">
              <w:rPr>
                <w:rFonts w:eastAsia="Times New Roman" w:cs="Times New Roman"/>
              </w:rPr>
              <w:t>o</w:t>
            </w:r>
            <w:r w:rsidR="50912668" w:rsidRPr="078FCCC8">
              <w:rPr>
                <w:rFonts w:eastAsia="Times New Roman" w:cs="Times New Roman"/>
              </w:rPr>
              <w:t>”</w:t>
            </w:r>
            <w:r w:rsidR="0156A319" w:rsidRPr="078FCCC8">
              <w:rPr>
                <w:rFonts w:eastAsia="Times New Roman" w:cs="Times New Roman"/>
              </w:rPr>
              <w:t>,</w:t>
            </w:r>
            <w:r w:rsidRPr="078FCCC8">
              <w:rPr>
                <w:rFonts w:eastAsia="Times New Roman" w:cs="Times New Roman"/>
              </w:rPr>
              <w:t xml:space="preserve"> the user won’t see the Grad Planner Registration Tour</w:t>
            </w:r>
            <w:r w:rsidR="713EA12E" w:rsidRPr="078FCCC8">
              <w:rPr>
                <w:rFonts w:eastAsia="Times New Roman" w:cs="Times New Roman"/>
              </w:rPr>
              <w:t>.</w:t>
            </w:r>
          </w:p>
          <w:p w14:paraId="11BF273A" w14:textId="7A2B1996" w:rsidR="6BB44372" w:rsidRDefault="6BB44372" w:rsidP="6BB44372">
            <w:pPr>
              <w:pStyle w:val="TableParagraph"/>
              <w:spacing w:before="84" w:line="259" w:lineRule="auto"/>
              <w:rPr>
                <w:rFonts w:cs="Times New Roman"/>
              </w:rPr>
            </w:pPr>
          </w:p>
        </w:tc>
      </w:tr>
      <w:tr w:rsidR="6BB44372" w14:paraId="4701CA6B"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5DFB884" w14:textId="77777777" w:rsidR="6BB44372" w:rsidRDefault="6BB44372" w:rsidP="6BB44372">
            <w:pPr>
              <w:pStyle w:val="TableParagraph"/>
              <w:rPr>
                <w:rFonts w:cs="Times New Roman"/>
              </w:rPr>
            </w:pPr>
            <w:r w:rsidRPr="6BB44372">
              <w:rPr>
                <w:rFonts w:cs="Times New Roman"/>
              </w:rPr>
              <w:t>Links:</w:t>
            </w:r>
          </w:p>
          <w:p w14:paraId="199EC428" w14:textId="4E287D36" w:rsidR="6BB44372" w:rsidRDefault="6BB44372" w:rsidP="6BB44372">
            <w:pPr>
              <w:pStyle w:val="TableParagraph"/>
              <w:spacing w:line="259" w:lineRule="auto"/>
              <w:rPr>
                <w:rFonts w:cs="Times New Roman"/>
              </w:rPr>
            </w:pPr>
          </w:p>
        </w:tc>
        <w:tc>
          <w:tcPr>
            <w:tcW w:w="9973" w:type="dxa"/>
          </w:tcPr>
          <w:p w14:paraId="69D6D358" w14:textId="707AB2F2" w:rsidR="6BB44372" w:rsidRDefault="6BB44372" w:rsidP="66FD9EF4">
            <w:pPr>
              <w:pStyle w:val="TableParagraph"/>
              <w:spacing w:line="259" w:lineRule="auto"/>
              <w:rPr>
                <w:rFonts w:cs="Times New Roman"/>
              </w:rPr>
            </w:pPr>
            <w:r w:rsidRPr="6BB44372">
              <w:rPr>
                <w:rFonts w:cs="Times New Roman"/>
              </w:rPr>
              <w:t>None</w:t>
            </w:r>
          </w:p>
        </w:tc>
      </w:tr>
      <w:tr w:rsidR="6BB44372" w14:paraId="4851DE88" w14:textId="77777777" w:rsidTr="0091069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B765B9F" w14:textId="77777777" w:rsidR="6BB44372" w:rsidRDefault="6BB44372" w:rsidP="66FD9EF4">
            <w:pPr>
              <w:pStyle w:val="TableParagraph"/>
              <w:spacing w:line="259" w:lineRule="auto"/>
              <w:rPr>
                <w:rFonts w:cs="Times New Roman"/>
              </w:rPr>
            </w:pPr>
            <w:r w:rsidRPr="6BB44372">
              <w:rPr>
                <w:rFonts w:cs="Times New Roman"/>
              </w:rPr>
              <w:t>SRS Document</w:t>
            </w:r>
          </w:p>
          <w:p w14:paraId="003125CE" w14:textId="5E02256A" w:rsidR="6BB44372" w:rsidRDefault="6BB44372" w:rsidP="6BB44372">
            <w:pPr>
              <w:pStyle w:val="TableParagraph"/>
              <w:spacing w:line="259" w:lineRule="auto"/>
              <w:rPr>
                <w:rFonts w:cs="Times New Roman"/>
              </w:rPr>
            </w:pPr>
          </w:p>
        </w:tc>
        <w:tc>
          <w:tcPr>
            <w:tcW w:w="9973" w:type="dxa"/>
          </w:tcPr>
          <w:p w14:paraId="793C0C00" w14:textId="0686D81F" w:rsidR="6BB44372" w:rsidRDefault="6BB44372" w:rsidP="66FD9EF4">
            <w:pPr>
              <w:pStyle w:val="TableParagraph"/>
              <w:spacing w:line="259" w:lineRule="auto"/>
              <w:rPr>
                <w:rFonts w:ascii="Times" w:eastAsia="Times" w:hAnsi="Times" w:cs="Times"/>
              </w:rPr>
            </w:pPr>
            <w:r w:rsidRPr="5FB1326C">
              <w:rPr>
                <w:rFonts w:ascii="Times" w:eastAsia="Times" w:hAnsi="Times" w:cs="Times"/>
              </w:rPr>
              <w:t xml:space="preserve">REQ – </w:t>
            </w:r>
            <w:r w:rsidR="60588641" w:rsidRPr="5FB1326C">
              <w:rPr>
                <w:rFonts w:ascii="Times" w:eastAsia="Times" w:hAnsi="Times" w:cs="Times"/>
              </w:rPr>
              <w:t>35</w:t>
            </w:r>
          </w:p>
        </w:tc>
      </w:tr>
      <w:tr w:rsidR="6BB44372" w14:paraId="2DC605F2" w14:textId="77777777" w:rsidTr="0091069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DAA2BDE" w14:textId="77777777" w:rsidR="6BB44372" w:rsidRDefault="6BB44372" w:rsidP="66FD9EF4">
            <w:pPr>
              <w:pStyle w:val="TableParagraph"/>
              <w:spacing w:line="259" w:lineRule="auto"/>
              <w:rPr>
                <w:rFonts w:cs="Times New Roman"/>
              </w:rPr>
            </w:pPr>
            <w:r w:rsidRPr="6BB44372">
              <w:rPr>
                <w:rFonts w:cs="Times New Roman"/>
              </w:rPr>
              <w:t>Description/Notes:</w:t>
            </w:r>
          </w:p>
          <w:p w14:paraId="2B27EBDD" w14:textId="19A38EFB" w:rsidR="6BB44372" w:rsidRDefault="6BB44372" w:rsidP="6BB44372">
            <w:pPr>
              <w:pStyle w:val="TableParagraph"/>
              <w:spacing w:line="259" w:lineRule="auto"/>
              <w:rPr>
                <w:rFonts w:cs="Times New Roman"/>
              </w:rPr>
            </w:pPr>
          </w:p>
        </w:tc>
        <w:tc>
          <w:tcPr>
            <w:tcW w:w="9973" w:type="dxa"/>
          </w:tcPr>
          <w:p w14:paraId="710612F7" w14:textId="005A25DE" w:rsidR="1CEF57BB" w:rsidRDefault="1CEF57BB" w:rsidP="66FD9EF4">
            <w:pPr>
              <w:pStyle w:val="TableParagraph"/>
              <w:spacing w:line="259" w:lineRule="auto"/>
              <w:rPr>
                <w:rFonts w:ascii="Times" w:eastAsia="Times" w:hAnsi="Times" w:cs="Times"/>
              </w:rPr>
            </w:pPr>
            <w:r w:rsidRPr="6BB44372">
              <w:rPr>
                <w:rFonts w:ascii="Times" w:eastAsia="Times" w:hAnsi="Times" w:cs="Times"/>
              </w:rPr>
              <w:t>The Grad Planner Registration</w:t>
            </w:r>
            <w:r w:rsidR="2B64103B" w:rsidRPr="6BB44372">
              <w:rPr>
                <w:rFonts w:ascii="Times" w:eastAsia="Times" w:hAnsi="Times" w:cs="Times"/>
              </w:rPr>
              <w:t xml:space="preserve"> will look to see if the user has a cookie that would be </w:t>
            </w:r>
            <w:r w:rsidR="3D5AF605" w:rsidRPr="6BB44372">
              <w:rPr>
                <w:rFonts w:ascii="Times" w:eastAsia="Times" w:hAnsi="Times" w:cs="Times"/>
              </w:rPr>
              <w:t xml:space="preserve">deposited </w:t>
            </w:r>
            <w:r w:rsidR="2B64103B" w:rsidRPr="6BB44372">
              <w:rPr>
                <w:rFonts w:ascii="Times" w:eastAsia="Times" w:hAnsi="Times" w:cs="Times"/>
              </w:rPr>
              <w:t>if the user previously accessed to the Grad Planner</w:t>
            </w:r>
            <w:r w:rsidR="0F0552F6" w:rsidRPr="078FCCC8">
              <w:rPr>
                <w:rFonts w:ascii="Times" w:eastAsia="Times" w:hAnsi="Times" w:cs="Times"/>
              </w:rPr>
              <w:t>.</w:t>
            </w:r>
          </w:p>
          <w:p w14:paraId="3C0F28C6" w14:textId="021E49DA" w:rsidR="061669C7" w:rsidRDefault="061669C7" w:rsidP="66FD9EF4">
            <w:pPr>
              <w:pStyle w:val="TableParagraph"/>
              <w:spacing w:line="259" w:lineRule="auto"/>
              <w:rPr>
                <w:rFonts w:ascii="Times" w:eastAsia="Times" w:hAnsi="Times" w:cs="Times"/>
              </w:rPr>
            </w:pPr>
            <w:r w:rsidRPr="6BB44372">
              <w:rPr>
                <w:rFonts w:ascii="Times" w:eastAsia="Times" w:hAnsi="Times" w:cs="Times"/>
              </w:rPr>
              <w:t xml:space="preserve">Show modal to prompt the user if </w:t>
            </w:r>
            <w:r w:rsidR="3AB6FB99" w:rsidRPr="6BB44372">
              <w:rPr>
                <w:rFonts w:ascii="Times" w:eastAsia="Times" w:hAnsi="Times" w:cs="Times"/>
              </w:rPr>
              <w:t>they</w:t>
            </w:r>
            <w:r w:rsidRPr="6BB44372">
              <w:rPr>
                <w:rFonts w:ascii="Times" w:eastAsia="Times" w:hAnsi="Times" w:cs="Times"/>
              </w:rPr>
              <w:t xml:space="preserve"> want to take the tour: “Would you like to take the tour of the Grad Planner.”</w:t>
            </w:r>
          </w:p>
          <w:p w14:paraId="6D649844" w14:textId="3B4F4649" w:rsidR="32AF7587" w:rsidRDefault="32AF7587" w:rsidP="66FD9EF4">
            <w:pPr>
              <w:pStyle w:val="TableParagraph"/>
              <w:spacing w:line="259" w:lineRule="auto"/>
              <w:rPr>
                <w:rFonts w:ascii="Times" w:eastAsia="Times" w:hAnsi="Times" w:cs="Times"/>
              </w:rPr>
            </w:pPr>
            <w:r w:rsidRPr="6BB44372">
              <w:rPr>
                <w:rFonts w:ascii="Times" w:eastAsia="Times" w:hAnsi="Times" w:cs="Times"/>
              </w:rPr>
              <w:t>If the user clicks “Yes” the user will access the Grad Planner Registration Integration tour functionality and take a tour of the Grad Planner Registration Integration site. A cookie will be placed on the user’s computer indicating that the user has taken the Grad Planner Registration Integration tour and will no longer prompt the user to take the tour.</w:t>
            </w:r>
          </w:p>
          <w:p w14:paraId="2C6C6DDA" w14:textId="58324307" w:rsidR="32AF7587" w:rsidRPr="001B5238" w:rsidRDefault="32AF7587" w:rsidP="001B5238">
            <w:pPr>
              <w:pStyle w:val="TableParagraph"/>
              <w:spacing w:line="259" w:lineRule="auto"/>
              <w:rPr>
                <w:rFonts w:ascii="Times" w:eastAsia="Times" w:hAnsi="Times" w:cs="Times"/>
              </w:rPr>
            </w:pPr>
            <w:r w:rsidRPr="6BB44372">
              <w:rPr>
                <w:rFonts w:ascii="Times" w:eastAsia="Times" w:hAnsi="Times" w:cs="Times"/>
              </w:rPr>
              <w:t>If the user chooses “No” a cookie will be placed on the user’s computer indicating that the user has refused to take the Grad Planner Registration Integration tour and will no longer prompt the user to take the tour.</w:t>
            </w:r>
          </w:p>
        </w:tc>
      </w:tr>
    </w:tbl>
    <w:p w14:paraId="50515F13" w14:textId="362135C2" w:rsidR="00790AF5" w:rsidRDefault="00790AF5" w:rsidP="00790AF5">
      <w:pPr>
        <w:ind w:left="319"/>
        <w:rPr>
          <w:rFonts w:cs="Times New Roman"/>
          <w:b/>
        </w:rPr>
      </w:pPr>
    </w:p>
    <w:p w14:paraId="05B3D030" w14:textId="362135C2" w:rsidR="001E4234" w:rsidRDefault="001E4234" w:rsidP="6BB44372">
      <w:pPr>
        <w:ind w:left="319"/>
        <w:rPr>
          <w:rFonts w:cs="Times New Roman"/>
          <w:b/>
          <w:bCs/>
        </w:rPr>
      </w:pPr>
    </w:p>
    <w:p w14:paraId="5102BB0A" w14:textId="362135C2" w:rsidR="001E4234" w:rsidRDefault="001E4234" w:rsidP="6BB44372">
      <w:pPr>
        <w:ind w:left="319"/>
        <w:rPr>
          <w:rFonts w:cs="Times New Roman"/>
          <w:b/>
          <w:bCs/>
        </w:rPr>
      </w:pPr>
    </w:p>
    <w:p w14:paraId="3696866C" w14:textId="362135C2" w:rsidR="001E4234" w:rsidRDefault="001E4234" w:rsidP="6BB44372">
      <w:pPr>
        <w:ind w:left="319"/>
        <w:rPr>
          <w:rFonts w:cs="Times New Roman"/>
          <w:b/>
          <w:bCs/>
        </w:rPr>
      </w:pPr>
    </w:p>
    <w:p w14:paraId="37774EF6" w14:textId="362135C2" w:rsidR="001E4234" w:rsidRDefault="001E4234" w:rsidP="6BB44372">
      <w:pPr>
        <w:ind w:left="319"/>
        <w:rPr>
          <w:rFonts w:cs="Times New Roman"/>
          <w:b/>
          <w:bCs/>
        </w:rPr>
      </w:pPr>
    </w:p>
    <w:p w14:paraId="2CE76616" w14:textId="362135C2" w:rsidR="001E4234" w:rsidRDefault="001E4234" w:rsidP="6BB44372">
      <w:pPr>
        <w:ind w:left="319"/>
        <w:rPr>
          <w:rFonts w:cs="Times New Roman"/>
          <w:b/>
          <w:bCs/>
        </w:rPr>
      </w:pPr>
    </w:p>
    <w:p w14:paraId="0790C38A" w14:textId="362135C2" w:rsidR="001E4234" w:rsidRDefault="001E4234" w:rsidP="6BB44372">
      <w:pPr>
        <w:ind w:left="319"/>
        <w:rPr>
          <w:rFonts w:cs="Times New Roman"/>
          <w:b/>
          <w:bCs/>
        </w:rPr>
      </w:pPr>
    </w:p>
    <w:p w14:paraId="35C0E793" w14:textId="362135C2" w:rsidR="001E4234" w:rsidRDefault="001E4234" w:rsidP="6BB44372">
      <w:pPr>
        <w:ind w:left="319"/>
        <w:rPr>
          <w:rFonts w:cs="Times New Roman"/>
          <w:b/>
          <w:bCs/>
        </w:rPr>
      </w:pPr>
    </w:p>
    <w:p w14:paraId="17EF68D3" w14:textId="7A41ECBF" w:rsidR="001E4234" w:rsidRDefault="3C373A4C" w:rsidP="29346B37">
      <w:pPr>
        <w:pStyle w:val="Heading3"/>
        <w:numPr>
          <w:ilvl w:val="2"/>
          <w:numId w:val="19"/>
        </w:numPr>
        <w:spacing w:after="240"/>
        <w:ind w:left="1560" w:hanging="709"/>
        <w:rPr>
          <w:b/>
          <w:sz w:val="28"/>
          <w:szCs w:val="28"/>
        </w:rPr>
      </w:pPr>
      <w:r w:rsidRPr="29346B37">
        <w:rPr>
          <w:b/>
          <w:sz w:val="28"/>
          <w:szCs w:val="28"/>
        </w:rPr>
        <w:t xml:space="preserve"> </w:t>
      </w:r>
      <w:bookmarkStart w:id="66" w:name="_Toc46337681"/>
      <w:r w:rsidRPr="29346B37">
        <w:rPr>
          <w:b/>
          <w:sz w:val="28"/>
          <w:szCs w:val="28"/>
        </w:rPr>
        <w:t>Grad Planner Tour Button (REQ - 36)</w:t>
      </w:r>
      <w:bookmarkEnd w:id="66"/>
    </w:p>
    <w:p w14:paraId="1DEAC2A2" w14:textId="4C720425" w:rsidR="6BB44372" w:rsidRDefault="6BB44372" w:rsidP="6BB44372">
      <w:pPr>
        <w:ind w:left="319"/>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6BB44372" w14:paraId="2B8908D1"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1828C56" w14:textId="77777777" w:rsidR="6BB44372" w:rsidRPr="009B35B4" w:rsidRDefault="6BB44372" w:rsidP="6BB44372">
            <w:pPr>
              <w:pStyle w:val="TableParagraph"/>
              <w:ind w:left="1427" w:right="1416"/>
              <w:jc w:val="center"/>
              <w:rPr>
                <w:rFonts w:cs="Times New Roman"/>
                <w:sz w:val="28"/>
                <w:szCs w:val="24"/>
              </w:rPr>
            </w:pPr>
            <w:r w:rsidRPr="009B35B4">
              <w:rPr>
                <w:rFonts w:cs="Times New Roman"/>
                <w:bCs/>
                <w:sz w:val="28"/>
                <w:szCs w:val="24"/>
              </w:rPr>
              <w:t>Data</w:t>
            </w:r>
          </w:p>
        </w:tc>
        <w:tc>
          <w:tcPr>
            <w:tcW w:w="9973" w:type="dxa"/>
          </w:tcPr>
          <w:p w14:paraId="5105CB4B" w14:textId="77777777" w:rsidR="6BB44372" w:rsidRPr="009B35B4" w:rsidRDefault="6BB44372" w:rsidP="00277845">
            <w:pPr>
              <w:pStyle w:val="TableParagraph"/>
              <w:ind w:left="4122" w:right="4108"/>
              <w:jc w:val="center"/>
              <w:rPr>
                <w:rFonts w:cs="Times New Roman"/>
                <w:sz w:val="28"/>
                <w:szCs w:val="24"/>
              </w:rPr>
            </w:pPr>
            <w:r w:rsidRPr="009B35B4">
              <w:rPr>
                <w:rFonts w:cs="Times New Roman"/>
                <w:bCs/>
                <w:sz w:val="28"/>
                <w:szCs w:val="24"/>
              </w:rPr>
              <w:t>Description</w:t>
            </w:r>
          </w:p>
        </w:tc>
      </w:tr>
      <w:tr w:rsidR="6BB44372" w14:paraId="1E723AF6" w14:textId="77777777" w:rsidTr="10938796">
        <w:trPr>
          <w:cnfStyle w:val="000000100000" w:firstRow="0" w:lastRow="0" w:firstColumn="0" w:lastColumn="0" w:oddVBand="0" w:evenVBand="0" w:oddHBand="1" w:evenHBand="0" w:firstRowFirstColumn="0" w:firstRowLastColumn="0" w:lastRowFirstColumn="0" w:lastRowLastColumn="0"/>
          <w:trHeight w:val="6048"/>
        </w:trPr>
        <w:tc>
          <w:tcPr>
            <w:tcW w:w="3635" w:type="dxa"/>
          </w:tcPr>
          <w:p w14:paraId="2BACEE02" w14:textId="77777777" w:rsidR="6BB44372" w:rsidRDefault="6BB44372" w:rsidP="6BB44372">
            <w:pPr>
              <w:pStyle w:val="TableParagraph"/>
              <w:spacing w:before="0"/>
              <w:ind w:left="0"/>
              <w:rPr>
                <w:rFonts w:cs="Times New Roman"/>
                <w:b/>
                <w:bCs/>
                <w:sz w:val="28"/>
                <w:szCs w:val="28"/>
              </w:rPr>
            </w:pPr>
          </w:p>
          <w:p w14:paraId="1256486B" w14:textId="77777777" w:rsidR="6BB44372" w:rsidRDefault="6BB44372" w:rsidP="6BB44372">
            <w:pPr>
              <w:pStyle w:val="TableParagraph"/>
              <w:spacing w:before="0"/>
              <w:ind w:left="0"/>
              <w:rPr>
                <w:rFonts w:cs="Times New Roman"/>
                <w:b/>
                <w:bCs/>
                <w:sz w:val="28"/>
                <w:szCs w:val="28"/>
              </w:rPr>
            </w:pPr>
          </w:p>
          <w:p w14:paraId="5F7F71D1" w14:textId="77777777" w:rsidR="6BB44372" w:rsidRDefault="6BB44372" w:rsidP="6BB44372">
            <w:pPr>
              <w:pStyle w:val="TableParagraph"/>
              <w:spacing w:before="0"/>
              <w:ind w:left="0"/>
              <w:rPr>
                <w:rFonts w:cs="Times New Roman"/>
                <w:b/>
                <w:bCs/>
                <w:sz w:val="28"/>
                <w:szCs w:val="28"/>
              </w:rPr>
            </w:pPr>
          </w:p>
          <w:p w14:paraId="4B8F3A57" w14:textId="640E887A" w:rsidR="6BB44372" w:rsidRDefault="6BB44372" w:rsidP="6BB44372">
            <w:pPr>
              <w:pStyle w:val="TableParagraph"/>
              <w:spacing w:before="0"/>
              <w:ind w:left="0"/>
              <w:rPr>
                <w:rFonts w:cs="Times New Roman"/>
                <w:b/>
                <w:bCs/>
                <w:sz w:val="28"/>
                <w:szCs w:val="28"/>
              </w:rPr>
            </w:pPr>
          </w:p>
          <w:p w14:paraId="6108947B" w14:textId="640E887A" w:rsidR="00790AF5" w:rsidRPr="00790AF5" w:rsidRDefault="00790AF5" w:rsidP="00790AF5">
            <w:pPr>
              <w:pStyle w:val="TableParagraph"/>
              <w:spacing w:before="0"/>
              <w:ind w:left="0"/>
              <w:rPr>
                <w:rFonts w:cs="Times New Roman"/>
                <w:b/>
                <w:bCs/>
                <w:sz w:val="28"/>
                <w:szCs w:val="28"/>
              </w:rPr>
            </w:pPr>
          </w:p>
          <w:p w14:paraId="18884D96" w14:textId="640E887A" w:rsidR="001E4234" w:rsidRDefault="001E4234" w:rsidP="6BB44372">
            <w:pPr>
              <w:pStyle w:val="TableParagraph"/>
              <w:spacing w:before="0"/>
              <w:ind w:left="0"/>
              <w:rPr>
                <w:rFonts w:cs="Times New Roman"/>
                <w:b/>
                <w:bCs/>
                <w:sz w:val="28"/>
                <w:szCs w:val="28"/>
              </w:rPr>
            </w:pPr>
          </w:p>
          <w:p w14:paraId="05821569" w14:textId="640E887A" w:rsidR="001E4234" w:rsidRDefault="001E4234" w:rsidP="6BB44372">
            <w:pPr>
              <w:pStyle w:val="TableParagraph"/>
              <w:spacing w:before="0"/>
              <w:ind w:left="0"/>
              <w:rPr>
                <w:rFonts w:cs="Times New Roman"/>
                <w:b/>
                <w:bCs/>
                <w:sz w:val="28"/>
                <w:szCs w:val="28"/>
              </w:rPr>
            </w:pPr>
          </w:p>
          <w:p w14:paraId="329C8C32" w14:textId="640E887A" w:rsidR="001E4234" w:rsidRDefault="001E4234" w:rsidP="6BB44372">
            <w:pPr>
              <w:pStyle w:val="TableParagraph"/>
              <w:spacing w:before="0"/>
              <w:ind w:left="0"/>
              <w:rPr>
                <w:rFonts w:cs="Times New Roman"/>
                <w:b/>
                <w:bCs/>
                <w:sz w:val="28"/>
                <w:szCs w:val="28"/>
              </w:rPr>
            </w:pPr>
          </w:p>
          <w:p w14:paraId="689CE461" w14:textId="77777777" w:rsidR="6BB44372" w:rsidRDefault="6BB44372" w:rsidP="001E4234">
            <w:pPr>
              <w:pStyle w:val="TableParagraph"/>
              <w:spacing w:before="1"/>
              <w:ind w:left="0"/>
              <w:jc w:val="center"/>
              <w:rPr>
                <w:rFonts w:cs="Times New Roman"/>
                <w:b/>
                <w:bCs/>
                <w:sz w:val="38"/>
                <w:szCs w:val="38"/>
              </w:rPr>
            </w:pPr>
          </w:p>
          <w:p w14:paraId="546405B2" w14:textId="17DAF2C5" w:rsidR="6BB44372" w:rsidRDefault="64958FA3" w:rsidP="001E4234">
            <w:pPr>
              <w:pStyle w:val="TableParagraph"/>
              <w:spacing w:before="0"/>
              <w:jc w:val="center"/>
              <w:rPr>
                <w:rFonts w:cs="Times New Roman"/>
              </w:rPr>
            </w:pPr>
            <w:r w:rsidRPr="078FCCC8">
              <w:rPr>
                <w:rFonts w:cs="Times New Roman"/>
              </w:rPr>
              <w:t>Screenshot</w:t>
            </w:r>
            <w:r w:rsidR="6BB44372" w:rsidRPr="6BB44372">
              <w:rPr>
                <w:rFonts w:cs="Times New Roman"/>
              </w:rPr>
              <w:t>/Mockup:</w:t>
            </w:r>
          </w:p>
        </w:tc>
        <w:tc>
          <w:tcPr>
            <w:tcW w:w="9973" w:type="dxa"/>
          </w:tcPr>
          <w:p w14:paraId="338E65FD" w14:textId="15B1AD2F" w:rsidR="6BB44372" w:rsidRDefault="160E5C2E" w:rsidP="6BB44372">
            <w:pPr>
              <w:pStyle w:val="TableParagraph"/>
              <w:spacing w:before="0"/>
              <w:ind w:left="0"/>
            </w:pPr>
            <w:r>
              <w:rPr>
                <w:noProof/>
              </w:rPr>
              <w:drawing>
                <wp:inline distT="0" distB="0" distL="0" distR="0" wp14:anchorId="434DE771" wp14:editId="130BB981">
                  <wp:extent cx="6257925" cy="3371850"/>
                  <wp:effectExtent l="0" t="0" r="0" b="0"/>
                  <wp:docPr id="266295918" name="Picture 212274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742571"/>
                          <pic:cNvPicPr/>
                        </pic:nvPicPr>
                        <pic:blipFill>
                          <a:blip r:embed="rId51">
                            <a:extLst>
                              <a:ext uri="{28A0092B-C50C-407E-A947-70E740481C1C}">
                                <a14:useLocalDpi xmlns:a14="http://schemas.microsoft.com/office/drawing/2010/main" val="0"/>
                              </a:ext>
                            </a:extLst>
                          </a:blip>
                          <a:stretch>
                            <a:fillRect/>
                          </a:stretch>
                        </pic:blipFill>
                        <pic:spPr>
                          <a:xfrm>
                            <a:off x="0" y="0"/>
                            <a:ext cx="6257925" cy="3371850"/>
                          </a:xfrm>
                          <a:prstGeom prst="rect">
                            <a:avLst/>
                          </a:prstGeom>
                        </pic:spPr>
                      </pic:pic>
                    </a:graphicData>
                  </a:graphic>
                </wp:inline>
              </w:drawing>
            </w:r>
          </w:p>
          <w:p w14:paraId="76BC0D2C" w14:textId="6A0D93C9" w:rsidR="6BB44372" w:rsidRDefault="6BAA4B8D" w:rsidP="6BB44372">
            <w:pPr>
              <w:pStyle w:val="TableParagraph"/>
              <w:spacing w:before="0"/>
              <w:ind w:left="0"/>
              <w:rPr>
                <w:i/>
              </w:rPr>
            </w:pPr>
            <w:r w:rsidRPr="2E7A0C8E">
              <w:rPr>
                <w:i/>
              </w:rPr>
              <w:t xml:space="preserve">Figure </w:t>
            </w:r>
            <w:r w:rsidR="0A109EAB" w:rsidRPr="2E7A0C8E">
              <w:rPr>
                <w:i/>
                <w:iCs/>
              </w:rPr>
              <w:t>2</w:t>
            </w:r>
            <w:r w:rsidR="277644FA" w:rsidRPr="2E7A0C8E">
              <w:rPr>
                <w:i/>
                <w:iCs/>
              </w:rPr>
              <w:t>3</w:t>
            </w:r>
            <w:r w:rsidRPr="2E7A0C8E">
              <w:rPr>
                <w:i/>
              </w:rPr>
              <w:t xml:space="preserve"> Grad Planner </w:t>
            </w:r>
            <w:r w:rsidR="3B436384" w:rsidRPr="2E7A0C8E">
              <w:rPr>
                <w:i/>
              </w:rPr>
              <w:t>t</w:t>
            </w:r>
            <w:r w:rsidRPr="2E7A0C8E">
              <w:rPr>
                <w:i/>
              </w:rPr>
              <w:t xml:space="preserve">our </w:t>
            </w:r>
            <w:r w:rsidR="4AC1AD63" w:rsidRPr="2E7A0C8E">
              <w:rPr>
                <w:i/>
              </w:rPr>
              <w:t xml:space="preserve">launch </w:t>
            </w:r>
            <w:r w:rsidR="7F24D416" w:rsidRPr="2E7A0C8E">
              <w:rPr>
                <w:i/>
              </w:rPr>
              <w:t>b</w:t>
            </w:r>
            <w:r w:rsidRPr="2E7A0C8E">
              <w:rPr>
                <w:i/>
              </w:rPr>
              <w:t xml:space="preserve">utton </w:t>
            </w:r>
            <w:r w:rsidR="20A0B64E" w:rsidRPr="2E7A0C8E">
              <w:rPr>
                <w:i/>
              </w:rPr>
              <w:t>m</w:t>
            </w:r>
            <w:r w:rsidRPr="2E7A0C8E">
              <w:rPr>
                <w:i/>
              </w:rPr>
              <w:t>ockup</w:t>
            </w:r>
          </w:p>
        </w:tc>
      </w:tr>
      <w:tr w:rsidR="6BB44372" w14:paraId="11A3674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88A0A7A" w14:textId="77777777" w:rsidR="6BB44372" w:rsidRDefault="6BB44372" w:rsidP="6BB44372">
            <w:pPr>
              <w:pStyle w:val="TableParagraph"/>
              <w:rPr>
                <w:rFonts w:cs="Times New Roman"/>
              </w:rPr>
            </w:pPr>
            <w:r w:rsidRPr="6BB44372">
              <w:rPr>
                <w:rFonts w:cs="Times New Roman"/>
              </w:rPr>
              <w:t>Page Title:</w:t>
            </w:r>
          </w:p>
        </w:tc>
        <w:tc>
          <w:tcPr>
            <w:tcW w:w="9973" w:type="dxa"/>
          </w:tcPr>
          <w:p w14:paraId="204F27A5" w14:textId="0A83B084" w:rsidR="6BB44372" w:rsidRDefault="1CCA802D" w:rsidP="66FD9EF4">
            <w:pPr>
              <w:pStyle w:val="TableParagraph"/>
              <w:spacing w:line="259" w:lineRule="auto"/>
              <w:rPr>
                <w:rFonts w:eastAsia="Times New Roman" w:cs="Times New Roman"/>
              </w:rPr>
            </w:pPr>
            <w:r w:rsidRPr="66FD9EF4">
              <w:rPr>
                <w:rFonts w:eastAsia="Times New Roman" w:cs="Times New Roman"/>
              </w:rPr>
              <w:t>Grad Planner Tour Button</w:t>
            </w:r>
          </w:p>
          <w:p w14:paraId="6E2C8E91" w14:textId="66830151" w:rsidR="6BB44372" w:rsidRDefault="6BB44372" w:rsidP="6BB44372">
            <w:pPr>
              <w:rPr>
                <w:rFonts w:cs="Times New Roman"/>
              </w:rPr>
            </w:pPr>
          </w:p>
        </w:tc>
      </w:tr>
      <w:tr w:rsidR="6BB44372" w14:paraId="191309A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0FC9F9B" w14:textId="336FA5C7" w:rsidR="6BB44372" w:rsidRDefault="6BB44372" w:rsidP="6BB44372">
            <w:pPr>
              <w:pStyle w:val="TableParagraph"/>
              <w:rPr>
                <w:rFonts w:cs="Times New Roman"/>
              </w:rPr>
            </w:pPr>
            <w:r w:rsidRPr="6BB44372">
              <w:rPr>
                <w:rFonts w:cs="Times New Roman"/>
              </w:rPr>
              <w:lastRenderedPageBreak/>
              <w:t>Author:</w:t>
            </w:r>
          </w:p>
        </w:tc>
        <w:tc>
          <w:tcPr>
            <w:tcW w:w="9973" w:type="dxa"/>
          </w:tcPr>
          <w:p w14:paraId="04C7C86B" w14:textId="645A7731" w:rsidR="6BB44372" w:rsidRDefault="6BB44372" w:rsidP="6BB44372">
            <w:pPr>
              <w:pStyle w:val="TableParagraph"/>
              <w:rPr>
                <w:rFonts w:cs="Times New Roman"/>
              </w:rPr>
            </w:pPr>
            <w:r w:rsidRPr="6BB44372">
              <w:rPr>
                <w:rFonts w:cs="Times New Roman"/>
              </w:rPr>
              <w:t>Team 04</w:t>
            </w:r>
          </w:p>
        </w:tc>
      </w:tr>
      <w:tr w:rsidR="6BB44372" w14:paraId="0F0DA9F2"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5DFF94D" w14:textId="426808DA" w:rsidR="6BB44372" w:rsidRDefault="6BB44372" w:rsidP="6BB44372">
            <w:pPr>
              <w:pStyle w:val="TableParagraph"/>
              <w:rPr>
                <w:rFonts w:cs="Times New Roman"/>
              </w:rPr>
            </w:pPr>
            <w:r w:rsidRPr="6BB44372">
              <w:rPr>
                <w:rFonts w:cs="Times New Roman"/>
              </w:rPr>
              <w:t>Type:</w:t>
            </w:r>
          </w:p>
        </w:tc>
        <w:tc>
          <w:tcPr>
            <w:tcW w:w="9973" w:type="dxa"/>
          </w:tcPr>
          <w:p w14:paraId="59B67167"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58818617"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8C1F843" w14:textId="28156EF6" w:rsidR="6BB44372" w:rsidRDefault="6BB44372" w:rsidP="66FD9EF4">
            <w:pPr>
              <w:pStyle w:val="TableParagraph"/>
              <w:spacing w:line="259" w:lineRule="auto"/>
              <w:rPr>
                <w:rFonts w:cs="Times New Roman"/>
              </w:rPr>
            </w:pPr>
            <w:r w:rsidRPr="6BB44372">
              <w:rPr>
                <w:rFonts w:cs="Times New Roman"/>
              </w:rPr>
              <w:t>Purpose:</w:t>
            </w:r>
          </w:p>
        </w:tc>
        <w:tc>
          <w:tcPr>
            <w:tcW w:w="9973" w:type="dxa"/>
          </w:tcPr>
          <w:p w14:paraId="4AA70FBB" w14:textId="79B69808" w:rsidR="6BB44372" w:rsidRDefault="3DE550CC" w:rsidP="66FD9EF4">
            <w:pPr>
              <w:pStyle w:val="TableParagraph"/>
              <w:spacing w:line="259" w:lineRule="auto"/>
              <w:rPr>
                <w:rFonts w:eastAsia="Times New Roman" w:cs="Times New Roman"/>
              </w:rPr>
            </w:pPr>
            <w:r w:rsidRPr="66FD9EF4">
              <w:rPr>
                <w:rFonts w:eastAsia="Times New Roman" w:cs="Times New Roman"/>
              </w:rPr>
              <w:t>The user will have the option to take the tour through a button in the Grad Planner in the Registration Integration settings.</w:t>
            </w:r>
          </w:p>
        </w:tc>
      </w:tr>
      <w:tr w:rsidR="6BB44372" w14:paraId="751C4D8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8EA8B71" w14:textId="7734A433" w:rsidR="6BB44372" w:rsidRDefault="6BB44372" w:rsidP="6BB44372">
            <w:pPr>
              <w:pStyle w:val="TableParagraph"/>
              <w:spacing w:before="87"/>
              <w:rPr>
                <w:rFonts w:cs="Times New Roman"/>
              </w:rPr>
            </w:pPr>
            <w:r w:rsidRPr="6BB44372">
              <w:rPr>
                <w:rFonts w:cs="Times New Roman"/>
              </w:rPr>
              <w:t>Stakeholders:</w:t>
            </w:r>
          </w:p>
          <w:p w14:paraId="4D4CF473" w14:textId="7734A433" w:rsidR="6BB44372" w:rsidRDefault="6BB44372" w:rsidP="6BB44372">
            <w:pPr>
              <w:pStyle w:val="TableParagraph"/>
              <w:rPr>
                <w:rFonts w:cs="Times New Roman"/>
              </w:rPr>
            </w:pPr>
          </w:p>
        </w:tc>
        <w:tc>
          <w:tcPr>
            <w:tcW w:w="9973" w:type="dxa"/>
          </w:tcPr>
          <w:p w14:paraId="774347CC" w14:textId="09D60FF5" w:rsidR="6BB44372" w:rsidRDefault="6BB44372" w:rsidP="6BB44372">
            <w:pPr>
              <w:pStyle w:val="TableParagraph"/>
              <w:rPr>
                <w:rFonts w:cs="Times New Roman"/>
              </w:rPr>
            </w:pPr>
            <w:r w:rsidRPr="6BB44372">
              <w:rPr>
                <w:rFonts w:cs="Times New Roman"/>
              </w:rPr>
              <w:t>Students</w:t>
            </w:r>
          </w:p>
        </w:tc>
      </w:tr>
      <w:tr w:rsidR="6BB44372" w14:paraId="10DF2300"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5F79B5A"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39CE22C4" w14:textId="13A1992F" w:rsidR="6BB44372" w:rsidRDefault="6BB44372" w:rsidP="6BB44372">
            <w:pPr>
              <w:pStyle w:val="TableParagraph"/>
              <w:spacing w:before="84"/>
              <w:rPr>
                <w:rFonts w:cs="Times New Roman"/>
              </w:rPr>
            </w:pPr>
            <w:r w:rsidRPr="6BB44372">
              <w:rPr>
                <w:rFonts w:cs="Times New Roman"/>
              </w:rPr>
              <w:t>N/A</w:t>
            </w:r>
          </w:p>
          <w:p w14:paraId="003745A7" w14:textId="0315D915" w:rsidR="6BB44372" w:rsidRDefault="6BB44372" w:rsidP="6BB44372">
            <w:pPr>
              <w:pStyle w:val="TableParagraph"/>
              <w:spacing w:before="84"/>
              <w:ind w:left="0"/>
              <w:rPr>
                <w:rFonts w:cs="Times New Roman"/>
              </w:rPr>
            </w:pPr>
          </w:p>
        </w:tc>
      </w:tr>
      <w:tr w:rsidR="6BB44372" w14:paraId="2EB59296"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5A6067B"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57A85464" w14:textId="794DAF30" w:rsidR="6BB44372" w:rsidRDefault="6BB44372" w:rsidP="66FD9EF4">
            <w:pPr>
              <w:pStyle w:val="TableParagraph"/>
              <w:spacing w:line="259" w:lineRule="auto"/>
              <w:rPr>
                <w:rFonts w:cs="Times New Roman"/>
              </w:rPr>
            </w:pPr>
            <w:r w:rsidRPr="6BB44372">
              <w:rPr>
                <w:rFonts w:cs="Times New Roman"/>
              </w:rPr>
              <w:t>Students</w:t>
            </w:r>
          </w:p>
        </w:tc>
      </w:tr>
      <w:tr w:rsidR="6BB44372" w14:paraId="1E416CFC"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BD6EE4D" w14:textId="77777777" w:rsidR="6BB44372" w:rsidRDefault="6BB44372" w:rsidP="66FD9EF4">
            <w:pPr>
              <w:pStyle w:val="TableParagraph"/>
              <w:spacing w:line="259" w:lineRule="auto"/>
              <w:rPr>
                <w:rFonts w:cs="Times New Roman"/>
              </w:rPr>
            </w:pPr>
            <w:r w:rsidRPr="6BB44372">
              <w:rPr>
                <w:rFonts w:cs="Times New Roman"/>
              </w:rPr>
              <w:t>Pre-conditions/Product(s) Required:</w:t>
            </w:r>
          </w:p>
          <w:p w14:paraId="52124810" w14:textId="1DE8B408" w:rsidR="6BB44372" w:rsidRDefault="6BB44372" w:rsidP="6BB44372">
            <w:pPr>
              <w:pStyle w:val="TableParagraph"/>
              <w:rPr>
                <w:rFonts w:cs="Times New Roman"/>
              </w:rPr>
            </w:pPr>
          </w:p>
        </w:tc>
        <w:tc>
          <w:tcPr>
            <w:tcW w:w="9973" w:type="dxa"/>
          </w:tcPr>
          <w:p w14:paraId="1C8596C4" w14:textId="64905C13" w:rsidR="6BB44372" w:rsidRDefault="6BB44372" w:rsidP="6BB44372">
            <w:pPr>
              <w:pStyle w:val="TableParagraph"/>
              <w:spacing w:line="259" w:lineRule="auto"/>
              <w:rPr>
                <w:rFonts w:eastAsia="Times New Roman" w:cs="Times New Roman"/>
              </w:rPr>
            </w:pPr>
            <w:r w:rsidRPr="078FCCC8">
              <w:rPr>
                <w:rFonts w:eastAsia="Times New Roman" w:cs="Times New Roman"/>
              </w:rPr>
              <w:t>The user is authenticated</w:t>
            </w:r>
            <w:r w:rsidR="0FD6EDF7" w:rsidRPr="078FCCC8">
              <w:rPr>
                <w:rFonts w:eastAsia="Times New Roman" w:cs="Times New Roman"/>
              </w:rPr>
              <w:t>.</w:t>
            </w:r>
          </w:p>
          <w:p w14:paraId="1519D698" w14:textId="7F2840E4" w:rsidR="6BB44372" w:rsidRDefault="6BB44372" w:rsidP="6BB44372">
            <w:pPr>
              <w:pStyle w:val="TableParagraph"/>
              <w:spacing w:line="259" w:lineRule="auto"/>
              <w:rPr>
                <w:rFonts w:eastAsia="Times New Roman" w:cs="Times New Roman"/>
              </w:rPr>
            </w:pPr>
            <w:r w:rsidRPr="078FCCC8">
              <w:rPr>
                <w:rFonts w:eastAsia="Times New Roman" w:cs="Times New Roman"/>
              </w:rPr>
              <w:t xml:space="preserve">The user </w:t>
            </w:r>
            <w:r w:rsidR="1A8165C3" w:rsidRPr="078FCCC8">
              <w:rPr>
                <w:rFonts w:eastAsia="Times New Roman" w:cs="Times New Roman"/>
              </w:rPr>
              <w:t>decided to not take the tour</w:t>
            </w:r>
            <w:r w:rsidR="369B5AF1" w:rsidRPr="078FCCC8">
              <w:rPr>
                <w:rFonts w:eastAsia="Times New Roman" w:cs="Times New Roman"/>
              </w:rPr>
              <w:t>.</w:t>
            </w:r>
          </w:p>
        </w:tc>
      </w:tr>
      <w:tr w:rsidR="6BB44372" w14:paraId="2119D25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9668550" w14:textId="56C9E592" w:rsidR="6BB44372" w:rsidRDefault="6BB44372" w:rsidP="66FD9EF4">
            <w:pPr>
              <w:pStyle w:val="TableParagraph"/>
              <w:spacing w:line="259" w:lineRule="auto"/>
              <w:rPr>
                <w:rFonts w:cs="Times New Roman"/>
              </w:rPr>
            </w:pPr>
            <w:r w:rsidRPr="6BB44372">
              <w:rPr>
                <w:rFonts w:cs="Times New Roman"/>
              </w:rPr>
              <w:t>Post-conditions/Product(s) Produced:</w:t>
            </w:r>
          </w:p>
        </w:tc>
        <w:tc>
          <w:tcPr>
            <w:tcW w:w="9973" w:type="dxa"/>
          </w:tcPr>
          <w:p w14:paraId="083307C2" w14:textId="6A9494AA" w:rsidR="13F7FF7B" w:rsidRDefault="13F7FF7B" w:rsidP="6BB44372">
            <w:pPr>
              <w:pStyle w:val="TableParagraph"/>
              <w:spacing w:line="259" w:lineRule="auto"/>
              <w:rPr>
                <w:rFonts w:eastAsia="Times New Roman" w:cs="Times New Roman"/>
              </w:rPr>
            </w:pPr>
            <w:r w:rsidRPr="078FCCC8">
              <w:rPr>
                <w:rFonts w:eastAsia="Times New Roman" w:cs="Times New Roman"/>
              </w:rPr>
              <w:t xml:space="preserve">The </w:t>
            </w:r>
            <w:r w:rsidR="288F538A" w:rsidRPr="078FCCC8">
              <w:rPr>
                <w:rFonts w:eastAsia="Times New Roman" w:cs="Times New Roman"/>
              </w:rPr>
              <w:t>user can take the tour</w:t>
            </w:r>
            <w:r w:rsidR="31EA8551" w:rsidRPr="078FCCC8">
              <w:rPr>
                <w:rFonts w:eastAsia="Times New Roman" w:cs="Times New Roman"/>
              </w:rPr>
              <w:t>.</w:t>
            </w:r>
          </w:p>
        </w:tc>
      </w:tr>
      <w:tr w:rsidR="6BB44372" w14:paraId="24F5B398"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03E34B8" w14:textId="77777777" w:rsidR="6BB44372" w:rsidRDefault="6BB44372" w:rsidP="6BB44372">
            <w:pPr>
              <w:pStyle w:val="TableParagraph"/>
              <w:rPr>
                <w:rFonts w:cs="Times New Roman"/>
              </w:rPr>
            </w:pPr>
            <w:r w:rsidRPr="6BB44372">
              <w:rPr>
                <w:rFonts w:cs="Times New Roman"/>
              </w:rPr>
              <w:t>Links:</w:t>
            </w:r>
          </w:p>
          <w:p w14:paraId="233EBFB7" w14:textId="4E287D36" w:rsidR="6BB44372" w:rsidRDefault="6BB44372" w:rsidP="6BB44372">
            <w:pPr>
              <w:pStyle w:val="TableParagraph"/>
              <w:spacing w:line="259" w:lineRule="auto"/>
              <w:rPr>
                <w:rFonts w:cs="Times New Roman"/>
              </w:rPr>
            </w:pPr>
          </w:p>
        </w:tc>
        <w:tc>
          <w:tcPr>
            <w:tcW w:w="9973" w:type="dxa"/>
          </w:tcPr>
          <w:p w14:paraId="5F3A43BA" w14:textId="5C20BECF" w:rsidR="6BB44372" w:rsidRDefault="6BB44372" w:rsidP="66FD9EF4">
            <w:pPr>
              <w:pStyle w:val="TableParagraph"/>
              <w:spacing w:line="259" w:lineRule="auto"/>
              <w:rPr>
                <w:rFonts w:cs="Times New Roman"/>
              </w:rPr>
            </w:pPr>
            <w:r w:rsidRPr="6BB44372">
              <w:rPr>
                <w:rFonts w:cs="Times New Roman"/>
              </w:rPr>
              <w:t>None</w:t>
            </w:r>
          </w:p>
        </w:tc>
      </w:tr>
      <w:tr w:rsidR="6BB44372" w14:paraId="4AEA30D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B7038D4" w14:textId="77777777" w:rsidR="6BB44372" w:rsidRDefault="6BB44372" w:rsidP="6BB44372">
            <w:pPr>
              <w:pStyle w:val="TableParagraph"/>
              <w:rPr>
                <w:rFonts w:cs="Times New Roman"/>
              </w:rPr>
            </w:pPr>
            <w:r w:rsidRPr="6BB44372">
              <w:rPr>
                <w:rFonts w:cs="Times New Roman"/>
              </w:rPr>
              <w:t>SRS Document</w:t>
            </w:r>
          </w:p>
          <w:p w14:paraId="6D9A1B9A" w14:textId="5E02256A" w:rsidR="6BB44372" w:rsidRDefault="6BB44372" w:rsidP="6BB44372">
            <w:pPr>
              <w:pStyle w:val="TableParagraph"/>
              <w:spacing w:line="259" w:lineRule="auto"/>
              <w:rPr>
                <w:rFonts w:cs="Times New Roman"/>
              </w:rPr>
            </w:pPr>
          </w:p>
        </w:tc>
        <w:tc>
          <w:tcPr>
            <w:tcW w:w="9973" w:type="dxa"/>
          </w:tcPr>
          <w:p w14:paraId="672B4BC5" w14:textId="1663A426" w:rsidR="6BB44372" w:rsidRDefault="6BB44372" w:rsidP="001E4234">
            <w:pPr>
              <w:pStyle w:val="TableParagraph"/>
              <w:ind w:left="220"/>
              <w:rPr>
                <w:rFonts w:ascii="Times" w:eastAsia="Times" w:hAnsi="Times" w:cs="Times"/>
              </w:rPr>
            </w:pPr>
            <w:r w:rsidRPr="5FB1326C">
              <w:rPr>
                <w:rFonts w:ascii="Times" w:eastAsia="Times" w:hAnsi="Times" w:cs="Times"/>
              </w:rPr>
              <w:t>REQ – 3</w:t>
            </w:r>
            <w:r w:rsidR="41040CDC" w:rsidRPr="5FB1326C">
              <w:rPr>
                <w:rFonts w:ascii="Times" w:eastAsia="Times" w:hAnsi="Times" w:cs="Times"/>
              </w:rPr>
              <w:t>6</w:t>
            </w:r>
          </w:p>
        </w:tc>
      </w:tr>
      <w:tr w:rsidR="6BB44372" w14:paraId="2427CB7E"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2169627" w14:textId="77777777" w:rsidR="6BB44372" w:rsidRDefault="6BB44372" w:rsidP="66FD9EF4">
            <w:pPr>
              <w:pStyle w:val="TableParagraph"/>
              <w:spacing w:line="259" w:lineRule="auto"/>
              <w:rPr>
                <w:rFonts w:cs="Times New Roman"/>
              </w:rPr>
            </w:pPr>
            <w:r w:rsidRPr="6BB44372">
              <w:rPr>
                <w:rFonts w:cs="Times New Roman"/>
              </w:rPr>
              <w:t>Description/Notes:</w:t>
            </w:r>
          </w:p>
          <w:p w14:paraId="57C33A8C" w14:textId="19A38EFB" w:rsidR="6BB44372" w:rsidRDefault="6BB44372" w:rsidP="6BB44372">
            <w:pPr>
              <w:pStyle w:val="TableParagraph"/>
              <w:spacing w:line="259" w:lineRule="auto"/>
              <w:rPr>
                <w:rFonts w:cs="Times New Roman"/>
              </w:rPr>
            </w:pPr>
          </w:p>
        </w:tc>
        <w:tc>
          <w:tcPr>
            <w:tcW w:w="9973" w:type="dxa"/>
          </w:tcPr>
          <w:p w14:paraId="168A9950" w14:textId="77C0649E" w:rsidR="6BB44372" w:rsidRDefault="6BB44372" w:rsidP="6BB44372">
            <w:pPr>
              <w:rPr>
                <w:rFonts w:ascii="Times" w:eastAsia="Times" w:hAnsi="Times" w:cs="Times"/>
              </w:rPr>
            </w:pPr>
          </w:p>
        </w:tc>
      </w:tr>
    </w:tbl>
    <w:p w14:paraId="2AA461B5" w14:textId="77777777" w:rsidR="000219BA" w:rsidRDefault="000219BA" w:rsidP="29346B37">
      <w:pPr>
        <w:ind w:left="0"/>
        <w:rPr>
          <w:rFonts w:cs="Times New Roman"/>
          <w:b/>
          <w:bCs/>
        </w:rPr>
      </w:pPr>
    </w:p>
    <w:p w14:paraId="57EB0481" w14:textId="345BB131" w:rsidR="29346B37" w:rsidRDefault="29346B37" w:rsidP="29346B37">
      <w:pPr>
        <w:ind w:left="0"/>
        <w:rPr>
          <w:rFonts w:cs="Times New Roman"/>
          <w:b/>
          <w:bCs/>
        </w:rPr>
      </w:pPr>
    </w:p>
    <w:p w14:paraId="305C8911" w14:textId="09A763CE" w:rsidR="762EC884" w:rsidRDefault="762EC884" w:rsidP="29346B37">
      <w:pPr>
        <w:pStyle w:val="Heading3"/>
        <w:numPr>
          <w:ilvl w:val="2"/>
          <w:numId w:val="19"/>
        </w:numPr>
        <w:spacing w:after="240"/>
        <w:ind w:left="1560" w:hanging="709"/>
        <w:rPr>
          <w:b/>
          <w:sz w:val="28"/>
          <w:szCs w:val="28"/>
        </w:rPr>
      </w:pPr>
      <w:r w:rsidRPr="29346B37">
        <w:rPr>
          <w:b/>
          <w:sz w:val="28"/>
          <w:szCs w:val="28"/>
        </w:rPr>
        <w:lastRenderedPageBreak/>
        <w:t xml:space="preserve"> </w:t>
      </w:r>
      <w:bookmarkStart w:id="67" w:name="_Toc46337682"/>
      <w:r w:rsidRPr="29346B37">
        <w:rPr>
          <w:b/>
          <w:sz w:val="28"/>
          <w:szCs w:val="28"/>
        </w:rPr>
        <w:t>Grad Planner Tour (REQ - 37)</w:t>
      </w:r>
      <w:bookmarkEnd w:id="67"/>
    </w:p>
    <w:tbl>
      <w:tblPr>
        <w:tblStyle w:val="Team3"/>
        <w:tblW w:w="0" w:type="auto"/>
        <w:tblLayout w:type="fixed"/>
        <w:tblLook w:val="01E0" w:firstRow="1" w:lastRow="1" w:firstColumn="1" w:lastColumn="1" w:noHBand="0" w:noVBand="0"/>
      </w:tblPr>
      <w:tblGrid>
        <w:gridCol w:w="3635"/>
        <w:gridCol w:w="9973"/>
      </w:tblGrid>
      <w:tr w:rsidR="6BB44372" w14:paraId="5A941309" w14:textId="77777777" w:rsidTr="1093879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32F3B46D" w14:textId="77777777" w:rsidR="6BB44372" w:rsidRPr="009172CA" w:rsidRDefault="6BB44372" w:rsidP="6BB44372">
            <w:pPr>
              <w:pStyle w:val="TableParagraph"/>
              <w:ind w:left="1427" w:right="1416"/>
              <w:jc w:val="center"/>
              <w:rPr>
                <w:rFonts w:cs="Times New Roman"/>
                <w:sz w:val="28"/>
                <w:szCs w:val="24"/>
              </w:rPr>
            </w:pPr>
            <w:r w:rsidRPr="009172CA">
              <w:rPr>
                <w:rFonts w:cs="Times New Roman"/>
                <w:bCs/>
                <w:sz w:val="28"/>
                <w:szCs w:val="24"/>
              </w:rPr>
              <w:t>Data</w:t>
            </w:r>
          </w:p>
        </w:tc>
        <w:tc>
          <w:tcPr>
            <w:tcW w:w="9973" w:type="dxa"/>
          </w:tcPr>
          <w:p w14:paraId="55B4A938" w14:textId="77777777" w:rsidR="6BB44372" w:rsidRPr="009172CA" w:rsidRDefault="6BB44372" w:rsidP="000219BA">
            <w:pPr>
              <w:pStyle w:val="TableParagraph"/>
              <w:ind w:left="4122" w:right="4108"/>
              <w:jc w:val="center"/>
              <w:rPr>
                <w:rFonts w:cs="Times New Roman"/>
                <w:sz w:val="28"/>
                <w:szCs w:val="24"/>
              </w:rPr>
            </w:pPr>
            <w:r w:rsidRPr="009172CA">
              <w:rPr>
                <w:rFonts w:cs="Times New Roman"/>
                <w:bCs/>
                <w:sz w:val="28"/>
                <w:szCs w:val="24"/>
              </w:rPr>
              <w:t>Description</w:t>
            </w:r>
          </w:p>
        </w:tc>
      </w:tr>
      <w:tr w:rsidR="6BB44372" w14:paraId="304D02EF" w14:textId="77777777" w:rsidTr="10938796">
        <w:trPr>
          <w:cnfStyle w:val="000000100000" w:firstRow="0" w:lastRow="0" w:firstColumn="0" w:lastColumn="0" w:oddVBand="0" w:evenVBand="0" w:oddHBand="1" w:evenHBand="0" w:firstRowFirstColumn="0" w:firstRowLastColumn="0" w:lastRowFirstColumn="0" w:lastRowLastColumn="0"/>
          <w:trHeight w:val="5241"/>
        </w:trPr>
        <w:tc>
          <w:tcPr>
            <w:tcW w:w="3635" w:type="dxa"/>
          </w:tcPr>
          <w:p w14:paraId="0C693CB6" w14:textId="77777777" w:rsidR="6BB44372" w:rsidRDefault="6BB44372" w:rsidP="6BB44372">
            <w:pPr>
              <w:pStyle w:val="TableParagraph"/>
              <w:spacing w:before="0"/>
              <w:ind w:left="0"/>
              <w:rPr>
                <w:rFonts w:cs="Times New Roman"/>
                <w:b/>
                <w:bCs/>
                <w:sz w:val="28"/>
                <w:szCs w:val="28"/>
              </w:rPr>
            </w:pPr>
          </w:p>
          <w:p w14:paraId="716FEF5A" w14:textId="77777777" w:rsidR="6BB44372" w:rsidRDefault="6BB44372" w:rsidP="6BB44372">
            <w:pPr>
              <w:pStyle w:val="TableParagraph"/>
              <w:spacing w:before="0"/>
              <w:ind w:left="0"/>
              <w:rPr>
                <w:rFonts w:cs="Times New Roman"/>
                <w:b/>
                <w:bCs/>
                <w:sz w:val="28"/>
                <w:szCs w:val="28"/>
              </w:rPr>
            </w:pPr>
          </w:p>
          <w:p w14:paraId="18F1771C" w14:textId="77777777" w:rsidR="6BB44372" w:rsidRDefault="6BB44372" w:rsidP="6BB44372">
            <w:pPr>
              <w:pStyle w:val="TableParagraph"/>
              <w:spacing w:before="0"/>
              <w:ind w:left="0"/>
              <w:rPr>
                <w:rFonts w:cs="Times New Roman"/>
                <w:b/>
                <w:bCs/>
                <w:sz w:val="28"/>
                <w:szCs w:val="28"/>
              </w:rPr>
            </w:pPr>
          </w:p>
          <w:p w14:paraId="7CCE50C9" w14:textId="77777777" w:rsidR="6BB44372" w:rsidRDefault="6BB44372" w:rsidP="6BB44372">
            <w:pPr>
              <w:pStyle w:val="TableParagraph"/>
              <w:spacing w:before="0"/>
              <w:ind w:left="0"/>
              <w:rPr>
                <w:rFonts w:cs="Times New Roman"/>
                <w:b/>
                <w:bCs/>
                <w:sz w:val="28"/>
                <w:szCs w:val="28"/>
              </w:rPr>
            </w:pPr>
          </w:p>
          <w:p w14:paraId="0C850C3A" w14:textId="77777777" w:rsidR="6BB44372" w:rsidRDefault="6BB44372" w:rsidP="6BB44372">
            <w:pPr>
              <w:pStyle w:val="TableParagraph"/>
              <w:spacing w:before="0"/>
              <w:ind w:left="0"/>
              <w:rPr>
                <w:rFonts w:cs="Times New Roman"/>
                <w:b/>
                <w:bCs/>
                <w:sz w:val="28"/>
                <w:szCs w:val="28"/>
              </w:rPr>
            </w:pPr>
          </w:p>
          <w:p w14:paraId="15E635F9" w14:textId="77777777" w:rsidR="6BB44372" w:rsidRDefault="6BB44372" w:rsidP="6BB44372">
            <w:pPr>
              <w:pStyle w:val="TableParagraph"/>
              <w:spacing w:before="0"/>
              <w:ind w:left="0"/>
              <w:rPr>
                <w:rFonts w:cs="Times New Roman"/>
                <w:b/>
                <w:bCs/>
                <w:sz w:val="28"/>
                <w:szCs w:val="28"/>
              </w:rPr>
            </w:pPr>
          </w:p>
          <w:p w14:paraId="5B576615" w14:textId="77777777" w:rsidR="6BB44372" w:rsidRDefault="6BB44372" w:rsidP="6BB44372">
            <w:pPr>
              <w:pStyle w:val="TableParagraph"/>
              <w:spacing w:before="1"/>
              <w:ind w:left="0"/>
              <w:rPr>
                <w:rFonts w:cs="Times New Roman"/>
                <w:b/>
                <w:bCs/>
                <w:sz w:val="38"/>
                <w:szCs w:val="38"/>
              </w:rPr>
            </w:pPr>
          </w:p>
          <w:p w14:paraId="6221E363" w14:textId="52BC8300" w:rsidR="6BB44372" w:rsidRDefault="7591CCEE" w:rsidP="002B6483">
            <w:pPr>
              <w:pStyle w:val="TableParagraph"/>
              <w:spacing w:before="0"/>
              <w:ind w:left="0"/>
              <w:jc w:val="center"/>
              <w:rPr>
                <w:rFonts w:cs="Times New Roman"/>
              </w:rPr>
            </w:pPr>
            <w:r w:rsidRPr="078FCCC8">
              <w:rPr>
                <w:rFonts w:cs="Times New Roman"/>
              </w:rPr>
              <w:t>Screenshot</w:t>
            </w:r>
            <w:r w:rsidR="6BB44372" w:rsidRPr="6BB44372">
              <w:rPr>
                <w:rFonts w:cs="Times New Roman"/>
              </w:rPr>
              <w:t>/Mockup:</w:t>
            </w:r>
          </w:p>
        </w:tc>
        <w:tc>
          <w:tcPr>
            <w:tcW w:w="9973" w:type="dxa"/>
          </w:tcPr>
          <w:p w14:paraId="1EB0212D" w14:textId="62FB10B5" w:rsidR="6BB44372" w:rsidRDefault="5D6C866D" w:rsidP="6BB44372">
            <w:pPr>
              <w:pStyle w:val="TableParagraph"/>
              <w:spacing w:before="0"/>
              <w:ind w:left="0"/>
            </w:pPr>
            <w:r>
              <w:rPr>
                <w:noProof/>
              </w:rPr>
              <w:drawing>
                <wp:inline distT="0" distB="0" distL="0" distR="0" wp14:anchorId="6B83553E" wp14:editId="6BE0F1B2">
                  <wp:extent cx="6257925" cy="2971800"/>
                  <wp:effectExtent l="0" t="0" r="0" b="0"/>
                  <wp:docPr id="1465726049" name="Picture 61880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805466"/>
                          <pic:cNvPicPr/>
                        </pic:nvPicPr>
                        <pic:blipFill>
                          <a:blip r:embed="rId52">
                            <a:extLst>
                              <a:ext uri="{28A0092B-C50C-407E-A947-70E740481C1C}">
                                <a14:useLocalDpi xmlns:a14="http://schemas.microsoft.com/office/drawing/2010/main" val="0"/>
                              </a:ext>
                            </a:extLst>
                          </a:blip>
                          <a:stretch>
                            <a:fillRect/>
                          </a:stretch>
                        </pic:blipFill>
                        <pic:spPr>
                          <a:xfrm>
                            <a:off x="0" y="0"/>
                            <a:ext cx="6257925" cy="2971800"/>
                          </a:xfrm>
                          <a:prstGeom prst="rect">
                            <a:avLst/>
                          </a:prstGeom>
                        </pic:spPr>
                      </pic:pic>
                    </a:graphicData>
                  </a:graphic>
                </wp:inline>
              </w:drawing>
            </w:r>
          </w:p>
          <w:p w14:paraId="6B9E5721" w14:textId="1534342E" w:rsidR="6BB44372" w:rsidRDefault="643A026B" w:rsidP="6BB44372">
            <w:pPr>
              <w:pStyle w:val="TableParagraph"/>
              <w:spacing w:before="0"/>
              <w:ind w:left="0"/>
              <w:rPr>
                <w:i/>
              </w:rPr>
            </w:pPr>
            <w:r w:rsidRPr="2E7A0C8E">
              <w:rPr>
                <w:i/>
              </w:rPr>
              <w:t xml:space="preserve">Figure </w:t>
            </w:r>
            <w:r w:rsidR="63F7FCAC" w:rsidRPr="2E7A0C8E">
              <w:rPr>
                <w:i/>
                <w:iCs/>
              </w:rPr>
              <w:t>2</w:t>
            </w:r>
            <w:r w:rsidR="5A9CFC92" w:rsidRPr="2E7A0C8E">
              <w:rPr>
                <w:i/>
                <w:iCs/>
              </w:rPr>
              <w:t>4</w:t>
            </w:r>
            <w:r w:rsidRPr="2E7A0C8E">
              <w:rPr>
                <w:i/>
              </w:rPr>
              <w:t xml:space="preserve"> Grad planner tour mockup</w:t>
            </w:r>
          </w:p>
        </w:tc>
      </w:tr>
      <w:tr w:rsidR="6BB44372" w14:paraId="319C132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F8FB5CE" w14:textId="77777777" w:rsidR="6BB44372" w:rsidRDefault="6BB44372" w:rsidP="6BB44372">
            <w:pPr>
              <w:pStyle w:val="TableParagraph"/>
              <w:rPr>
                <w:rFonts w:cs="Times New Roman"/>
              </w:rPr>
            </w:pPr>
            <w:r w:rsidRPr="6BB44372">
              <w:rPr>
                <w:rFonts w:cs="Times New Roman"/>
              </w:rPr>
              <w:t>Page Title:</w:t>
            </w:r>
          </w:p>
        </w:tc>
        <w:tc>
          <w:tcPr>
            <w:tcW w:w="9973" w:type="dxa"/>
          </w:tcPr>
          <w:p w14:paraId="26595368" w14:textId="7C26E929" w:rsidR="6BB44372" w:rsidRDefault="4972F81E" w:rsidP="66FD9EF4">
            <w:pPr>
              <w:pStyle w:val="TableParagraph"/>
              <w:spacing w:line="259" w:lineRule="auto"/>
              <w:rPr>
                <w:rFonts w:eastAsia="Times New Roman" w:cs="Times New Roman"/>
              </w:rPr>
            </w:pPr>
            <w:r w:rsidRPr="66FD9EF4">
              <w:rPr>
                <w:rFonts w:eastAsia="Times New Roman" w:cs="Times New Roman"/>
              </w:rPr>
              <w:t xml:space="preserve">Grad Planner </w:t>
            </w:r>
            <w:r w:rsidRPr="66FD9EF4">
              <w:rPr>
                <w:rFonts w:eastAsia="Times New Roman" w:cs="Times New Roman"/>
                <w:lang w:val="pt-BR"/>
              </w:rPr>
              <w:t>Tour</w:t>
            </w:r>
          </w:p>
          <w:p w14:paraId="66DF494B" w14:textId="66830151" w:rsidR="6BB44372" w:rsidRDefault="6BB44372" w:rsidP="6BB44372">
            <w:pPr>
              <w:rPr>
                <w:rFonts w:cs="Times New Roman"/>
              </w:rPr>
            </w:pPr>
          </w:p>
        </w:tc>
      </w:tr>
      <w:tr w:rsidR="6BB44372" w14:paraId="1F233E50"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49D8C67" w14:textId="336FA5C7" w:rsidR="6BB44372" w:rsidRDefault="6BB44372" w:rsidP="6BB44372">
            <w:pPr>
              <w:pStyle w:val="TableParagraph"/>
              <w:rPr>
                <w:rFonts w:cs="Times New Roman"/>
              </w:rPr>
            </w:pPr>
            <w:r w:rsidRPr="6BB44372">
              <w:rPr>
                <w:rFonts w:cs="Times New Roman"/>
              </w:rPr>
              <w:t>Author:</w:t>
            </w:r>
          </w:p>
        </w:tc>
        <w:tc>
          <w:tcPr>
            <w:tcW w:w="9973" w:type="dxa"/>
          </w:tcPr>
          <w:p w14:paraId="43C529AE" w14:textId="645A7731" w:rsidR="6BB44372" w:rsidRDefault="6BB44372" w:rsidP="6BB44372">
            <w:pPr>
              <w:pStyle w:val="TableParagraph"/>
              <w:rPr>
                <w:rFonts w:cs="Times New Roman"/>
              </w:rPr>
            </w:pPr>
            <w:r w:rsidRPr="6BB44372">
              <w:rPr>
                <w:rFonts w:cs="Times New Roman"/>
              </w:rPr>
              <w:t>Team 04</w:t>
            </w:r>
          </w:p>
        </w:tc>
      </w:tr>
      <w:tr w:rsidR="6BB44372" w14:paraId="561A252D"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55A7F45" w14:textId="426808DA" w:rsidR="6BB44372" w:rsidRDefault="6BB44372" w:rsidP="6BB44372">
            <w:pPr>
              <w:pStyle w:val="TableParagraph"/>
              <w:rPr>
                <w:rFonts w:cs="Times New Roman"/>
              </w:rPr>
            </w:pPr>
            <w:r w:rsidRPr="6BB44372">
              <w:rPr>
                <w:rFonts w:cs="Times New Roman"/>
              </w:rPr>
              <w:t>Type:</w:t>
            </w:r>
          </w:p>
        </w:tc>
        <w:tc>
          <w:tcPr>
            <w:tcW w:w="9973" w:type="dxa"/>
          </w:tcPr>
          <w:p w14:paraId="6CBFCA44"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72FC3365"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0243179" w14:textId="28156EF6" w:rsidR="6BB44372" w:rsidRDefault="6BB44372" w:rsidP="66FD9EF4">
            <w:pPr>
              <w:pStyle w:val="TableParagraph"/>
              <w:spacing w:line="259" w:lineRule="auto"/>
              <w:rPr>
                <w:rFonts w:cs="Times New Roman"/>
              </w:rPr>
            </w:pPr>
            <w:r w:rsidRPr="6BB44372">
              <w:rPr>
                <w:rFonts w:cs="Times New Roman"/>
              </w:rPr>
              <w:lastRenderedPageBreak/>
              <w:t>Purpose:</w:t>
            </w:r>
          </w:p>
        </w:tc>
        <w:tc>
          <w:tcPr>
            <w:tcW w:w="9973" w:type="dxa"/>
          </w:tcPr>
          <w:p w14:paraId="28D441EB" w14:textId="56E83CA7" w:rsidR="7670F313" w:rsidRDefault="7670F313" w:rsidP="66FD9EF4">
            <w:pPr>
              <w:pStyle w:val="TableParagraph"/>
              <w:spacing w:line="259" w:lineRule="auto"/>
              <w:rPr>
                <w:rFonts w:eastAsia="Times New Roman" w:cs="Times New Roman"/>
              </w:rPr>
            </w:pPr>
            <w:r w:rsidRPr="078FCCC8">
              <w:rPr>
                <w:rFonts w:eastAsia="Times New Roman" w:cs="Times New Roman"/>
              </w:rPr>
              <w:t>Teach the user how to use the app</w:t>
            </w:r>
            <w:r w:rsidR="0D7CB8DF" w:rsidRPr="078FCCC8">
              <w:rPr>
                <w:rFonts w:eastAsia="Times New Roman" w:cs="Times New Roman"/>
              </w:rPr>
              <w:t>.</w:t>
            </w:r>
          </w:p>
          <w:p w14:paraId="7128B432" w14:textId="2FB6C425" w:rsidR="6BB44372" w:rsidRDefault="6BB44372" w:rsidP="6BB44372">
            <w:pPr>
              <w:rPr>
                <w:rFonts w:eastAsia="Times New Roman" w:cs="Times New Roman"/>
                <w:szCs w:val="24"/>
              </w:rPr>
            </w:pPr>
          </w:p>
        </w:tc>
      </w:tr>
      <w:tr w:rsidR="6BB44372" w14:paraId="2942E783"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69043C8" w14:textId="7734A433" w:rsidR="6BB44372" w:rsidRDefault="6BB44372" w:rsidP="6BB44372">
            <w:pPr>
              <w:pStyle w:val="TableParagraph"/>
              <w:spacing w:before="87"/>
              <w:rPr>
                <w:rFonts w:cs="Times New Roman"/>
              </w:rPr>
            </w:pPr>
            <w:r w:rsidRPr="6BB44372">
              <w:rPr>
                <w:rFonts w:cs="Times New Roman"/>
              </w:rPr>
              <w:t>Stakeholders:</w:t>
            </w:r>
          </w:p>
          <w:p w14:paraId="2664F40B" w14:textId="7734A433" w:rsidR="6BB44372" w:rsidRDefault="6BB44372" w:rsidP="6BB44372">
            <w:pPr>
              <w:pStyle w:val="TableParagraph"/>
              <w:rPr>
                <w:rFonts w:cs="Times New Roman"/>
              </w:rPr>
            </w:pPr>
          </w:p>
        </w:tc>
        <w:tc>
          <w:tcPr>
            <w:tcW w:w="9973" w:type="dxa"/>
          </w:tcPr>
          <w:p w14:paraId="4227C1C6" w14:textId="09D60FF5" w:rsidR="6BB44372" w:rsidRDefault="6BB44372" w:rsidP="002B6483">
            <w:pPr>
              <w:pStyle w:val="TableParagraph"/>
              <w:ind w:left="79"/>
              <w:rPr>
                <w:rFonts w:cs="Times New Roman"/>
              </w:rPr>
            </w:pPr>
            <w:r w:rsidRPr="6BB44372">
              <w:rPr>
                <w:rFonts w:cs="Times New Roman"/>
              </w:rPr>
              <w:t>Students</w:t>
            </w:r>
          </w:p>
        </w:tc>
      </w:tr>
      <w:tr w:rsidR="6BB44372" w14:paraId="6C872B1F"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EA0D4D1"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0C4E04B9" w14:textId="13A1992F" w:rsidR="6BB44372" w:rsidRDefault="6BB44372" w:rsidP="002B6483">
            <w:pPr>
              <w:pStyle w:val="TableParagraph"/>
              <w:spacing w:before="84"/>
              <w:ind w:left="79"/>
              <w:rPr>
                <w:rFonts w:cs="Times New Roman"/>
              </w:rPr>
            </w:pPr>
            <w:r w:rsidRPr="6BB44372">
              <w:rPr>
                <w:rFonts w:cs="Times New Roman"/>
              </w:rPr>
              <w:t>N/A</w:t>
            </w:r>
          </w:p>
          <w:p w14:paraId="498731BF" w14:textId="0315D915" w:rsidR="6BB44372" w:rsidRDefault="6BB44372" w:rsidP="002B6483">
            <w:pPr>
              <w:pStyle w:val="TableParagraph"/>
              <w:spacing w:before="84"/>
              <w:ind w:left="79"/>
              <w:rPr>
                <w:rFonts w:cs="Times New Roman"/>
              </w:rPr>
            </w:pPr>
          </w:p>
        </w:tc>
      </w:tr>
      <w:tr w:rsidR="6BB44372" w14:paraId="06E1064F"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2BBE706"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14AB9069" w14:textId="2E527402" w:rsidR="6BB44372" w:rsidRDefault="6BB44372" w:rsidP="66FD9EF4">
            <w:pPr>
              <w:pStyle w:val="TableParagraph"/>
              <w:spacing w:line="259" w:lineRule="auto"/>
              <w:rPr>
                <w:rFonts w:cs="Times New Roman"/>
              </w:rPr>
            </w:pPr>
            <w:r w:rsidRPr="6BB44372">
              <w:rPr>
                <w:rFonts w:cs="Times New Roman"/>
              </w:rPr>
              <w:t>Students</w:t>
            </w:r>
          </w:p>
        </w:tc>
      </w:tr>
      <w:tr w:rsidR="6BB44372" w14:paraId="1B8067D8"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84B7994" w14:textId="46EFE3F5" w:rsidR="6BB44372" w:rsidRDefault="6BB44372" w:rsidP="66FD9EF4">
            <w:pPr>
              <w:pStyle w:val="TableParagraph"/>
              <w:spacing w:line="259" w:lineRule="auto"/>
              <w:rPr>
                <w:rFonts w:cs="Times New Roman"/>
              </w:rPr>
            </w:pPr>
            <w:r w:rsidRPr="6BB44372">
              <w:rPr>
                <w:rFonts w:cs="Times New Roman"/>
              </w:rPr>
              <w:t>Pre-conditions/Product(s) Required:</w:t>
            </w:r>
          </w:p>
        </w:tc>
        <w:tc>
          <w:tcPr>
            <w:tcW w:w="9973" w:type="dxa"/>
          </w:tcPr>
          <w:p w14:paraId="1C7ACC7E" w14:textId="45C99563" w:rsidR="6BB44372" w:rsidRDefault="6BB44372" w:rsidP="002B6483">
            <w:pPr>
              <w:pStyle w:val="TableParagraph"/>
              <w:spacing w:line="259" w:lineRule="auto"/>
              <w:ind w:left="79"/>
              <w:rPr>
                <w:rFonts w:eastAsia="Times New Roman" w:cs="Times New Roman"/>
              </w:rPr>
            </w:pPr>
            <w:r w:rsidRPr="078FCCC8">
              <w:rPr>
                <w:rFonts w:eastAsia="Times New Roman" w:cs="Times New Roman"/>
              </w:rPr>
              <w:t>The user is authenticated</w:t>
            </w:r>
            <w:r w:rsidR="1361C8EF" w:rsidRPr="078FCCC8">
              <w:rPr>
                <w:rFonts w:eastAsia="Times New Roman" w:cs="Times New Roman"/>
              </w:rPr>
              <w:t>.</w:t>
            </w:r>
          </w:p>
          <w:p w14:paraId="4C86EAA9" w14:textId="2739EFED" w:rsidR="6BB44372" w:rsidRDefault="6BB44372" w:rsidP="002B6483">
            <w:pPr>
              <w:pStyle w:val="TableParagraph"/>
              <w:spacing w:line="259" w:lineRule="auto"/>
              <w:ind w:left="79"/>
              <w:rPr>
                <w:rFonts w:eastAsia="Times New Roman" w:cs="Times New Roman"/>
              </w:rPr>
            </w:pPr>
            <w:r w:rsidRPr="078FCCC8">
              <w:rPr>
                <w:rFonts w:eastAsia="Times New Roman" w:cs="Times New Roman"/>
              </w:rPr>
              <w:t xml:space="preserve">The user decided to </w:t>
            </w:r>
            <w:r w:rsidR="7969354A" w:rsidRPr="078FCCC8">
              <w:rPr>
                <w:rFonts w:eastAsia="Times New Roman" w:cs="Times New Roman"/>
              </w:rPr>
              <w:t>take the tour</w:t>
            </w:r>
            <w:r w:rsidR="018F2DD6" w:rsidRPr="078FCCC8">
              <w:rPr>
                <w:rFonts w:eastAsia="Times New Roman" w:cs="Times New Roman"/>
              </w:rPr>
              <w:t>.</w:t>
            </w:r>
          </w:p>
        </w:tc>
      </w:tr>
      <w:tr w:rsidR="6BB44372" w14:paraId="38079095"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BDD18FA" w14:textId="56C9E592" w:rsidR="6BB44372" w:rsidRDefault="6BB44372" w:rsidP="66FD9EF4">
            <w:pPr>
              <w:pStyle w:val="TableParagraph"/>
              <w:spacing w:line="259" w:lineRule="auto"/>
              <w:rPr>
                <w:rFonts w:cs="Times New Roman"/>
              </w:rPr>
            </w:pPr>
            <w:r w:rsidRPr="6BB44372">
              <w:rPr>
                <w:rFonts w:cs="Times New Roman"/>
              </w:rPr>
              <w:t>Post-conditions/Product(s) Produced:</w:t>
            </w:r>
          </w:p>
        </w:tc>
        <w:tc>
          <w:tcPr>
            <w:tcW w:w="9973" w:type="dxa"/>
          </w:tcPr>
          <w:p w14:paraId="6C2C191F" w14:textId="00D6AF5D" w:rsidR="6BB44372" w:rsidRDefault="6BB44372" w:rsidP="6BB44372">
            <w:pPr>
              <w:pStyle w:val="TableParagraph"/>
              <w:spacing w:line="259" w:lineRule="auto"/>
              <w:rPr>
                <w:rFonts w:eastAsia="Times New Roman" w:cs="Times New Roman"/>
                <w:szCs w:val="24"/>
              </w:rPr>
            </w:pPr>
          </w:p>
        </w:tc>
      </w:tr>
      <w:tr w:rsidR="6BB44372" w14:paraId="7F311866"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AF914E5" w14:textId="77777777" w:rsidR="6BB44372" w:rsidRDefault="6BB44372" w:rsidP="6BB44372">
            <w:pPr>
              <w:pStyle w:val="TableParagraph"/>
              <w:rPr>
                <w:rFonts w:cs="Times New Roman"/>
              </w:rPr>
            </w:pPr>
            <w:r w:rsidRPr="6BB44372">
              <w:rPr>
                <w:rFonts w:cs="Times New Roman"/>
              </w:rPr>
              <w:t>Links:</w:t>
            </w:r>
          </w:p>
          <w:p w14:paraId="69D8B510" w14:textId="4E287D36" w:rsidR="6BB44372" w:rsidRDefault="6BB44372" w:rsidP="6BB44372">
            <w:pPr>
              <w:pStyle w:val="TableParagraph"/>
              <w:spacing w:line="259" w:lineRule="auto"/>
              <w:rPr>
                <w:rFonts w:cs="Times New Roman"/>
              </w:rPr>
            </w:pPr>
          </w:p>
        </w:tc>
        <w:tc>
          <w:tcPr>
            <w:tcW w:w="9973" w:type="dxa"/>
          </w:tcPr>
          <w:p w14:paraId="2EA78712" w14:textId="263376D4" w:rsidR="6BB44372" w:rsidRDefault="6BB44372" w:rsidP="66FD9EF4">
            <w:pPr>
              <w:pStyle w:val="TableParagraph"/>
              <w:spacing w:line="259" w:lineRule="auto"/>
              <w:rPr>
                <w:rFonts w:cs="Times New Roman"/>
              </w:rPr>
            </w:pPr>
            <w:r w:rsidRPr="6BB44372">
              <w:rPr>
                <w:rFonts w:cs="Times New Roman"/>
              </w:rPr>
              <w:t>None</w:t>
            </w:r>
          </w:p>
        </w:tc>
      </w:tr>
      <w:tr w:rsidR="6BB44372" w14:paraId="3E3C5150" w14:textId="77777777" w:rsidTr="1093879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A0DC1BC" w14:textId="77777777" w:rsidR="6BB44372" w:rsidRDefault="6BB44372" w:rsidP="6BB44372">
            <w:pPr>
              <w:pStyle w:val="TableParagraph"/>
              <w:rPr>
                <w:rFonts w:cs="Times New Roman"/>
              </w:rPr>
            </w:pPr>
            <w:r w:rsidRPr="6BB44372">
              <w:rPr>
                <w:rFonts w:cs="Times New Roman"/>
              </w:rPr>
              <w:t>SRS Document</w:t>
            </w:r>
          </w:p>
          <w:p w14:paraId="5F61B251" w14:textId="5E02256A" w:rsidR="6BB44372" w:rsidRDefault="6BB44372" w:rsidP="6BB44372">
            <w:pPr>
              <w:pStyle w:val="TableParagraph"/>
              <w:spacing w:line="259" w:lineRule="auto"/>
              <w:rPr>
                <w:rFonts w:cs="Times New Roman"/>
              </w:rPr>
            </w:pPr>
          </w:p>
        </w:tc>
        <w:tc>
          <w:tcPr>
            <w:tcW w:w="9973" w:type="dxa"/>
          </w:tcPr>
          <w:p w14:paraId="70C82FF6" w14:textId="356586B8" w:rsidR="2CAF705F" w:rsidRDefault="6BB44372" w:rsidP="66FD9EF4">
            <w:pPr>
              <w:pStyle w:val="TableParagraph"/>
              <w:spacing w:line="259" w:lineRule="auto"/>
              <w:rPr>
                <w:rFonts w:ascii="Times" w:eastAsia="Times" w:hAnsi="Times" w:cs="Times"/>
              </w:rPr>
            </w:pPr>
            <w:r w:rsidRPr="5FB1326C">
              <w:rPr>
                <w:rFonts w:ascii="Times" w:eastAsia="Times" w:hAnsi="Times" w:cs="Times"/>
              </w:rPr>
              <w:t>REQ – 3</w:t>
            </w:r>
            <w:r w:rsidR="29157338" w:rsidRPr="5FB1326C">
              <w:rPr>
                <w:rFonts w:ascii="Times" w:eastAsia="Times" w:hAnsi="Times" w:cs="Times"/>
              </w:rPr>
              <w:t>7</w:t>
            </w:r>
          </w:p>
        </w:tc>
      </w:tr>
      <w:tr w:rsidR="6BB44372" w14:paraId="30E0CB27" w14:textId="77777777" w:rsidTr="1093879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980042C" w14:textId="77777777" w:rsidR="6BB44372" w:rsidRDefault="6BB44372" w:rsidP="66FD9EF4">
            <w:pPr>
              <w:pStyle w:val="TableParagraph"/>
              <w:spacing w:line="259" w:lineRule="auto"/>
              <w:rPr>
                <w:rFonts w:cs="Times New Roman"/>
              </w:rPr>
            </w:pPr>
            <w:r w:rsidRPr="6BB44372">
              <w:rPr>
                <w:rFonts w:cs="Times New Roman"/>
              </w:rPr>
              <w:t>Description/Notes:</w:t>
            </w:r>
          </w:p>
          <w:p w14:paraId="4B03F454" w14:textId="19A38EFB" w:rsidR="6BB44372" w:rsidRDefault="6BB44372" w:rsidP="6BB44372">
            <w:pPr>
              <w:pStyle w:val="TableParagraph"/>
              <w:spacing w:line="259" w:lineRule="auto"/>
              <w:rPr>
                <w:rFonts w:cs="Times New Roman"/>
              </w:rPr>
            </w:pPr>
          </w:p>
        </w:tc>
        <w:tc>
          <w:tcPr>
            <w:tcW w:w="9973" w:type="dxa"/>
          </w:tcPr>
          <w:p w14:paraId="3E97A912" w14:textId="258376B7" w:rsidR="19DCDB04" w:rsidRDefault="19DCDB04" w:rsidP="66FD9EF4">
            <w:pPr>
              <w:pStyle w:val="TableParagraph"/>
              <w:spacing w:line="259" w:lineRule="auto"/>
              <w:rPr>
                <w:rFonts w:eastAsia="Times New Roman" w:cs="Times New Roman"/>
              </w:rPr>
            </w:pPr>
            <w:r w:rsidRPr="6BB44372">
              <w:rPr>
                <w:rFonts w:ascii="Times" w:eastAsia="Times" w:hAnsi="Times" w:cs="Times"/>
              </w:rPr>
              <w:t xml:space="preserve">Show how </w:t>
            </w:r>
            <w:r w:rsidRPr="078FCCC8">
              <w:rPr>
                <w:rFonts w:eastAsia="Times New Roman" w:cs="Times New Roman"/>
              </w:rPr>
              <w:t>to subscribe for classes, how to plan classes, and how to leave feedback to classes taken and professors</w:t>
            </w:r>
            <w:r w:rsidR="1FCC4253" w:rsidRPr="078FCCC8">
              <w:rPr>
                <w:rFonts w:eastAsia="Times New Roman" w:cs="Times New Roman"/>
              </w:rPr>
              <w:t>.</w:t>
            </w:r>
          </w:p>
        </w:tc>
      </w:tr>
    </w:tbl>
    <w:p w14:paraId="3A983470" w14:textId="7FBAF8AD" w:rsidR="002B6483" w:rsidRDefault="002B6483" w:rsidP="61F307DA">
      <w:pPr>
        <w:ind w:left="319"/>
        <w:rPr>
          <w:rFonts w:cs="Times New Roman"/>
          <w:b/>
          <w:bCs/>
        </w:rPr>
      </w:pPr>
    </w:p>
    <w:p w14:paraId="5C56741B" w14:textId="77777777" w:rsidR="009C757E" w:rsidRDefault="009C757E" w:rsidP="61F307DA">
      <w:pPr>
        <w:ind w:left="319"/>
        <w:rPr>
          <w:rFonts w:cs="Times New Roman"/>
          <w:b/>
          <w:bCs/>
        </w:rPr>
      </w:pPr>
    </w:p>
    <w:p w14:paraId="54FF321E" w14:textId="77777777" w:rsidR="009C757E" w:rsidRDefault="009C757E" w:rsidP="61F307DA">
      <w:pPr>
        <w:ind w:left="319"/>
        <w:rPr>
          <w:rFonts w:cs="Times New Roman"/>
          <w:b/>
          <w:bCs/>
        </w:rPr>
      </w:pPr>
    </w:p>
    <w:p w14:paraId="77F64580" w14:textId="77777777" w:rsidR="009C757E" w:rsidRDefault="009C757E" w:rsidP="61F307DA">
      <w:pPr>
        <w:ind w:left="319"/>
        <w:rPr>
          <w:rFonts w:cs="Times New Roman"/>
          <w:b/>
          <w:bCs/>
        </w:rPr>
      </w:pPr>
    </w:p>
    <w:p w14:paraId="3550984C" w14:textId="77777777" w:rsidR="009C757E" w:rsidRDefault="009C757E" w:rsidP="61F307DA">
      <w:pPr>
        <w:ind w:left="319"/>
        <w:rPr>
          <w:rFonts w:cs="Times New Roman"/>
          <w:b/>
          <w:bCs/>
        </w:rPr>
      </w:pPr>
    </w:p>
    <w:p w14:paraId="519061E7" w14:textId="77777777" w:rsidR="009C757E" w:rsidRDefault="009C757E" w:rsidP="61F307DA">
      <w:pPr>
        <w:ind w:left="319"/>
        <w:rPr>
          <w:rFonts w:cs="Times New Roman"/>
          <w:b/>
          <w:bCs/>
        </w:rPr>
      </w:pPr>
    </w:p>
    <w:p w14:paraId="0B52A264" w14:textId="77777777" w:rsidR="009C757E" w:rsidRDefault="009C757E" w:rsidP="61F307DA">
      <w:pPr>
        <w:ind w:left="319"/>
        <w:rPr>
          <w:rFonts w:cs="Times New Roman"/>
          <w:b/>
          <w:bCs/>
        </w:rPr>
      </w:pPr>
    </w:p>
    <w:p w14:paraId="5181CE99" w14:textId="77777777" w:rsidR="009C757E" w:rsidRDefault="009C757E" w:rsidP="61F307DA">
      <w:pPr>
        <w:ind w:left="319"/>
        <w:rPr>
          <w:rFonts w:cs="Times New Roman"/>
          <w:b/>
          <w:bCs/>
        </w:rPr>
      </w:pPr>
    </w:p>
    <w:p w14:paraId="6465080A" w14:textId="1C6E4217" w:rsidR="00712B66" w:rsidRPr="00B36100" w:rsidRDefault="17377DE1" w:rsidP="00EE79C3">
      <w:pPr>
        <w:pStyle w:val="Heading3"/>
        <w:numPr>
          <w:ilvl w:val="2"/>
          <w:numId w:val="19"/>
        </w:numPr>
        <w:ind w:left="1560" w:hanging="709"/>
        <w:rPr>
          <w:b/>
          <w:sz w:val="28"/>
          <w:szCs w:val="28"/>
        </w:rPr>
      </w:pPr>
      <w:r w:rsidRPr="29346B37">
        <w:rPr>
          <w:b/>
          <w:sz w:val="28"/>
          <w:szCs w:val="28"/>
        </w:rPr>
        <w:lastRenderedPageBreak/>
        <w:t xml:space="preserve"> </w:t>
      </w:r>
      <w:bookmarkStart w:id="68" w:name="_Toc46337683"/>
      <w:r w:rsidR="00712B66" w:rsidRPr="29346B37">
        <w:rPr>
          <w:b/>
          <w:sz w:val="28"/>
          <w:szCs w:val="28"/>
        </w:rPr>
        <w:t>Response Time (REQ - 39, 40)</w:t>
      </w:r>
      <w:bookmarkEnd w:id="68"/>
    </w:p>
    <w:p w14:paraId="5A327905" w14:textId="75650E73" w:rsidR="6BB44372" w:rsidRDefault="6BB44372" w:rsidP="6BB44372">
      <w:pPr>
        <w:ind w:left="319"/>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6BB44372" w14:paraId="14BF2F68" w14:textId="77777777" w:rsidTr="00792A66">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FD2A3AB" w14:textId="77777777" w:rsidR="6BB44372" w:rsidRPr="009172CA" w:rsidRDefault="6BB44372" w:rsidP="6BB44372">
            <w:pPr>
              <w:pStyle w:val="TableParagraph"/>
              <w:ind w:left="1427" w:right="1416"/>
              <w:jc w:val="center"/>
              <w:rPr>
                <w:rFonts w:cs="Times New Roman"/>
                <w:sz w:val="28"/>
                <w:szCs w:val="24"/>
              </w:rPr>
            </w:pPr>
            <w:r w:rsidRPr="009172CA">
              <w:rPr>
                <w:rFonts w:cs="Times New Roman"/>
                <w:bCs/>
                <w:sz w:val="28"/>
                <w:szCs w:val="24"/>
              </w:rPr>
              <w:t>Data</w:t>
            </w:r>
          </w:p>
        </w:tc>
        <w:tc>
          <w:tcPr>
            <w:tcW w:w="9973" w:type="dxa"/>
          </w:tcPr>
          <w:p w14:paraId="62C64FB9" w14:textId="77777777" w:rsidR="6BB44372" w:rsidRPr="009172CA" w:rsidRDefault="6BB44372" w:rsidP="000219BA">
            <w:pPr>
              <w:pStyle w:val="TableParagraph"/>
              <w:ind w:left="4122" w:right="4108"/>
              <w:jc w:val="center"/>
              <w:rPr>
                <w:rFonts w:cs="Times New Roman"/>
                <w:sz w:val="28"/>
                <w:szCs w:val="24"/>
              </w:rPr>
            </w:pPr>
            <w:r w:rsidRPr="009172CA">
              <w:rPr>
                <w:rFonts w:cs="Times New Roman"/>
                <w:bCs/>
                <w:sz w:val="28"/>
                <w:szCs w:val="24"/>
              </w:rPr>
              <w:t>Description</w:t>
            </w:r>
          </w:p>
        </w:tc>
      </w:tr>
      <w:tr w:rsidR="6BB44372" w14:paraId="387C2EB0" w14:textId="77777777" w:rsidTr="00792A6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8449F96" w14:textId="77777777" w:rsidR="6BB44372" w:rsidRDefault="6BB44372" w:rsidP="6BB44372">
            <w:pPr>
              <w:pStyle w:val="TableParagraph"/>
              <w:rPr>
                <w:rFonts w:cs="Times New Roman"/>
              </w:rPr>
            </w:pPr>
            <w:r w:rsidRPr="6BB44372">
              <w:rPr>
                <w:rFonts w:cs="Times New Roman"/>
              </w:rPr>
              <w:t>Page Title:</w:t>
            </w:r>
          </w:p>
        </w:tc>
        <w:tc>
          <w:tcPr>
            <w:tcW w:w="9973" w:type="dxa"/>
          </w:tcPr>
          <w:p w14:paraId="5E2ED64C" w14:textId="73C13B86" w:rsidR="6BB44372" w:rsidRDefault="27ACC637" w:rsidP="66FD9EF4">
            <w:pPr>
              <w:pStyle w:val="TableParagraph"/>
              <w:spacing w:line="259" w:lineRule="auto"/>
              <w:rPr>
                <w:rFonts w:cs="Times New Roman"/>
              </w:rPr>
            </w:pPr>
            <w:r w:rsidRPr="6BB44372">
              <w:rPr>
                <w:rFonts w:cs="Times New Roman"/>
              </w:rPr>
              <w:t>Response Time</w:t>
            </w:r>
          </w:p>
        </w:tc>
      </w:tr>
      <w:tr w:rsidR="6BB44372" w14:paraId="58BA6BDC" w14:textId="77777777" w:rsidTr="00792A6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6CA7BE7" w14:textId="336FA5C7" w:rsidR="6BB44372" w:rsidRDefault="6BB44372" w:rsidP="6BB44372">
            <w:pPr>
              <w:pStyle w:val="TableParagraph"/>
              <w:rPr>
                <w:rFonts w:cs="Times New Roman"/>
              </w:rPr>
            </w:pPr>
            <w:r w:rsidRPr="6BB44372">
              <w:rPr>
                <w:rFonts w:cs="Times New Roman"/>
              </w:rPr>
              <w:t>Author:</w:t>
            </w:r>
          </w:p>
        </w:tc>
        <w:tc>
          <w:tcPr>
            <w:tcW w:w="9973" w:type="dxa"/>
          </w:tcPr>
          <w:p w14:paraId="0DDAAA93" w14:textId="645A7731" w:rsidR="6BB44372" w:rsidRDefault="6BB44372" w:rsidP="6BB44372">
            <w:pPr>
              <w:pStyle w:val="TableParagraph"/>
              <w:rPr>
                <w:rFonts w:cs="Times New Roman"/>
              </w:rPr>
            </w:pPr>
            <w:r w:rsidRPr="6BB44372">
              <w:rPr>
                <w:rFonts w:cs="Times New Roman"/>
              </w:rPr>
              <w:t>Team 04</w:t>
            </w:r>
          </w:p>
        </w:tc>
      </w:tr>
      <w:tr w:rsidR="6BB44372" w14:paraId="771096FE" w14:textId="77777777" w:rsidTr="00792A6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874318F" w14:textId="426808DA" w:rsidR="6BB44372" w:rsidRDefault="6BB44372" w:rsidP="6BB44372">
            <w:pPr>
              <w:pStyle w:val="TableParagraph"/>
              <w:rPr>
                <w:rFonts w:cs="Times New Roman"/>
              </w:rPr>
            </w:pPr>
            <w:r w:rsidRPr="6BB44372">
              <w:rPr>
                <w:rFonts w:cs="Times New Roman"/>
              </w:rPr>
              <w:t>Type:</w:t>
            </w:r>
          </w:p>
        </w:tc>
        <w:tc>
          <w:tcPr>
            <w:tcW w:w="9973" w:type="dxa"/>
          </w:tcPr>
          <w:p w14:paraId="2C49915F"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1FAD7E9A" w14:textId="77777777" w:rsidTr="00792A6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2D9A93A" w14:textId="28156EF6" w:rsidR="6BB44372" w:rsidRDefault="6BB44372" w:rsidP="66FD9EF4">
            <w:pPr>
              <w:pStyle w:val="TableParagraph"/>
              <w:spacing w:line="259" w:lineRule="auto"/>
              <w:rPr>
                <w:rFonts w:cs="Times New Roman"/>
              </w:rPr>
            </w:pPr>
            <w:r w:rsidRPr="6BB44372">
              <w:rPr>
                <w:rFonts w:cs="Times New Roman"/>
              </w:rPr>
              <w:t>Purpose:</w:t>
            </w:r>
          </w:p>
        </w:tc>
        <w:tc>
          <w:tcPr>
            <w:tcW w:w="9973" w:type="dxa"/>
          </w:tcPr>
          <w:p w14:paraId="19DF2831" w14:textId="01943152" w:rsidR="6BB44372" w:rsidRDefault="6606496C" w:rsidP="66FD9EF4">
            <w:pPr>
              <w:pStyle w:val="TableParagraph"/>
              <w:spacing w:line="259" w:lineRule="auto"/>
              <w:rPr>
                <w:rFonts w:eastAsia="Times New Roman" w:cs="Times New Roman"/>
              </w:rPr>
            </w:pPr>
            <w:r w:rsidRPr="078FCCC8">
              <w:rPr>
                <w:rFonts w:eastAsia="Times New Roman" w:cs="Times New Roman"/>
              </w:rPr>
              <w:t>The UI and Backend are</w:t>
            </w:r>
            <w:r w:rsidR="53EEDB99" w:rsidRPr="078FCCC8">
              <w:rPr>
                <w:rFonts w:eastAsia="Times New Roman" w:cs="Times New Roman"/>
              </w:rPr>
              <w:t xml:space="preserve"> sub-second on</w:t>
            </w:r>
            <w:r w:rsidRPr="078FCCC8">
              <w:rPr>
                <w:rFonts w:eastAsia="Times New Roman" w:cs="Times New Roman"/>
              </w:rPr>
              <w:t xml:space="preserve"> 95% of all transactions to be sub-second</w:t>
            </w:r>
            <w:r w:rsidR="4A201F9A" w:rsidRPr="078FCCC8">
              <w:rPr>
                <w:rFonts w:eastAsia="Times New Roman" w:cs="Times New Roman"/>
              </w:rPr>
              <w:t>.</w:t>
            </w:r>
          </w:p>
        </w:tc>
      </w:tr>
      <w:tr w:rsidR="6BB44372" w14:paraId="0487C139" w14:textId="77777777" w:rsidTr="00792A6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88F834B" w14:textId="7734A433" w:rsidR="6BB44372" w:rsidRDefault="6BB44372" w:rsidP="6BB44372">
            <w:pPr>
              <w:pStyle w:val="TableParagraph"/>
              <w:spacing w:before="87"/>
              <w:rPr>
                <w:rFonts w:cs="Times New Roman"/>
              </w:rPr>
            </w:pPr>
            <w:r w:rsidRPr="6BB44372">
              <w:rPr>
                <w:rFonts w:cs="Times New Roman"/>
              </w:rPr>
              <w:t>Stakeholders:</w:t>
            </w:r>
          </w:p>
          <w:p w14:paraId="2B57169B" w14:textId="7734A433" w:rsidR="6BB44372" w:rsidRDefault="6BB44372" w:rsidP="6BB44372">
            <w:pPr>
              <w:pStyle w:val="TableParagraph"/>
              <w:rPr>
                <w:rFonts w:cs="Times New Roman"/>
              </w:rPr>
            </w:pPr>
          </w:p>
        </w:tc>
        <w:tc>
          <w:tcPr>
            <w:tcW w:w="9973" w:type="dxa"/>
          </w:tcPr>
          <w:p w14:paraId="766AAC54" w14:textId="09D60FF5" w:rsidR="6BB44372" w:rsidRDefault="6BB44372" w:rsidP="6BB44372">
            <w:pPr>
              <w:pStyle w:val="TableParagraph"/>
              <w:rPr>
                <w:rFonts w:cs="Times New Roman"/>
              </w:rPr>
            </w:pPr>
            <w:r w:rsidRPr="6BB44372">
              <w:rPr>
                <w:rFonts w:cs="Times New Roman"/>
              </w:rPr>
              <w:t>Students</w:t>
            </w:r>
          </w:p>
        </w:tc>
      </w:tr>
      <w:tr w:rsidR="6BB44372" w14:paraId="5A136434" w14:textId="77777777" w:rsidTr="00792A6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CFE15A5"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6B1DE672" w14:textId="13A1992F" w:rsidR="6BB44372" w:rsidRDefault="6BB44372" w:rsidP="6BB44372">
            <w:pPr>
              <w:pStyle w:val="TableParagraph"/>
              <w:spacing w:before="84"/>
              <w:rPr>
                <w:rFonts w:cs="Times New Roman"/>
              </w:rPr>
            </w:pPr>
            <w:r w:rsidRPr="6BB44372">
              <w:rPr>
                <w:rFonts w:cs="Times New Roman"/>
              </w:rPr>
              <w:t>N/A</w:t>
            </w:r>
          </w:p>
          <w:p w14:paraId="613060C4" w14:textId="0315D915" w:rsidR="6BB44372" w:rsidRDefault="6BB44372" w:rsidP="6BB44372">
            <w:pPr>
              <w:pStyle w:val="TableParagraph"/>
              <w:spacing w:before="84"/>
              <w:ind w:left="0"/>
              <w:rPr>
                <w:rFonts w:cs="Times New Roman"/>
              </w:rPr>
            </w:pPr>
          </w:p>
        </w:tc>
      </w:tr>
      <w:tr w:rsidR="6BB44372" w14:paraId="4019A86B" w14:textId="77777777" w:rsidTr="00792A6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88B07C4"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7A90DC09" w14:textId="54FB653C" w:rsidR="6BB44372" w:rsidRDefault="6BB44372" w:rsidP="66FD9EF4">
            <w:pPr>
              <w:pStyle w:val="TableParagraph"/>
              <w:spacing w:line="259" w:lineRule="auto"/>
              <w:rPr>
                <w:rFonts w:cs="Times New Roman"/>
              </w:rPr>
            </w:pPr>
            <w:r w:rsidRPr="6BB44372">
              <w:rPr>
                <w:rFonts w:cs="Times New Roman"/>
              </w:rPr>
              <w:t>Students</w:t>
            </w:r>
          </w:p>
        </w:tc>
      </w:tr>
      <w:tr w:rsidR="6BB44372" w14:paraId="0ACA4504" w14:textId="77777777" w:rsidTr="00792A6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6310880" w14:textId="2AD5C4EE" w:rsidR="6BB44372" w:rsidRDefault="6BB44372" w:rsidP="66FD9EF4">
            <w:pPr>
              <w:pStyle w:val="TableParagraph"/>
              <w:spacing w:line="259" w:lineRule="auto"/>
              <w:rPr>
                <w:rFonts w:cs="Times New Roman"/>
              </w:rPr>
            </w:pPr>
            <w:r w:rsidRPr="6BB44372">
              <w:rPr>
                <w:rFonts w:cs="Times New Roman"/>
              </w:rPr>
              <w:t>Pre-conditions/Product(s) Required:</w:t>
            </w:r>
          </w:p>
        </w:tc>
        <w:tc>
          <w:tcPr>
            <w:tcW w:w="9973" w:type="dxa"/>
          </w:tcPr>
          <w:p w14:paraId="18FE6631" w14:textId="7DA46EE2" w:rsidR="6BB44372" w:rsidRDefault="6BB44372" w:rsidP="6BB44372">
            <w:pPr>
              <w:pStyle w:val="TableParagraph"/>
              <w:spacing w:line="259" w:lineRule="auto"/>
            </w:pPr>
            <w:r w:rsidRPr="6BB44372">
              <w:rPr>
                <w:rFonts w:cs="Times New Roman"/>
              </w:rPr>
              <w:t>The user is authenticated</w:t>
            </w:r>
            <w:r w:rsidR="6A384269" w:rsidRPr="078FCCC8">
              <w:rPr>
                <w:rFonts w:cs="Times New Roman"/>
              </w:rPr>
              <w:t>.</w:t>
            </w:r>
          </w:p>
        </w:tc>
      </w:tr>
      <w:tr w:rsidR="6BB44372" w14:paraId="46F55EF6" w14:textId="77777777" w:rsidTr="00792A6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36AA5901" w14:textId="56C9E592" w:rsidR="6BB44372" w:rsidRDefault="6BB44372" w:rsidP="66FD9EF4">
            <w:pPr>
              <w:pStyle w:val="TableParagraph"/>
              <w:spacing w:line="259" w:lineRule="auto"/>
              <w:rPr>
                <w:rFonts w:cs="Times New Roman"/>
              </w:rPr>
            </w:pPr>
            <w:r w:rsidRPr="6BB44372">
              <w:rPr>
                <w:rFonts w:cs="Times New Roman"/>
              </w:rPr>
              <w:t>Post-conditions/Product(s) Produced:</w:t>
            </w:r>
          </w:p>
        </w:tc>
        <w:tc>
          <w:tcPr>
            <w:tcW w:w="9973" w:type="dxa"/>
          </w:tcPr>
          <w:p w14:paraId="3249CE2D" w14:textId="1D20730B" w:rsidR="6BB44372" w:rsidRDefault="6BB44372" w:rsidP="6BB44372">
            <w:pPr>
              <w:pStyle w:val="TableParagraph"/>
              <w:spacing w:before="84" w:line="259" w:lineRule="auto"/>
              <w:rPr>
                <w:rFonts w:cs="Times New Roman"/>
              </w:rPr>
            </w:pPr>
          </w:p>
        </w:tc>
      </w:tr>
      <w:tr w:rsidR="6BB44372" w14:paraId="7FBD69A0" w14:textId="77777777" w:rsidTr="00792A6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F45A1FE" w14:textId="77777777" w:rsidR="6BB44372" w:rsidRDefault="6BB44372" w:rsidP="6BB44372">
            <w:pPr>
              <w:pStyle w:val="TableParagraph"/>
              <w:rPr>
                <w:rFonts w:cs="Times New Roman"/>
              </w:rPr>
            </w:pPr>
            <w:r w:rsidRPr="6BB44372">
              <w:rPr>
                <w:rFonts w:cs="Times New Roman"/>
              </w:rPr>
              <w:t>Links:</w:t>
            </w:r>
          </w:p>
          <w:p w14:paraId="4E25B859" w14:textId="4E287D36" w:rsidR="6BB44372" w:rsidRDefault="6BB44372" w:rsidP="6BB44372">
            <w:pPr>
              <w:pStyle w:val="TableParagraph"/>
              <w:spacing w:line="259" w:lineRule="auto"/>
              <w:rPr>
                <w:rFonts w:cs="Times New Roman"/>
              </w:rPr>
            </w:pPr>
          </w:p>
        </w:tc>
        <w:tc>
          <w:tcPr>
            <w:tcW w:w="9973" w:type="dxa"/>
          </w:tcPr>
          <w:p w14:paraId="4E15E147" w14:textId="06912DB8" w:rsidR="6BB44372" w:rsidRDefault="6BB44372" w:rsidP="66FD9EF4">
            <w:pPr>
              <w:pStyle w:val="TableParagraph"/>
              <w:spacing w:line="259" w:lineRule="auto"/>
              <w:rPr>
                <w:rFonts w:cs="Times New Roman"/>
              </w:rPr>
            </w:pPr>
            <w:r w:rsidRPr="6BB44372">
              <w:rPr>
                <w:rFonts w:cs="Times New Roman"/>
              </w:rPr>
              <w:t>None</w:t>
            </w:r>
          </w:p>
        </w:tc>
      </w:tr>
      <w:tr w:rsidR="6BB44372" w14:paraId="0BE2027D" w14:textId="77777777" w:rsidTr="00792A66">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7F7BCC1" w14:textId="77777777" w:rsidR="6BB44372" w:rsidRDefault="6BB44372" w:rsidP="6BB44372">
            <w:pPr>
              <w:pStyle w:val="TableParagraph"/>
              <w:rPr>
                <w:rFonts w:cs="Times New Roman"/>
              </w:rPr>
            </w:pPr>
            <w:r w:rsidRPr="6BB44372">
              <w:rPr>
                <w:rFonts w:cs="Times New Roman"/>
              </w:rPr>
              <w:lastRenderedPageBreak/>
              <w:t>SRS Document</w:t>
            </w:r>
          </w:p>
          <w:p w14:paraId="7D0D26FC" w14:textId="5E02256A" w:rsidR="6BB44372" w:rsidRDefault="6BB44372" w:rsidP="6BB44372">
            <w:pPr>
              <w:pStyle w:val="TableParagraph"/>
              <w:spacing w:line="259" w:lineRule="auto"/>
              <w:rPr>
                <w:rFonts w:cs="Times New Roman"/>
              </w:rPr>
            </w:pPr>
          </w:p>
        </w:tc>
        <w:tc>
          <w:tcPr>
            <w:tcW w:w="9973" w:type="dxa"/>
          </w:tcPr>
          <w:p w14:paraId="69BCD854" w14:textId="7FA84E1E" w:rsidR="6BB44372" w:rsidRDefault="6BB44372" w:rsidP="6BB44372">
            <w:pPr>
              <w:pStyle w:val="TableParagraph"/>
              <w:rPr>
                <w:rFonts w:ascii="Times" w:eastAsia="Times" w:hAnsi="Times" w:cs="Times"/>
              </w:rPr>
            </w:pPr>
            <w:r w:rsidRPr="5FB1326C">
              <w:rPr>
                <w:rFonts w:ascii="Times" w:eastAsia="Times" w:hAnsi="Times" w:cs="Times"/>
              </w:rPr>
              <w:t xml:space="preserve">REQ – </w:t>
            </w:r>
            <w:r w:rsidR="6AF5E8E2" w:rsidRPr="5FB1326C">
              <w:rPr>
                <w:rFonts w:ascii="Times" w:eastAsia="Times" w:hAnsi="Times" w:cs="Times"/>
              </w:rPr>
              <w:t>39, REQ - 40</w:t>
            </w:r>
          </w:p>
        </w:tc>
      </w:tr>
      <w:tr w:rsidR="6BB44372" w14:paraId="6C48A116" w14:textId="77777777" w:rsidTr="00792A66">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5758926" w14:textId="77777777" w:rsidR="6BB44372" w:rsidRDefault="6BB44372" w:rsidP="66FD9EF4">
            <w:pPr>
              <w:pStyle w:val="TableParagraph"/>
              <w:spacing w:line="259" w:lineRule="auto"/>
              <w:rPr>
                <w:rFonts w:cs="Times New Roman"/>
              </w:rPr>
            </w:pPr>
            <w:r w:rsidRPr="6BB44372">
              <w:rPr>
                <w:rFonts w:cs="Times New Roman"/>
              </w:rPr>
              <w:t>Description/Notes:</w:t>
            </w:r>
          </w:p>
          <w:p w14:paraId="0544DB6E" w14:textId="19A38EFB" w:rsidR="6BB44372" w:rsidRDefault="6BB44372" w:rsidP="6BB44372">
            <w:pPr>
              <w:pStyle w:val="TableParagraph"/>
              <w:spacing w:line="259" w:lineRule="auto"/>
              <w:rPr>
                <w:rFonts w:cs="Times New Roman"/>
              </w:rPr>
            </w:pPr>
          </w:p>
        </w:tc>
        <w:tc>
          <w:tcPr>
            <w:tcW w:w="9973" w:type="dxa"/>
          </w:tcPr>
          <w:p w14:paraId="71DFD85A" w14:textId="5CFD8F0A" w:rsidR="6BB44372" w:rsidRDefault="6BB44372" w:rsidP="66FD9EF4">
            <w:pPr>
              <w:pStyle w:val="TableParagraph"/>
              <w:spacing w:line="259" w:lineRule="auto"/>
              <w:rPr>
                <w:rFonts w:ascii="Times" w:eastAsia="Times" w:hAnsi="Times" w:cs="Times"/>
              </w:rPr>
            </w:pPr>
            <w:r w:rsidRPr="6BB44372">
              <w:rPr>
                <w:rFonts w:ascii="Times" w:eastAsia="Times" w:hAnsi="Times" w:cs="Times"/>
              </w:rPr>
              <w:t>T</w:t>
            </w:r>
            <w:r w:rsidR="254AD75D" w:rsidRPr="6BB44372">
              <w:rPr>
                <w:rFonts w:ascii="Times" w:eastAsia="Times" w:hAnsi="Times" w:cs="Times"/>
              </w:rPr>
              <w:t>he system is built to track transaction time between the UI to UI or UI to Backend.</w:t>
            </w:r>
            <w:r w:rsidR="38A37385" w:rsidRPr="6BB44372">
              <w:rPr>
                <w:rFonts w:ascii="Times" w:eastAsia="Times" w:hAnsi="Times" w:cs="Times"/>
              </w:rPr>
              <w:t xml:space="preserve">  Verify with recorded data that this requirement is completed</w:t>
            </w:r>
            <w:r w:rsidR="1632D592" w:rsidRPr="078FCCC8">
              <w:rPr>
                <w:rFonts w:ascii="Times" w:eastAsia="Times" w:hAnsi="Times" w:cs="Times"/>
              </w:rPr>
              <w:t>.</w:t>
            </w:r>
          </w:p>
        </w:tc>
      </w:tr>
    </w:tbl>
    <w:p w14:paraId="52C7C319" w14:textId="19BAF66A" w:rsidR="6BB44372" w:rsidRDefault="6BB44372" w:rsidP="6BB44372">
      <w:pPr>
        <w:rPr>
          <w:rFonts w:cs="Times New Roman"/>
          <w:b/>
          <w:bCs/>
          <w:szCs w:val="24"/>
        </w:rPr>
      </w:pPr>
    </w:p>
    <w:p w14:paraId="16CFB78C" w14:textId="18B38357" w:rsidR="00712B66" w:rsidRPr="00B36100" w:rsidRDefault="4A716773" w:rsidP="00EE79C3">
      <w:pPr>
        <w:pStyle w:val="Heading3"/>
        <w:numPr>
          <w:ilvl w:val="2"/>
          <w:numId w:val="19"/>
        </w:numPr>
        <w:ind w:left="1560" w:hanging="709"/>
        <w:rPr>
          <w:b/>
          <w:sz w:val="28"/>
          <w:szCs w:val="28"/>
        </w:rPr>
      </w:pPr>
      <w:r w:rsidRPr="29346B37">
        <w:rPr>
          <w:b/>
          <w:sz w:val="28"/>
          <w:szCs w:val="28"/>
        </w:rPr>
        <w:t xml:space="preserve"> </w:t>
      </w:r>
      <w:bookmarkStart w:id="69" w:name="_Toc46337684"/>
      <w:r w:rsidR="00712B66" w:rsidRPr="29346B37">
        <w:rPr>
          <w:b/>
          <w:sz w:val="28"/>
          <w:szCs w:val="28"/>
        </w:rPr>
        <w:t xml:space="preserve">User Traffic (REQ </w:t>
      </w:r>
      <w:r w:rsidR="008458E0" w:rsidRPr="29346B37">
        <w:rPr>
          <w:b/>
          <w:sz w:val="28"/>
          <w:szCs w:val="28"/>
        </w:rPr>
        <w:t>–</w:t>
      </w:r>
      <w:r w:rsidR="00712B66" w:rsidRPr="29346B37">
        <w:rPr>
          <w:b/>
          <w:sz w:val="28"/>
          <w:szCs w:val="28"/>
        </w:rPr>
        <w:t xml:space="preserve"> 55, 56, 57)</w:t>
      </w:r>
      <w:bookmarkEnd w:id="69"/>
    </w:p>
    <w:p w14:paraId="128720F7" w14:textId="75650E73" w:rsidR="6BB44372" w:rsidRDefault="6BB44372" w:rsidP="6BB44372">
      <w:pPr>
        <w:ind w:left="319"/>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6BB44372" w14:paraId="636F5B44" w14:textId="77777777" w:rsidTr="008627F3">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073AFF18" w14:textId="77777777" w:rsidR="6BB44372" w:rsidRPr="00ED1B2A" w:rsidRDefault="6BB44372" w:rsidP="6BB44372">
            <w:pPr>
              <w:pStyle w:val="TableParagraph"/>
              <w:ind w:left="1427" w:right="1416"/>
              <w:jc w:val="center"/>
              <w:rPr>
                <w:rFonts w:cs="Times New Roman"/>
                <w:b w:val="0"/>
                <w:sz w:val="28"/>
                <w:szCs w:val="24"/>
              </w:rPr>
            </w:pPr>
            <w:r w:rsidRPr="00ED1B2A">
              <w:rPr>
                <w:rFonts w:cs="Times New Roman"/>
                <w:bCs/>
                <w:sz w:val="28"/>
                <w:szCs w:val="24"/>
              </w:rPr>
              <w:t>Data</w:t>
            </w:r>
          </w:p>
        </w:tc>
        <w:tc>
          <w:tcPr>
            <w:tcW w:w="9973" w:type="dxa"/>
          </w:tcPr>
          <w:p w14:paraId="3EE84905" w14:textId="77777777" w:rsidR="6BB44372" w:rsidRPr="00ED1B2A" w:rsidRDefault="6BB44372" w:rsidP="000219BA">
            <w:pPr>
              <w:pStyle w:val="TableParagraph"/>
              <w:ind w:left="4122" w:right="4108"/>
              <w:jc w:val="center"/>
              <w:rPr>
                <w:rFonts w:cs="Times New Roman"/>
                <w:b w:val="0"/>
                <w:sz w:val="28"/>
                <w:szCs w:val="24"/>
              </w:rPr>
            </w:pPr>
            <w:r w:rsidRPr="00ED1B2A">
              <w:rPr>
                <w:rFonts w:cs="Times New Roman"/>
                <w:bCs/>
                <w:sz w:val="28"/>
                <w:szCs w:val="24"/>
              </w:rPr>
              <w:t>Description</w:t>
            </w:r>
          </w:p>
        </w:tc>
      </w:tr>
      <w:tr w:rsidR="6BB44372" w14:paraId="25BF70C6"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BCF6C92" w14:textId="77777777" w:rsidR="6BB44372" w:rsidRDefault="6BB44372" w:rsidP="6BB44372">
            <w:pPr>
              <w:pStyle w:val="TableParagraph"/>
              <w:rPr>
                <w:rFonts w:cs="Times New Roman"/>
              </w:rPr>
            </w:pPr>
            <w:r w:rsidRPr="6BB44372">
              <w:rPr>
                <w:rFonts w:cs="Times New Roman"/>
              </w:rPr>
              <w:t>Page Title:</w:t>
            </w:r>
          </w:p>
        </w:tc>
        <w:tc>
          <w:tcPr>
            <w:tcW w:w="9973" w:type="dxa"/>
          </w:tcPr>
          <w:p w14:paraId="0F88EA41" w14:textId="7E5D6925" w:rsidR="6BB44372" w:rsidRDefault="268B62D5" w:rsidP="078FCCC8">
            <w:pPr>
              <w:pStyle w:val="TableParagraph"/>
              <w:spacing w:line="259" w:lineRule="auto"/>
              <w:rPr>
                <w:rFonts w:cs="Times New Roman"/>
              </w:rPr>
            </w:pPr>
            <w:r w:rsidRPr="6BB44372">
              <w:rPr>
                <w:rFonts w:cs="Times New Roman"/>
              </w:rPr>
              <w:t>Scalability</w:t>
            </w:r>
          </w:p>
        </w:tc>
      </w:tr>
      <w:tr w:rsidR="6BB44372" w14:paraId="4565A8D8"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EC2E4FC" w14:textId="336FA5C7" w:rsidR="6BB44372" w:rsidRDefault="6BB44372" w:rsidP="6BB44372">
            <w:pPr>
              <w:pStyle w:val="TableParagraph"/>
              <w:rPr>
                <w:rFonts w:cs="Times New Roman"/>
              </w:rPr>
            </w:pPr>
            <w:r w:rsidRPr="6BB44372">
              <w:rPr>
                <w:rFonts w:cs="Times New Roman"/>
              </w:rPr>
              <w:t>Author:</w:t>
            </w:r>
          </w:p>
        </w:tc>
        <w:tc>
          <w:tcPr>
            <w:tcW w:w="9973" w:type="dxa"/>
          </w:tcPr>
          <w:p w14:paraId="03A30382" w14:textId="645A7731" w:rsidR="6BB44372" w:rsidRDefault="6BB44372" w:rsidP="6BB44372">
            <w:pPr>
              <w:pStyle w:val="TableParagraph"/>
              <w:rPr>
                <w:rFonts w:cs="Times New Roman"/>
              </w:rPr>
            </w:pPr>
            <w:r w:rsidRPr="6BB44372">
              <w:rPr>
                <w:rFonts w:cs="Times New Roman"/>
              </w:rPr>
              <w:t>Team 04</w:t>
            </w:r>
          </w:p>
        </w:tc>
      </w:tr>
      <w:tr w:rsidR="6BB44372" w14:paraId="360F4074"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6FC9CDC" w14:textId="426808DA" w:rsidR="6BB44372" w:rsidRDefault="6BB44372" w:rsidP="6BB44372">
            <w:pPr>
              <w:pStyle w:val="TableParagraph"/>
              <w:rPr>
                <w:rFonts w:cs="Times New Roman"/>
              </w:rPr>
            </w:pPr>
            <w:r w:rsidRPr="6BB44372">
              <w:rPr>
                <w:rFonts w:cs="Times New Roman"/>
              </w:rPr>
              <w:t>Type:</w:t>
            </w:r>
          </w:p>
        </w:tc>
        <w:tc>
          <w:tcPr>
            <w:tcW w:w="9973" w:type="dxa"/>
          </w:tcPr>
          <w:p w14:paraId="71FE9D96"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23BE9088"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FA898BF" w14:textId="28156EF6" w:rsidR="6BB44372" w:rsidRDefault="6BB44372" w:rsidP="66FD9EF4">
            <w:pPr>
              <w:pStyle w:val="TableParagraph"/>
              <w:spacing w:line="259" w:lineRule="auto"/>
              <w:rPr>
                <w:rFonts w:cs="Times New Roman"/>
              </w:rPr>
            </w:pPr>
            <w:r w:rsidRPr="6BB44372">
              <w:rPr>
                <w:rFonts w:cs="Times New Roman"/>
              </w:rPr>
              <w:t>Purpose:</w:t>
            </w:r>
          </w:p>
        </w:tc>
        <w:tc>
          <w:tcPr>
            <w:tcW w:w="9973" w:type="dxa"/>
          </w:tcPr>
          <w:p w14:paraId="353DF550" w14:textId="75220252" w:rsidR="6BB44372" w:rsidRDefault="6BB44372" w:rsidP="66FD9EF4">
            <w:pPr>
              <w:pStyle w:val="TableParagraph"/>
              <w:spacing w:line="259" w:lineRule="auto"/>
              <w:rPr>
                <w:rFonts w:eastAsia="Times New Roman" w:cs="Times New Roman"/>
              </w:rPr>
            </w:pPr>
            <w:r w:rsidRPr="0184327D">
              <w:rPr>
                <w:rFonts w:eastAsia="Times New Roman" w:cs="Times New Roman"/>
              </w:rPr>
              <w:t>T</w:t>
            </w:r>
            <w:r w:rsidR="1015B24E" w:rsidRPr="0184327D">
              <w:rPr>
                <w:rFonts w:eastAsia="Times New Roman" w:cs="Times New Roman"/>
              </w:rPr>
              <w:t xml:space="preserve">he web pages should be having scalability, capability, and reliability as to fulfil </w:t>
            </w:r>
            <w:r w:rsidR="062568E4" w:rsidRPr="0184327D">
              <w:rPr>
                <w:rFonts w:eastAsia="Times New Roman" w:cs="Times New Roman"/>
              </w:rPr>
              <w:t>what the</w:t>
            </w:r>
            <w:r w:rsidR="1015B24E" w:rsidRPr="0184327D">
              <w:rPr>
                <w:rFonts w:eastAsia="Times New Roman" w:cs="Times New Roman"/>
              </w:rPr>
              <w:t xml:space="preserve"> user desires to complete.</w:t>
            </w:r>
            <w:r w:rsidR="303B49D5" w:rsidRPr="0184327D">
              <w:rPr>
                <w:rFonts w:eastAsia="Times New Roman" w:cs="Times New Roman"/>
              </w:rPr>
              <w:t xml:space="preserve"> </w:t>
            </w:r>
          </w:p>
        </w:tc>
      </w:tr>
      <w:tr w:rsidR="6BB44372" w14:paraId="1BBFFC61"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24914D05" w14:textId="7734A433" w:rsidR="6BB44372" w:rsidRDefault="6BB44372" w:rsidP="6BB44372">
            <w:pPr>
              <w:pStyle w:val="TableParagraph"/>
              <w:spacing w:before="87"/>
              <w:rPr>
                <w:rFonts w:cs="Times New Roman"/>
              </w:rPr>
            </w:pPr>
            <w:r w:rsidRPr="6BB44372">
              <w:rPr>
                <w:rFonts w:cs="Times New Roman"/>
              </w:rPr>
              <w:t>Stakeholders:</w:t>
            </w:r>
          </w:p>
          <w:p w14:paraId="59DDEFCB" w14:textId="7734A433" w:rsidR="6BB44372" w:rsidRDefault="6BB44372" w:rsidP="6BB44372">
            <w:pPr>
              <w:pStyle w:val="TableParagraph"/>
              <w:rPr>
                <w:rFonts w:cs="Times New Roman"/>
              </w:rPr>
            </w:pPr>
          </w:p>
        </w:tc>
        <w:tc>
          <w:tcPr>
            <w:tcW w:w="9973" w:type="dxa"/>
          </w:tcPr>
          <w:p w14:paraId="40A47885" w14:textId="09D60FF5" w:rsidR="6BB44372" w:rsidRDefault="6BB44372" w:rsidP="6BB44372">
            <w:pPr>
              <w:pStyle w:val="TableParagraph"/>
              <w:rPr>
                <w:rFonts w:cs="Times New Roman"/>
              </w:rPr>
            </w:pPr>
            <w:r w:rsidRPr="6BB44372">
              <w:rPr>
                <w:rFonts w:cs="Times New Roman"/>
              </w:rPr>
              <w:t>Students</w:t>
            </w:r>
          </w:p>
        </w:tc>
      </w:tr>
      <w:tr w:rsidR="6BB44372" w14:paraId="311B5752"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86F26BD"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2F73E2EF" w14:textId="13A1992F" w:rsidR="6BB44372" w:rsidRDefault="6BB44372" w:rsidP="6BB44372">
            <w:pPr>
              <w:pStyle w:val="TableParagraph"/>
              <w:spacing w:before="84"/>
              <w:rPr>
                <w:rFonts w:cs="Times New Roman"/>
              </w:rPr>
            </w:pPr>
            <w:r w:rsidRPr="6BB44372">
              <w:rPr>
                <w:rFonts w:cs="Times New Roman"/>
              </w:rPr>
              <w:t>N/A</w:t>
            </w:r>
          </w:p>
          <w:p w14:paraId="73BC863A" w14:textId="0315D915" w:rsidR="6BB44372" w:rsidRDefault="6BB44372" w:rsidP="6BB44372">
            <w:pPr>
              <w:pStyle w:val="TableParagraph"/>
              <w:spacing w:before="84"/>
              <w:ind w:left="0"/>
              <w:rPr>
                <w:rFonts w:cs="Times New Roman"/>
              </w:rPr>
            </w:pPr>
          </w:p>
        </w:tc>
      </w:tr>
      <w:tr w:rsidR="6BB44372" w14:paraId="0970E62F"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9C0C163"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4313366C" w14:textId="09544DD3" w:rsidR="6BB44372" w:rsidRDefault="6BB44372" w:rsidP="66FD9EF4">
            <w:pPr>
              <w:pStyle w:val="TableParagraph"/>
              <w:spacing w:line="259" w:lineRule="auto"/>
              <w:rPr>
                <w:rFonts w:cs="Times New Roman"/>
              </w:rPr>
            </w:pPr>
            <w:r w:rsidRPr="6BB44372">
              <w:rPr>
                <w:rFonts w:cs="Times New Roman"/>
              </w:rPr>
              <w:t>Students</w:t>
            </w:r>
            <w:r w:rsidR="5F5F6E9E" w:rsidRPr="6BB44372">
              <w:rPr>
                <w:rFonts w:cs="Times New Roman"/>
              </w:rPr>
              <w:t>, Teachers</w:t>
            </w:r>
          </w:p>
        </w:tc>
      </w:tr>
      <w:tr w:rsidR="6BB44372" w14:paraId="7D794214"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35E3A6FC" w14:textId="53667BDC" w:rsidR="6BB44372" w:rsidRDefault="6BB44372" w:rsidP="66FD9EF4">
            <w:pPr>
              <w:pStyle w:val="TableParagraph"/>
              <w:spacing w:line="259" w:lineRule="auto"/>
              <w:rPr>
                <w:rFonts w:cs="Times New Roman"/>
              </w:rPr>
            </w:pPr>
            <w:r w:rsidRPr="6BB44372">
              <w:rPr>
                <w:rFonts w:cs="Times New Roman"/>
              </w:rPr>
              <w:t>Pre-conditions/Product(s) Required:</w:t>
            </w:r>
          </w:p>
        </w:tc>
        <w:tc>
          <w:tcPr>
            <w:tcW w:w="9973" w:type="dxa"/>
          </w:tcPr>
          <w:p w14:paraId="61D70EEA" w14:textId="01887946" w:rsidR="6BB44372" w:rsidRDefault="6BB44372" w:rsidP="6BB44372">
            <w:pPr>
              <w:pStyle w:val="TableParagraph"/>
              <w:spacing w:line="259" w:lineRule="auto"/>
            </w:pPr>
            <w:r w:rsidRPr="6BB44372">
              <w:rPr>
                <w:rFonts w:cs="Times New Roman"/>
              </w:rPr>
              <w:t>The user is authenticated</w:t>
            </w:r>
            <w:r w:rsidR="73CE21A6" w:rsidRPr="078FCCC8">
              <w:rPr>
                <w:rFonts w:cs="Times New Roman"/>
              </w:rPr>
              <w:t>.</w:t>
            </w:r>
          </w:p>
        </w:tc>
      </w:tr>
      <w:tr w:rsidR="6BB44372" w14:paraId="695D2BA4"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4EDBC5A2" w14:textId="56C9E592" w:rsidR="6BB44372" w:rsidRDefault="6BB44372" w:rsidP="6BB44372">
            <w:pPr>
              <w:pStyle w:val="TableParagraph"/>
              <w:spacing w:before="84" w:line="259" w:lineRule="auto"/>
              <w:ind w:right="633"/>
              <w:rPr>
                <w:rFonts w:cs="Times New Roman"/>
              </w:rPr>
            </w:pPr>
            <w:r w:rsidRPr="6BB44372">
              <w:rPr>
                <w:rFonts w:cs="Times New Roman"/>
              </w:rPr>
              <w:lastRenderedPageBreak/>
              <w:t>Post-conditions/Product(s) Produced:</w:t>
            </w:r>
          </w:p>
        </w:tc>
        <w:tc>
          <w:tcPr>
            <w:tcW w:w="9973" w:type="dxa"/>
          </w:tcPr>
          <w:p w14:paraId="7457110D" w14:textId="1D20730B" w:rsidR="6BB44372" w:rsidRDefault="6BB44372" w:rsidP="6BB44372">
            <w:pPr>
              <w:pStyle w:val="TableParagraph"/>
              <w:spacing w:before="84" w:line="259" w:lineRule="auto"/>
              <w:rPr>
                <w:rFonts w:cs="Times New Roman"/>
              </w:rPr>
            </w:pPr>
          </w:p>
        </w:tc>
      </w:tr>
      <w:tr w:rsidR="6BB44372" w14:paraId="58E7E480"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6FC6BBD" w14:textId="77777777" w:rsidR="6BB44372" w:rsidRDefault="6BB44372" w:rsidP="6BB44372">
            <w:pPr>
              <w:pStyle w:val="TableParagraph"/>
              <w:rPr>
                <w:rFonts w:cs="Times New Roman"/>
              </w:rPr>
            </w:pPr>
            <w:r w:rsidRPr="6BB44372">
              <w:rPr>
                <w:rFonts w:cs="Times New Roman"/>
              </w:rPr>
              <w:t>Links:</w:t>
            </w:r>
          </w:p>
          <w:p w14:paraId="2C70C7AE" w14:textId="4E287D36" w:rsidR="6BB44372" w:rsidRDefault="6BB44372" w:rsidP="6BB44372">
            <w:pPr>
              <w:pStyle w:val="TableParagraph"/>
              <w:spacing w:line="259" w:lineRule="auto"/>
              <w:rPr>
                <w:rFonts w:cs="Times New Roman"/>
              </w:rPr>
            </w:pPr>
          </w:p>
        </w:tc>
        <w:tc>
          <w:tcPr>
            <w:tcW w:w="9973" w:type="dxa"/>
          </w:tcPr>
          <w:p w14:paraId="716509A6" w14:textId="227F223F" w:rsidR="6BB44372" w:rsidRDefault="6BB44372" w:rsidP="66FD9EF4">
            <w:pPr>
              <w:pStyle w:val="TableParagraph"/>
              <w:spacing w:line="259" w:lineRule="auto"/>
              <w:rPr>
                <w:rFonts w:cs="Times New Roman"/>
              </w:rPr>
            </w:pPr>
            <w:r w:rsidRPr="6BB44372">
              <w:rPr>
                <w:rFonts w:cs="Times New Roman"/>
              </w:rPr>
              <w:t>None</w:t>
            </w:r>
          </w:p>
        </w:tc>
      </w:tr>
      <w:tr w:rsidR="6BB44372" w14:paraId="7677A0FA"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2174AD8" w14:textId="77777777" w:rsidR="6BB44372" w:rsidRDefault="6BB44372" w:rsidP="6BB44372">
            <w:pPr>
              <w:pStyle w:val="TableParagraph"/>
              <w:rPr>
                <w:rFonts w:cs="Times New Roman"/>
              </w:rPr>
            </w:pPr>
            <w:r w:rsidRPr="6BB44372">
              <w:rPr>
                <w:rFonts w:cs="Times New Roman"/>
              </w:rPr>
              <w:t>SRS Document</w:t>
            </w:r>
          </w:p>
          <w:p w14:paraId="0514A368" w14:textId="5E02256A" w:rsidR="6BB44372" w:rsidRDefault="6BB44372" w:rsidP="6BB44372">
            <w:pPr>
              <w:pStyle w:val="TableParagraph"/>
              <w:spacing w:line="259" w:lineRule="auto"/>
              <w:rPr>
                <w:rFonts w:cs="Times New Roman"/>
              </w:rPr>
            </w:pPr>
          </w:p>
        </w:tc>
        <w:tc>
          <w:tcPr>
            <w:tcW w:w="9973" w:type="dxa"/>
          </w:tcPr>
          <w:p w14:paraId="0FFDAA3D" w14:textId="2776CAC0" w:rsidR="6BB44372" w:rsidRDefault="6BB44372" w:rsidP="6BB44372">
            <w:pPr>
              <w:pStyle w:val="TableParagraph"/>
              <w:rPr>
                <w:rFonts w:ascii="Times" w:eastAsia="Times" w:hAnsi="Times" w:cs="Times"/>
              </w:rPr>
            </w:pPr>
            <w:r w:rsidRPr="5FB1326C">
              <w:rPr>
                <w:rFonts w:ascii="Times" w:eastAsia="Times" w:hAnsi="Times" w:cs="Times"/>
              </w:rPr>
              <w:t xml:space="preserve">REQ – </w:t>
            </w:r>
            <w:r w:rsidR="276E4C94" w:rsidRPr="5FB1326C">
              <w:rPr>
                <w:rFonts w:ascii="Times" w:eastAsia="Times" w:hAnsi="Times" w:cs="Times"/>
              </w:rPr>
              <w:t>55</w:t>
            </w:r>
            <w:r w:rsidRPr="5FB1326C">
              <w:rPr>
                <w:rFonts w:ascii="Times" w:eastAsia="Times" w:hAnsi="Times" w:cs="Times"/>
              </w:rPr>
              <w:t>, REQ</w:t>
            </w:r>
            <w:r w:rsidR="51CF4AE2" w:rsidRPr="5FB1326C">
              <w:rPr>
                <w:rFonts w:ascii="Times" w:eastAsia="Times" w:hAnsi="Times" w:cs="Times"/>
              </w:rPr>
              <w:t xml:space="preserve"> – 56, REQ – 57</w:t>
            </w:r>
          </w:p>
        </w:tc>
      </w:tr>
      <w:tr w:rsidR="6BB44372" w14:paraId="610E5EC3"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864326A" w14:textId="77777777" w:rsidR="6BB44372" w:rsidRDefault="6BB44372" w:rsidP="66FD9EF4">
            <w:pPr>
              <w:pStyle w:val="TableParagraph"/>
              <w:spacing w:line="259" w:lineRule="auto"/>
              <w:rPr>
                <w:rFonts w:cs="Times New Roman"/>
              </w:rPr>
            </w:pPr>
            <w:r w:rsidRPr="6BB44372">
              <w:rPr>
                <w:rFonts w:cs="Times New Roman"/>
              </w:rPr>
              <w:t>Description/Notes:</w:t>
            </w:r>
          </w:p>
          <w:p w14:paraId="26F78A09" w14:textId="19A38EFB" w:rsidR="6BB44372" w:rsidRDefault="6BB44372" w:rsidP="6BB44372">
            <w:pPr>
              <w:pStyle w:val="TableParagraph"/>
              <w:spacing w:line="259" w:lineRule="auto"/>
              <w:rPr>
                <w:rFonts w:cs="Times New Roman"/>
              </w:rPr>
            </w:pPr>
          </w:p>
        </w:tc>
        <w:tc>
          <w:tcPr>
            <w:tcW w:w="9973" w:type="dxa"/>
          </w:tcPr>
          <w:p w14:paraId="2D506EEC" w14:textId="058132AE" w:rsidR="2DC5495F" w:rsidRDefault="6BB44372" w:rsidP="66FD9EF4">
            <w:pPr>
              <w:pStyle w:val="TableParagraph"/>
              <w:spacing w:line="259" w:lineRule="auto"/>
              <w:rPr>
                <w:rFonts w:ascii="Times" w:eastAsia="Times" w:hAnsi="Times" w:cs="Times"/>
              </w:rPr>
            </w:pPr>
            <w:r w:rsidRPr="6BB44372">
              <w:rPr>
                <w:rFonts w:ascii="Times" w:eastAsia="Times" w:hAnsi="Times" w:cs="Times"/>
              </w:rPr>
              <w:t>T</w:t>
            </w:r>
            <w:r w:rsidR="7DEB0404" w:rsidRPr="6BB44372">
              <w:rPr>
                <w:rFonts w:ascii="Times" w:eastAsia="Times" w:hAnsi="Times" w:cs="Times"/>
              </w:rPr>
              <w:t>he system will be able to support the number of students and faculty that will use the website at any given time.</w:t>
            </w:r>
          </w:p>
        </w:tc>
      </w:tr>
    </w:tbl>
    <w:p w14:paraId="4FAD81DD" w14:textId="73757B99" w:rsidR="001A61C9" w:rsidRDefault="001A61C9" w:rsidP="6E641F77">
      <w:pPr>
        <w:ind w:left="0"/>
        <w:rPr>
          <w:rFonts w:cs="Times New Roman"/>
          <w:b/>
          <w:bCs/>
        </w:rPr>
      </w:pPr>
    </w:p>
    <w:p w14:paraId="2859D17C" w14:textId="7E61A778" w:rsidR="00712B66" w:rsidRPr="00B36100" w:rsidRDefault="00712B66" w:rsidP="00EE79C3">
      <w:pPr>
        <w:pStyle w:val="Heading3"/>
        <w:numPr>
          <w:ilvl w:val="2"/>
          <w:numId w:val="19"/>
        </w:numPr>
        <w:ind w:left="1560" w:hanging="709"/>
        <w:rPr>
          <w:b/>
          <w:sz w:val="28"/>
          <w:szCs w:val="28"/>
        </w:rPr>
      </w:pPr>
      <w:bookmarkStart w:id="70" w:name="_Toc46337685"/>
      <w:r w:rsidRPr="29346B37">
        <w:rPr>
          <w:b/>
          <w:sz w:val="28"/>
          <w:szCs w:val="28"/>
        </w:rPr>
        <w:t>Cookies (REQ - 58, 59)</w:t>
      </w:r>
      <w:bookmarkEnd w:id="70"/>
    </w:p>
    <w:p w14:paraId="78C4FB17" w14:textId="7A61B4BD" w:rsidR="6BB44372" w:rsidRDefault="6BB44372" w:rsidP="6BC809CC">
      <w:pPr>
        <w:ind w:left="0"/>
        <w:rPr>
          <w:rFonts w:cs="Times New Roman"/>
          <w:b/>
          <w:bCs/>
          <w:szCs w:val="24"/>
        </w:rPr>
      </w:pPr>
    </w:p>
    <w:tbl>
      <w:tblPr>
        <w:tblStyle w:val="Team3"/>
        <w:tblW w:w="0" w:type="auto"/>
        <w:tblLayout w:type="fixed"/>
        <w:tblLook w:val="01E0" w:firstRow="1" w:lastRow="1" w:firstColumn="1" w:lastColumn="1" w:noHBand="0" w:noVBand="0"/>
      </w:tblPr>
      <w:tblGrid>
        <w:gridCol w:w="3635"/>
        <w:gridCol w:w="9973"/>
      </w:tblGrid>
      <w:tr w:rsidR="6BB44372" w14:paraId="5D9655DF" w14:textId="77777777" w:rsidTr="008627F3">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2E857595" w14:textId="77777777" w:rsidR="6BB44372" w:rsidRPr="00ED1B2A" w:rsidRDefault="6BB44372" w:rsidP="6BB44372">
            <w:pPr>
              <w:pStyle w:val="TableParagraph"/>
              <w:ind w:left="1427" w:right="1416"/>
              <w:jc w:val="center"/>
              <w:rPr>
                <w:rFonts w:cs="Times New Roman"/>
                <w:b w:val="0"/>
                <w:sz w:val="28"/>
                <w:szCs w:val="24"/>
              </w:rPr>
            </w:pPr>
            <w:r w:rsidRPr="00ED1B2A">
              <w:rPr>
                <w:rFonts w:cs="Times New Roman"/>
                <w:bCs/>
                <w:sz w:val="28"/>
                <w:szCs w:val="24"/>
              </w:rPr>
              <w:t>Data</w:t>
            </w:r>
          </w:p>
        </w:tc>
        <w:tc>
          <w:tcPr>
            <w:tcW w:w="9973" w:type="dxa"/>
          </w:tcPr>
          <w:p w14:paraId="0BC89683" w14:textId="77777777" w:rsidR="6BB44372" w:rsidRPr="00ED1B2A" w:rsidRDefault="6BB44372" w:rsidP="000219BA">
            <w:pPr>
              <w:pStyle w:val="TableParagraph"/>
              <w:ind w:left="4122" w:right="4108"/>
              <w:jc w:val="center"/>
              <w:rPr>
                <w:rFonts w:cs="Times New Roman"/>
                <w:b w:val="0"/>
                <w:sz w:val="28"/>
                <w:szCs w:val="24"/>
              </w:rPr>
            </w:pPr>
            <w:r w:rsidRPr="00ED1B2A">
              <w:rPr>
                <w:rFonts w:cs="Times New Roman"/>
                <w:bCs/>
                <w:sz w:val="28"/>
                <w:szCs w:val="24"/>
              </w:rPr>
              <w:t>Description</w:t>
            </w:r>
          </w:p>
        </w:tc>
      </w:tr>
      <w:tr w:rsidR="6BB44372" w14:paraId="125A98A2"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2373C49" w14:textId="77777777" w:rsidR="6BB44372" w:rsidRDefault="6BB44372" w:rsidP="6BB44372">
            <w:pPr>
              <w:pStyle w:val="TableParagraph"/>
              <w:rPr>
                <w:rFonts w:cs="Times New Roman"/>
              </w:rPr>
            </w:pPr>
            <w:r w:rsidRPr="6BB44372">
              <w:rPr>
                <w:rFonts w:cs="Times New Roman"/>
              </w:rPr>
              <w:t>Page Title:</w:t>
            </w:r>
          </w:p>
        </w:tc>
        <w:tc>
          <w:tcPr>
            <w:tcW w:w="9973" w:type="dxa"/>
          </w:tcPr>
          <w:p w14:paraId="1085D5BE" w14:textId="723225E2" w:rsidR="6BB44372" w:rsidRDefault="74855E0B" w:rsidP="078FCCC8">
            <w:pPr>
              <w:pStyle w:val="TableParagraph"/>
              <w:spacing w:line="259" w:lineRule="auto"/>
              <w:rPr>
                <w:rFonts w:cs="Times New Roman"/>
              </w:rPr>
            </w:pPr>
            <w:r w:rsidRPr="6BB44372">
              <w:rPr>
                <w:rFonts w:cs="Times New Roman"/>
              </w:rPr>
              <w:t>The cookie monster</w:t>
            </w:r>
          </w:p>
        </w:tc>
      </w:tr>
      <w:tr w:rsidR="6BB44372" w14:paraId="21772040"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CA10528" w14:textId="336FA5C7" w:rsidR="6BB44372" w:rsidRDefault="6BB44372" w:rsidP="6BB44372">
            <w:pPr>
              <w:pStyle w:val="TableParagraph"/>
              <w:rPr>
                <w:rFonts w:cs="Times New Roman"/>
              </w:rPr>
            </w:pPr>
            <w:r w:rsidRPr="6BB44372">
              <w:rPr>
                <w:rFonts w:cs="Times New Roman"/>
              </w:rPr>
              <w:t>Author:</w:t>
            </w:r>
          </w:p>
        </w:tc>
        <w:tc>
          <w:tcPr>
            <w:tcW w:w="9973" w:type="dxa"/>
          </w:tcPr>
          <w:p w14:paraId="430D7D31" w14:textId="645A7731" w:rsidR="6BB44372" w:rsidRDefault="6BB44372" w:rsidP="6BB44372">
            <w:pPr>
              <w:pStyle w:val="TableParagraph"/>
              <w:rPr>
                <w:rFonts w:cs="Times New Roman"/>
              </w:rPr>
            </w:pPr>
            <w:r w:rsidRPr="6BB44372">
              <w:rPr>
                <w:rFonts w:cs="Times New Roman"/>
              </w:rPr>
              <w:t>Team 04</w:t>
            </w:r>
          </w:p>
        </w:tc>
      </w:tr>
      <w:tr w:rsidR="6BB44372" w14:paraId="08059C85"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6D1CB2A3" w14:textId="426808DA" w:rsidR="6BB44372" w:rsidRDefault="6BB44372" w:rsidP="6BB44372">
            <w:pPr>
              <w:pStyle w:val="TableParagraph"/>
              <w:rPr>
                <w:rFonts w:cs="Times New Roman"/>
              </w:rPr>
            </w:pPr>
            <w:r w:rsidRPr="6BB44372">
              <w:rPr>
                <w:rFonts w:cs="Times New Roman"/>
              </w:rPr>
              <w:t>Type:</w:t>
            </w:r>
          </w:p>
        </w:tc>
        <w:tc>
          <w:tcPr>
            <w:tcW w:w="9973" w:type="dxa"/>
          </w:tcPr>
          <w:p w14:paraId="1212FA51" w14:textId="030C3401" w:rsidR="6BB44372" w:rsidRDefault="6BB44372" w:rsidP="6BB44372">
            <w:pPr>
              <w:pStyle w:val="TableParagraph"/>
              <w:spacing w:line="259" w:lineRule="auto"/>
              <w:rPr>
                <w:rFonts w:cs="Times New Roman"/>
              </w:rPr>
            </w:pPr>
            <w:r w:rsidRPr="6BB44372">
              <w:rPr>
                <w:rFonts w:cs="Times New Roman"/>
              </w:rPr>
              <w:t>Process</w:t>
            </w:r>
          </w:p>
        </w:tc>
      </w:tr>
      <w:tr w:rsidR="6BB44372" w14:paraId="731973A2"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593F851" w14:textId="28156EF6" w:rsidR="6BB44372" w:rsidRDefault="6BB44372" w:rsidP="66FD9EF4">
            <w:pPr>
              <w:pStyle w:val="TableParagraph"/>
              <w:spacing w:line="259" w:lineRule="auto"/>
              <w:rPr>
                <w:rFonts w:cs="Times New Roman"/>
              </w:rPr>
            </w:pPr>
            <w:r w:rsidRPr="6BB44372">
              <w:rPr>
                <w:rFonts w:cs="Times New Roman"/>
              </w:rPr>
              <w:t>Purpose:</w:t>
            </w:r>
          </w:p>
        </w:tc>
        <w:tc>
          <w:tcPr>
            <w:tcW w:w="9973" w:type="dxa"/>
          </w:tcPr>
          <w:p w14:paraId="0D0090F2" w14:textId="1171C1D4" w:rsidR="6BB44372" w:rsidRDefault="6BB44372" w:rsidP="66FD9EF4">
            <w:pPr>
              <w:pStyle w:val="TableParagraph"/>
              <w:spacing w:line="259" w:lineRule="auto"/>
              <w:rPr>
                <w:rFonts w:eastAsia="Times New Roman" w:cs="Times New Roman"/>
              </w:rPr>
            </w:pPr>
            <w:r w:rsidRPr="078FCCC8">
              <w:rPr>
                <w:rFonts w:eastAsia="Times New Roman" w:cs="Times New Roman"/>
              </w:rPr>
              <w:t xml:space="preserve">The </w:t>
            </w:r>
            <w:r w:rsidR="2223E044" w:rsidRPr="078FCCC8">
              <w:rPr>
                <w:rFonts w:eastAsia="Times New Roman" w:cs="Times New Roman"/>
              </w:rPr>
              <w:t xml:space="preserve">cookies will be sent from the webserver to </w:t>
            </w:r>
            <w:r w:rsidR="1606F6D6" w:rsidRPr="078FCCC8">
              <w:rPr>
                <w:rFonts w:eastAsia="Times New Roman" w:cs="Times New Roman"/>
              </w:rPr>
              <w:t xml:space="preserve">the </w:t>
            </w:r>
            <w:r w:rsidR="2223E044" w:rsidRPr="078FCCC8">
              <w:rPr>
                <w:rFonts w:eastAsia="Times New Roman" w:cs="Times New Roman"/>
              </w:rPr>
              <w:t>browser and then back to the webserver. This will allow the tracking of flow and user.</w:t>
            </w:r>
          </w:p>
        </w:tc>
      </w:tr>
      <w:tr w:rsidR="6BB44372" w14:paraId="7D635AC2"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443966E" w14:textId="7734A433" w:rsidR="6BB44372" w:rsidRDefault="6BB44372" w:rsidP="6BB44372">
            <w:pPr>
              <w:pStyle w:val="TableParagraph"/>
              <w:spacing w:before="87"/>
              <w:rPr>
                <w:rFonts w:cs="Times New Roman"/>
              </w:rPr>
            </w:pPr>
            <w:r w:rsidRPr="6BB44372">
              <w:rPr>
                <w:rFonts w:cs="Times New Roman"/>
              </w:rPr>
              <w:t>Stakeholders:</w:t>
            </w:r>
          </w:p>
          <w:p w14:paraId="0880B6CD" w14:textId="7734A433" w:rsidR="6BB44372" w:rsidRDefault="6BB44372" w:rsidP="6BB44372">
            <w:pPr>
              <w:pStyle w:val="TableParagraph"/>
              <w:rPr>
                <w:rFonts w:cs="Times New Roman"/>
              </w:rPr>
            </w:pPr>
          </w:p>
        </w:tc>
        <w:tc>
          <w:tcPr>
            <w:tcW w:w="9973" w:type="dxa"/>
          </w:tcPr>
          <w:p w14:paraId="1DB334C0" w14:textId="09D60FF5" w:rsidR="6BB44372" w:rsidRDefault="6BB44372" w:rsidP="6BB44372">
            <w:pPr>
              <w:pStyle w:val="TableParagraph"/>
              <w:rPr>
                <w:rFonts w:cs="Times New Roman"/>
              </w:rPr>
            </w:pPr>
            <w:r w:rsidRPr="6BB44372">
              <w:rPr>
                <w:rFonts w:cs="Times New Roman"/>
              </w:rPr>
              <w:t>Students</w:t>
            </w:r>
          </w:p>
        </w:tc>
      </w:tr>
      <w:tr w:rsidR="6BB44372" w14:paraId="6AB7FD24"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4A4BDC4" w14:textId="77777777" w:rsidR="6BB44372" w:rsidRDefault="6BB44372" w:rsidP="6BB44372">
            <w:pPr>
              <w:pStyle w:val="TableParagraph"/>
              <w:spacing w:before="84"/>
              <w:rPr>
                <w:rFonts w:cs="Times New Roman"/>
              </w:rPr>
            </w:pPr>
            <w:r w:rsidRPr="6BB44372">
              <w:rPr>
                <w:rFonts w:cs="Times New Roman"/>
              </w:rPr>
              <w:lastRenderedPageBreak/>
              <w:t>Parent User Story:</w:t>
            </w:r>
          </w:p>
        </w:tc>
        <w:tc>
          <w:tcPr>
            <w:tcW w:w="9973" w:type="dxa"/>
          </w:tcPr>
          <w:p w14:paraId="5678D4AD" w14:textId="13A1992F" w:rsidR="6BB44372" w:rsidRDefault="6BB44372" w:rsidP="6BB44372">
            <w:pPr>
              <w:pStyle w:val="TableParagraph"/>
              <w:spacing w:before="84"/>
              <w:rPr>
                <w:rFonts w:cs="Times New Roman"/>
              </w:rPr>
            </w:pPr>
            <w:r w:rsidRPr="6BB44372">
              <w:rPr>
                <w:rFonts w:cs="Times New Roman"/>
              </w:rPr>
              <w:t>N/A</w:t>
            </w:r>
          </w:p>
          <w:p w14:paraId="7C9A6C4B" w14:textId="0315D915" w:rsidR="6BB44372" w:rsidRDefault="6BB44372" w:rsidP="6BB44372">
            <w:pPr>
              <w:pStyle w:val="TableParagraph"/>
              <w:spacing w:before="84"/>
              <w:ind w:left="0"/>
              <w:rPr>
                <w:rFonts w:cs="Times New Roman"/>
              </w:rPr>
            </w:pPr>
          </w:p>
        </w:tc>
      </w:tr>
      <w:tr w:rsidR="6BB44372" w14:paraId="018D46F7"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C30F511" w14:textId="77777777" w:rsidR="6BB44372" w:rsidRDefault="6BB44372" w:rsidP="6BB44372">
            <w:pPr>
              <w:pStyle w:val="TableParagraph"/>
              <w:spacing w:line="259" w:lineRule="auto"/>
              <w:rPr>
                <w:rFonts w:cs="Times New Roman"/>
              </w:rPr>
            </w:pPr>
            <w:r w:rsidRPr="6BB44372">
              <w:rPr>
                <w:rFonts w:cs="Times New Roman"/>
              </w:rPr>
              <w:t>Actor(s)/Persona(s):</w:t>
            </w:r>
          </w:p>
        </w:tc>
        <w:tc>
          <w:tcPr>
            <w:tcW w:w="9973" w:type="dxa"/>
          </w:tcPr>
          <w:p w14:paraId="5A1734F0" w14:textId="66CA0BA1" w:rsidR="6BB44372" w:rsidRDefault="6BB44372" w:rsidP="66FD9EF4">
            <w:pPr>
              <w:pStyle w:val="TableParagraph"/>
              <w:spacing w:line="259" w:lineRule="auto"/>
              <w:rPr>
                <w:rFonts w:cs="Times New Roman"/>
              </w:rPr>
            </w:pPr>
            <w:r w:rsidRPr="6BB44372">
              <w:rPr>
                <w:rFonts w:cs="Times New Roman"/>
              </w:rPr>
              <w:t>Students</w:t>
            </w:r>
          </w:p>
        </w:tc>
      </w:tr>
      <w:tr w:rsidR="6BB44372" w14:paraId="3CBE0D10"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0F3AAFD" w14:textId="2629B2A8" w:rsidR="6BB44372" w:rsidRDefault="6BB44372" w:rsidP="66FD9EF4">
            <w:pPr>
              <w:pStyle w:val="TableParagraph"/>
              <w:spacing w:line="259" w:lineRule="auto"/>
              <w:rPr>
                <w:rFonts w:cs="Times New Roman"/>
              </w:rPr>
            </w:pPr>
            <w:r w:rsidRPr="6BB44372">
              <w:rPr>
                <w:rFonts w:cs="Times New Roman"/>
              </w:rPr>
              <w:t>Pre-conditions/Product(s) Required:</w:t>
            </w:r>
          </w:p>
        </w:tc>
        <w:tc>
          <w:tcPr>
            <w:tcW w:w="9973" w:type="dxa"/>
          </w:tcPr>
          <w:p w14:paraId="0385F813" w14:textId="04C1DC14" w:rsidR="6BB44372" w:rsidRDefault="6BB44372" w:rsidP="6BB44372">
            <w:pPr>
              <w:pStyle w:val="TableParagraph"/>
              <w:spacing w:line="259" w:lineRule="auto"/>
            </w:pPr>
            <w:r w:rsidRPr="6BB44372">
              <w:rPr>
                <w:rFonts w:cs="Times New Roman"/>
              </w:rPr>
              <w:t>The user is authenticated</w:t>
            </w:r>
            <w:r w:rsidR="2602CAC8" w:rsidRPr="078FCCC8">
              <w:rPr>
                <w:rFonts w:cs="Times New Roman"/>
              </w:rPr>
              <w:t>.</w:t>
            </w:r>
          </w:p>
        </w:tc>
      </w:tr>
      <w:tr w:rsidR="6BB44372" w14:paraId="33F1DF3F"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58F59E9" w14:textId="56C9E592" w:rsidR="6BB44372" w:rsidRDefault="6BB44372" w:rsidP="6BB44372">
            <w:pPr>
              <w:pStyle w:val="TableParagraph"/>
              <w:spacing w:before="84" w:line="259" w:lineRule="auto"/>
              <w:ind w:right="633"/>
              <w:rPr>
                <w:rFonts w:cs="Times New Roman"/>
              </w:rPr>
            </w:pPr>
            <w:r w:rsidRPr="6BB44372">
              <w:rPr>
                <w:rFonts w:cs="Times New Roman"/>
              </w:rPr>
              <w:t>Post-conditions/Product(s) Produced:</w:t>
            </w:r>
          </w:p>
        </w:tc>
        <w:tc>
          <w:tcPr>
            <w:tcW w:w="9973" w:type="dxa"/>
          </w:tcPr>
          <w:p w14:paraId="2519B870" w14:textId="1D20730B" w:rsidR="6BB44372" w:rsidRDefault="6BB44372" w:rsidP="6BB44372">
            <w:pPr>
              <w:pStyle w:val="TableParagraph"/>
              <w:spacing w:before="84" w:line="259" w:lineRule="auto"/>
              <w:rPr>
                <w:rFonts w:cs="Times New Roman"/>
              </w:rPr>
            </w:pPr>
          </w:p>
        </w:tc>
      </w:tr>
      <w:tr w:rsidR="6BB44372" w14:paraId="1F74CE92"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4D40508" w14:textId="77777777" w:rsidR="6BB44372" w:rsidRDefault="6BB44372" w:rsidP="6BB44372">
            <w:pPr>
              <w:pStyle w:val="TableParagraph"/>
              <w:rPr>
                <w:rFonts w:cs="Times New Roman"/>
              </w:rPr>
            </w:pPr>
            <w:r w:rsidRPr="6BB44372">
              <w:rPr>
                <w:rFonts w:cs="Times New Roman"/>
              </w:rPr>
              <w:t>Links:</w:t>
            </w:r>
          </w:p>
          <w:p w14:paraId="6E8664B5" w14:textId="4E287D36" w:rsidR="6BB44372" w:rsidRDefault="6BB44372" w:rsidP="6BB44372">
            <w:pPr>
              <w:pStyle w:val="TableParagraph"/>
              <w:spacing w:line="259" w:lineRule="auto"/>
              <w:rPr>
                <w:rFonts w:cs="Times New Roman"/>
              </w:rPr>
            </w:pPr>
          </w:p>
        </w:tc>
        <w:tc>
          <w:tcPr>
            <w:tcW w:w="9973" w:type="dxa"/>
          </w:tcPr>
          <w:p w14:paraId="478CC96C" w14:textId="3864CEAA" w:rsidR="6BB44372" w:rsidRDefault="6BB44372" w:rsidP="078FCCC8">
            <w:pPr>
              <w:pStyle w:val="TableParagraph"/>
              <w:spacing w:line="259" w:lineRule="auto"/>
              <w:rPr>
                <w:rFonts w:cs="Times New Roman"/>
              </w:rPr>
            </w:pPr>
            <w:r w:rsidRPr="6BB44372">
              <w:rPr>
                <w:rFonts w:cs="Times New Roman"/>
              </w:rPr>
              <w:t>None</w:t>
            </w:r>
          </w:p>
        </w:tc>
      </w:tr>
      <w:tr w:rsidR="6BB44372" w14:paraId="0D46A108"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7A6AA0B4" w14:textId="77777777" w:rsidR="6BB44372" w:rsidRDefault="6BB44372" w:rsidP="6BB44372">
            <w:pPr>
              <w:pStyle w:val="TableParagraph"/>
              <w:rPr>
                <w:rFonts w:cs="Times New Roman"/>
              </w:rPr>
            </w:pPr>
            <w:r w:rsidRPr="6BB44372">
              <w:rPr>
                <w:rFonts w:cs="Times New Roman"/>
              </w:rPr>
              <w:t>SRS Document</w:t>
            </w:r>
          </w:p>
          <w:p w14:paraId="08DE7504" w14:textId="5E02256A" w:rsidR="6BB44372" w:rsidRDefault="6BB44372" w:rsidP="6BB44372">
            <w:pPr>
              <w:pStyle w:val="TableParagraph"/>
              <w:spacing w:line="259" w:lineRule="auto"/>
              <w:rPr>
                <w:rFonts w:cs="Times New Roman"/>
              </w:rPr>
            </w:pPr>
          </w:p>
        </w:tc>
        <w:tc>
          <w:tcPr>
            <w:tcW w:w="9973" w:type="dxa"/>
          </w:tcPr>
          <w:p w14:paraId="7C78A0F7" w14:textId="3D466DD3" w:rsidR="6BB44372" w:rsidRDefault="6BB44372" w:rsidP="6BB44372">
            <w:pPr>
              <w:pStyle w:val="TableParagraph"/>
              <w:rPr>
                <w:rFonts w:ascii="Times" w:eastAsia="Times" w:hAnsi="Times" w:cs="Times"/>
              </w:rPr>
            </w:pPr>
            <w:r w:rsidRPr="5FB1326C">
              <w:rPr>
                <w:rFonts w:ascii="Times" w:eastAsia="Times" w:hAnsi="Times" w:cs="Times"/>
              </w:rPr>
              <w:t xml:space="preserve">REQ – </w:t>
            </w:r>
            <w:r w:rsidR="748E5203" w:rsidRPr="5FB1326C">
              <w:rPr>
                <w:rFonts w:ascii="Times" w:eastAsia="Times" w:hAnsi="Times" w:cs="Times"/>
              </w:rPr>
              <w:t>58</w:t>
            </w:r>
            <w:r w:rsidRPr="5FB1326C">
              <w:rPr>
                <w:rFonts w:ascii="Times" w:eastAsia="Times" w:hAnsi="Times" w:cs="Times"/>
              </w:rPr>
              <w:t xml:space="preserve">, REQ - </w:t>
            </w:r>
            <w:r w:rsidR="2389B576" w:rsidRPr="5FB1326C">
              <w:rPr>
                <w:rFonts w:ascii="Times" w:eastAsia="Times" w:hAnsi="Times" w:cs="Times"/>
              </w:rPr>
              <w:t>59</w:t>
            </w:r>
          </w:p>
        </w:tc>
      </w:tr>
      <w:tr w:rsidR="6BB44372" w14:paraId="03C4F8F6"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5096F0DC" w14:textId="77777777" w:rsidR="6BB44372" w:rsidRDefault="6BB44372" w:rsidP="66FD9EF4">
            <w:pPr>
              <w:pStyle w:val="TableParagraph"/>
              <w:spacing w:line="259" w:lineRule="auto"/>
              <w:rPr>
                <w:rFonts w:cs="Times New Roman"/>
              </w:rPr>
            </w:pPr>
            <w:r w:rsidRPr="6BB44372">
              <w:rPr>
                <w:rFonts w:cs="Times New Roman"/>
              </w:rPr>
              <w:t>Description/Notes:</w:t>
            </w:r>
          </w:p>
          <w:p w14:paraId="4E064B96" w14:textId="19A38EFB" w:rsidR="6BB44372" w:rsidRDefault="6BB44372" w:rsidP="6BB44372">
            <w:pPr>
              <w:pStyle w:val="TableParagraph"/>
              <w:spacing w:line="259" w:lineRule="auto"/>
              <w:rPr>
                <w:rFonts w:cs="Times New Roman"/>
              </w:rPr>
            </w:pPr>
          </w:p>
        </w:tc>
        <w:tc>
          <w:tcPr>
            <w:tcW w:w="9973" w:type="dxa"/>
          </w:tcPr>
          <w:p w14:paraId="00302B94" w14:textId="12C31C1E" w:rsidR="760C2465" w:rsidRDefault="760C2465" w:rsidP="078FCCC8">
            <w:pPr>
              <w:pStyle w:val="TableParagraph"/>
              <w:spacing w:line="259" w:lineRule="auto"/>
              <w:rPr>
                <w:rFonts w:cs="Times New Roman"/>
              </w:rPr>
            </w:pPr>
            <w:r w:rsidRPr="078FCCC8">
              <w:rPr>
                <w:rFonts w:cs="Times New Roman"/>
              </w:rPr>
              <w:t>Creates and reads cookies. The cookie ID will then be used as part of the HTTPS request so that users can securely access the registration system.</w:t>
            </w:r>
          </w:p>
        </w:tc>
      </w:tr>
    </w:tbl>
    <w:p w14:paraId="33740650" w14:textId="7A61B4BD" w:rsidR="6BB44372" w:rsidRDefault="6BB44372" w:rsidP="6BB44372">
      <w:pPr>
        <w:ind w:left="319"/>
        <w:rPr>
          <w:rFonts w:cs="Times New Roman"/>
          <w:b/>
          <w:bCs/>
          <w:szCs w:val="24"/>
        </w:rPr>
      </w:pPr>
    </w:p>
    <w:p w14:paraId="47B69D72" w14:textId="1FE390DD" w:rsidR="00712B66" w:rsidRPr="00B36100" w:rsidRDefault="6A6E3EC8" w:rsidP="00622790">
      <w:pPr>
        <w:pStyle w:val="Heading3"/>
        <w:numPr>
          <w:ilvl w:val="2"/>
          <w:numId w:val="19"/>
        </w:numPr>
        <w:spacing w:after="240"/>
        <w:ind w:left="1560" w:hanging="709"/>
        <w:rPr>
          <w:b/>
          <w:sz w:val="28"/>
          <w:szCs w:val="28"/>
        </w:rPr>
      </w:pPr>
      <w:r w:rsidRPr="2E7A0C8E">
        <w:rPr>
          <w:b/>
          <w:sz w:val="28"/>
          <w:szCs w:val="28"/>
        </w:rPr>
        <w:t xml:space="preserve"> </w:t>
      </w:r>
      <w:bookmarkStart w:id="71" w:name="_Toc46337686"/>
      <w:r w:rsidR="00712B66" w:rsidRPr="29346B37">
        <w:rPr>
          <w:b/>
          <w:sz w:val="28"/>
          <w:szCs w:val="28"/>
        </w:rPr>
        <w:t>Secure Data Transfer (REQ - 60, 61, 62, 63)</w:t>
      </w:r>
      <w:bookmarkEnd w:id="71"/>
    </w:p>
    <w:tbl>
      <w:tblPr>
        <w:tblStyle w:val="Team3"/>
        <w:tblW w:w="0" w:type="auto"/>
        <w:tblLook w:val="01E0" w:firstRow="1" w:lastRow="1" w:firstColumn="1" w:lastColumn="1" w:noHBand="0" w:noVBand="0"/>
      </w:tblPr>
      <w:tblGrid>
        <w:gridCol w:w="3635"/>
        <w:gridCol w:w="9973"/>
      </w:tblGrid>
      <w:tr w:rsidR="6BB44372" w14:paraId="4B9AB11A" w14:textId="77777777" w:rsidTr="008627F3">
        <w:trPr>
          <w:cnfStyle w:val="100000000000" w:firstRow="1" w:lastRow="0" w:firstColumn="0" w:lastColumn="0" w:oddVBand="0" w:evenVBand="0" w:oddHBand="0" w:evenHBand="0" w:firstRowFirstColumn="0" w:firstRowLastColumn="0" w:lastRowFirstColumn="0" w:lastRowLastColumn="0"/>
          <w:trHeight w:val="736"/>
        </w:trPr>
        <w:tc>
          <w:tcPr>
            <w:tcW w:w="3635" w:type="dxa"/>
          </w:tcPr>
          <w:p w14:paraId="5D075E48" w14:textId="56E44508" w:rsidR="6BB44372" w:rsidRPr="00ED1B2A" w:rsidRDefault="6BB44372" w:rsidP="001E6703">
            <w:pPr>
              <w:pStyle w:val="TableParagraph"/>
              <w:ind w:left="1427" w:right="1416"/>
              <w:jc w:val="center"/>
              <w:rPr>
                <w:rFonts w:cs="Times New Roman"/>
                <w:sz w:val="28"/>
                <w:szCs w:val="24"/>
              </w:rPr>
            </w:pPr>
            <w:r w:rsidRPr="00ED1B2A">
              <w:rPr>
                <w:rFonts w:cs="Times New Roman"/>
                <w:bCs/>
                <w:sz w:val="28"/>
                <w:szCs w:val="24"/>
              </w:rPr>
              <w:t>Data</w:t>
            </w:r>
          </w:p>
        </w:tc>
        <w:tc>
          <w:tcPr>
            <w:tcW w:w="9973" w:type="dxa"/>
          </w:tcPr>
          <w:p w14:paraId="0EFFE629" w14:textId="77777777" w:rsidR="6BB44372" w:rsidRPr="00ED1B2A" w:rsidRDefault="6BB44372" w:rsidP="6BB44372">
            <w:pPr>
              <w:pStyle w:val="TableParagraph"/>
              <w:ind w:left="4122" w:right="4108"/>
              <w:jc w:val="center"/>
              <w:rPr>
                <w:rFonts w:cs="Times New Roman"/>
                <w:sz w:val="28"/>
                <w:szCs w:val="24"/>
              </w:rPr>
            </w:pPr>
            <w:r w:rsidRPr="00ED1B2A">
              <w:rPr>
                <w:rFonts w:cs="Times New Roman"/>
                <w:bCs/>
                <w:sz w:val="28"/>
                <w:szCs w:val="24"/>
              </w:rPr>
              <w:t>Description</w:t>
            </w:r>
          </w:p>
        </w:tc>
      </w:tr>
      <w:tr w:rsidR="6BB44372" w14:paraId="52A70356" w14:textId="77777777" w:rsidTr="008627F3">
        <w:trPr>
          <w:cnfStyle w:val="000000100000" w:firstRow="0" w:lastRow="0" w:firstColumn="0" w:lastColumn="0" w:oddVBand="0" w:evenVBand="0" w:oddHBand="1" w:evenHBand="0" w:firstRowFirstColumn="0" w:firstRowLastColumn="0" w:lastRowFirstColumn="0" w:lastRowLastColumn="0"/>
          <w:trHeight w:val="1053"/>
        </w:trPr>
        <w:tc>
          <w:tcPr>
            <w:tcW w:w="3635" w:type="dxa"/>
          </w:tcPr>
          <w:p w14:paraId="3C52082A" w14:textId="77777777" w:rsidR="6BB44372" w:rsidRDefault="6BB44372" w:rsidP="6BB44372">
            <w:pPr>
              <w:pStyle w:val="TableParagraph"/>
              <w:spacing w:before="244"/>
              <w:rPr>
                <w:rFonts w:cs="Times New Roman"/>
              </w:rPr>
            </w:pPr>
            <w:r w:rsidRPr="6BB44372">
              <w:rPr>
                <w:rFonts w:cs="Times New Roman"/>
              </w:rPr>
              <w:t>Screenshot/Mockup:</w:t>
            </w:r>
          </w:p>
        </w:tc>
        <w:tc>
          <w:tcPr>
            <w:tcW w:w="9973" w:type="dxa"/>
          </w:tcPr>
          <w:p w14:paraId="42FEA56F" w14:textId="77777777" w:rsidR="6BB44372" w:rsidRDefault="6BB44372" w:rsidP="6BB44372">
            <w:pPr>
              <w:pStyle w:val="TableParagraph"/>
              <w:spacing w:line="259" w:lineRule="auto"/>
              <w:ind w:left="193" w:right="264"/>
              <w:rPr>
                <w:rFonts w:cs="Times New Roman"/>
              </w:rPr>
            </w:pPr>
            <w:r w:rsidRPr="6BB44372">
              <w:rPr>
                <w:rFonts w:cs="Times New Roman"/>
              </w:rPr>
              <w:t>The Screenshot/Mockup will contain a graphical illustration which will show an overlay of the use case under consideration.</w:t>
            </w:r>
          </w:p>
        </w:tc>
      </w:tr>
      <w:tr w:rsidR="6BB44372" w14:paraId="466B16D8"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73D11B67" w14:textId="77777777" w:rsidR="6BB44372" w:rsidRDefault="6BB44372" w:rsidP="6BB44372">
            <w:pPr>
              <w:pStyle w:val="TableParagraph"/>
              <w:spacing w:before="84"/>
              <w:rPr>
                <w:rFonts w:cs="Times New Roman"/>
              </w:rPr>
            </w:pPr>
            <w:r w:rsidRPr="6BB44372">
              <w:rPr>
                <w:rFonts w:cs="Times New Roman"/>
              </w:rPr>
              <w:t>Page Title:</w:t>
            </w:r>
          </w:p>
        </w:tc>
        <w:tc>
          <w:tcPr>
            <w:tcW w:w="9973" w:type="dxa"/>
          </w:tcPr>
          <w:p w14:paraId="7A4A998F" w14:textId="6A280384" w:rsidR="6BB44372" w:rsidRDefault="6ABDA632" w:rsidP="078FCCC8">
            <w:pPr>
              <w:pStyle w:val="TableParagraph"/>
              <w:spacing w:before="84" w:line="259" w:lineRule="auto"/>
              <w:ind w:left="193"/>
              <w:rPr>
                <w:rFonts w:cs="Times New Roman"/>
              </w:rPr>
            </w:pPr>
            <w:r w:rsidRPr="6BB44372">
              <w:rPr>
                <w:rFonts w:cs="Times New Roman"/>
              </w:rPr>
              <w:t>Secure Data Transfer</w:t>
            </w:r>
          </w:p>
        </w:tc>
      </w:tr>
      <w:tr w:rsidR="6BB44372" w14:paraId="5DFDD420" w14:textId="77777777" w:rsidTr="008627F3">
        <w:trPr>
          <w:cnfStyle w:val="000000100000" w:firstRow="0" w:lastRow="0" w:firstColumn="0" w:lastColumn="0" w:oddVBand="0" w:evenVBand="0" w:oddHBand="1" w:evenHBand="0" w:firstRowFirstColumn="0" w:firstRowLastColumn="0" w:lastRowFirstColumn="0" w:lastRowLastColumn="0"/>
          <w:trHeight w:val="733"/>
        </w:trPr>
        <w:tc>
          <w:tcPr>
            <w:tcW w:w="3635" w:type="dxa"/>
          </w:tcPr>
          <w:p w14:paraId="1F876A19" w14:textId="77777777" w:rsidR="6BB44372" w:rsidRDefault="6BB44372" w:rsidP="6BB44372">
            <w:pPr>
              <w:pStyle w:val="TableParagraph"/>
              <w:spacing w:before="84"/>
              <w:rPr>
                <w:rFonts w:cs="Times New Roman"/>
              </w:rPr>
            </w:pPr>
            <w:r w:rsidRPr="6BB44372">
              <w:rPr>
                <w:rFonts w:cs="Times New Roman"/>
              </w:rPr>
              <w:lastRenderedPageBreak/>
              <w:t>Author:</w:t>
            </w:r>
          </w:p>
        </w:tc>
        <w:tc>
          <w:tcPr>
            <w:tcW w:w="9973" w:type="dxa"/>
          </w:tcPr>
          <w:p w14:paraId="2F4A4FA8" w14:textId="7482CD7D" w:rsidR="6BB44372" w:rsidRDefault="6BB44372" w:rsidP="6BB44372">
            <w:pPr>
              <w:pStyle w:val="TableParagraph"/>
              <w:spacing w:before="84" w:line="259" w:lineRule="auto"/>
              <w:ind w:left="193"/>
            </w:pPr>
            <w:r w:rsidRPr="6BB44372">
              <w:rPr>
                <w:rFonts w:cs="Times New Roman"/>
              </w:rPr>
              <w:t>Team 0</w:t>
            </w:r>
            <w:r w:rsidR="1EBC81CF" w:rsidRPr="6BB44372">
              <w:rPr>
                <w:rFonts w:cs="Times New Roman"/>
              </w:rPr>
              <w:t>4</w:t>
            </w:r>
          </w:p>
        </w:tc>
      </w:tr>
      <w:tr w:rsidR="6BB44372" w14:paraId="4996B5AF"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147B43D0" w14:textId="77777777" w:rsidR="6BB44372" w:rsidRDefault="6BB44372" w:rsidP="6BB44372">
            <w:pPr>
              <w:pStyle w:val="TableParagraph"/>
              <w:rPr>
                <w:rFonts w:cs="Times New Roman"/>
              </w:rPr>
            </w:pPr>
            <w:r w:rsidRPr="6BB44372">
              <w:rPr>
                <w:rFonts w:cs="Times New Roman"/>
              </w:rPr>
              <w:t>Type:</w:t>
            </w:r>
          </w:p>
        </w:tc>
        <w:tc>
          <w:tcPr>
            <w:tcW w:w="9973" w:type="dxa"/>
          </w:tcPr>
          <w:p w14:paraId="31F4797C" w14:textId="657E61A9" w:rsidR="4387B7DC" w:rsidRDefault="4387B7DC" w:rsidP="6BB44372">
            <w:pPr>
              <w:pStyle w:val="TableParagraph"/>
              <w:ind w:left="193"/>
              <w:rPr>
                <w:rFonts w:cs="Times New Roman"/>
              </w:rPr>
            </w:pPr>
            <w:r w:rsidRPr="6BB44372">
              <w:rPr>
                <w:rFonts w:cs="Times New Roman"/>
              </w:rPr>
              <w:t>Process</w:t>
            </w:r>
          </w:p>
        </w:tc>
      </w:tr>
      <w:tr w:rsidR="6BB44372" w14:paraId="66105513" w14:textId="77777777" w:rsidTr="008627F3">
        <w:trPr>
          <w:cnfStyle w:val="000000100000" w:firstRow="0" w:lastRow="0" w:firstColumn="0" w:lastColumn="0" w:oddVBand="0" w:evenVBand="0" w:oddHBand="1" w:evenHBand="0" w:firstRowFirstColumn="0" w:firstRowLastColumn="0" w:lastRowFirstColumn="0" w:lastRowLastColumn="0"/>
          <w:trHeight w:val="1053"/>
        </w:trPr>
        <w:tc>
          <w:tcPr>
            <w:tcW w:w="3635" w:type="dxa"/>
          </w:tcPr>
          <w:p w14:paraId="6D3B4F69" w14:textId="77777777" w:rsidR="6BB44372" w:rsidRDefault="6BB44372" w:rsidP="66FD9EF4">
            <w:pPr>
              <w:pStyle w:val="TableParagraph"/>
              <w:spacing w:line="259" w:lineRule="auto"/>
              <w:rPr>
                <w:rFonts w:cs="Times New Roman"/>
              </w:rPr>
            </w:pPr>
            <w:r w:rsidRPr="6BB44372">
              <w:rPr>
                <w:rFonts w:cs="Times New Roman"/>
              </w:rPr>
              <w:t>Purpose:</w:t>
            </w:r>
          </w:p>
        </w:tc>
        <w:tc>
          <w:tcPr>
            <w:tcW w:w="9973" w:type="dxa"/>
          </w:tcPr>
          <w:p w14:paraId="4BD0B1DC" w14:textId="5FF6CC2A" w:rsidR="5CBDD6F5" w:rsidRDefault="5CBDD6F5" w:rsidP="6BB44372">
            <w:pPr>
              <w:pStyle w:val="TableParagraph"/>
              <w:spacing w:line="256" w:lineRule="auto"/>
              <w:ind w:left="193" w:right="817"/>
              <w:rPr>
                <w:rFonts w:cs="Times New Roman"/>
              </w:rPr>
            </w:pPr>
            <w:r w:rsidRPr="6BB44372">
              <w:rPr>
                <w:rFonts w:cs="Times New Roman"/>
              </w:rPr>
              <w:t>Secure data</w:t>
            </w:r>
            <w:r w:rsidR="310206AA" w:rsidRPr="6BB44372">
              <w:rPr>
                <w:rFonts w:cs="Times New Roman"/>
              </w:rPr>
              <w:t xml:space="preserve"> transfer</w:t>
            </w:r>
            <w:r w:rsidRPr="6BB44372">
              <w:rPr>
                <w:rFonts w:cs="Times New Roman"/>
              </w:rPr>
              <w:t xml:space="preserve"> during operations with the </w:t>
            </w:r>
            <w:r w:rsidR="487CB8DA" w:rsidRPr="6BB44372">
              <w:rPr>
                <w:rFonts w:cs="Times New Roman"/>
              </w:rPr>
              <w:t>API.</w:t>
            </w:r>
          </w:p>
        </w:tc>
      </w:tr>
      <w:tr w:rsidR="6BB44372" w14:paraId="547D2913"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29A73693" w14:textId="77777777" w:rsidR="6BB44372" w:rsidRDefault="6BB44372" w:rsidP="6BB44372">
            <w:pPr>
              <w:pStyle w:val="TableParagraph"/>
              <w:spacing w:before="84"/>
              <w:rPr>
                <w:rFonts w:cs="Times New Roman"/>
              </w:rPr>
            </w:pPr>
            <w:r w:rsidRPr="6BB44372">
              <w:rPr>
                <w:rFonts w:cs="Times New Roman"/>
              </w:rPr>
              <w:t>Parent User Story:</w:t>
            </w:r>
          </w:p>
        </w:tc>
        <w:tc>
          <w:tcPr>
            <w:tcW w:w="9973" w:type="dxa"/>
          </w:tcPr>
          <w:p w14:paraId="72982980" w14:textId="740D4364" w:rsidR="6BB44372" w:rsidRDefault="6BB44372" w:rsidP="6BB44372">
            <w:pPr>
              <w:pStyle w:val="TableParagraph"/>
              <w:spacing w:before="84"/>
              <w:ind w:left="193"/>
              <w:rPr>
                <w:rFonts w:cs="Times New Roman"/>
              </w:rPr>
            </w:pPr>
            <w:r w:rsidRPr="6BB44372">
              <w:rPr>
                <w:rFonts w:cs="Times New Roman"/>
              </w:rPr>
              <w:t>-</w:t>
            </w:r>
          </w:p>
        </w:tc>
      </w:tr>
      <w:tr w:rsidR="6BB44372" w14:paraId="2E8BB2FC"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13F873E8" w14:textId="722CF230" w:rsidR="6BB44372" w:rsidRDefault="6BB44372" w:rsidP="6BB44372">
            <w:pPr>
              <w:pStyle w:val="TableParagraph"/>
              <w:rPr>
                <w:rFonts w:cs="Times New Roman"/>
              </w:rPr>
            </w:pPr>
            <w:r w:rsidRPr="6BB44372">
              <w:rPr>
                <w:rFonts w:cs="Times New Roman"/>
              </w:rPr>
              <w:t>Stakeholders:</w:t>
            </w:r>
          </w:p>
        </w:tc>
        <w:tc>
          <w:tcPr>
            <w:tcW w:w="9973" w:type="dxa"/>
          </w:tcPr>
          <w:p w14:paraId="6E93BBCE" w14:textId="18F3ED50" w:rsidR="6BB44372" w:rsidRDefault="6BB44372" w:rsidP="6BB44372">
            <w:pPr>
              <w:pStyle w:val="TableParagraph"/>
              <w:ind w:left="193"/>
              <w:rPr>
                <w:rFonts w:cs="Times New Roman"/>
              </w:rPr>
            </w:pPr>
            <w:r w:rsidRPr="6BB44372">
              <w:rPr>
                <w:rFonts w:cs="Times New Roman"/>
              </w:rPr>
              <w:t>Student</w:t>
            </w:r>
          </w:p>
        </w:tc>
      </w:tr>
      <w:tr w:rsidR="6BB44372" w14:paraId="17E32AA4"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0E289878" w14:textId="77777777" w:rsidR="6BB44372" w:rsidRDefault="6BB44372" w:rsidP="6BB44372">
            <w:pPr>
              <w:pStyle w:val="TableParagraph"/>
              <w:spacing w:before="84" w:line="259" w:lineRule="auto"/>
              <w:ind w:right="257"/>
              <w:rPr>
                <w:rFonts w:cs="Times New Roman"/>
              </w:rPr>
            </w:pPr>
            <w:r w:rsidRPr="6BB44372">
              <w:rPr>
                <w:rFonts w:cs="Times New Roman"/>
              </w:rPr>
              <w:t>Pre-conditions/Product(s) Required:</w:t>
            </w:r>
          </w:p>
        </w:tc>
        <w:tc>
          <w:tcPr>
            <w:tcW w:w="9973" w:type="dxa"/>
          </w:tcPr>
          <w:p w14:paraId="669D4180" w14:textId="42F8DCE7" w:rsidR="6A5084C5" w:rsidRDefault="6A5084C5" w:rsidP="66FD9EF4">
            <w:pPr>
              <w:pStyle w:val="TableParagraph"/>
              <w:spacing w:line="259" w:lineRule="auto"/>
              <w:rPr>
                <w:rFonts w:cs="Times New Roman"/>
              </w:rPr>
            </w:pPr>
            <w:r w:rsidRPr="6BB44372">
              <w:rPr>
                <w:rFonts w:cs="Times New Roman"/>
              </w:rPr>
              <w:t xml:space="preserve">A call is being made to the </w:t>
            </w:r>
            <w:r w:rsidR="1E32336A" w:rsidRPr="6BB44372">
              <w:rPr>
                <w:rFonts w:cs="Times New Roman"/>
              </w:rPr>
              <w:t>API.</w:t>
            </w:r>
          </w:p>
        </w:tc>
      </w:tr>
      <w:tr w:rsidR="6BB44372" w14:paraId="6090162E"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0152ABAC" w14:textId="77777777" w:rsidR="6BB44372" w:rsidRDefault="6BB44372" w:rsidP="6BB44372">
            <w:pPr>
              <w:pStyle w:val="TableParagraph"/>
              <w:spacing w:line="259" w:lineRule="auto"/>
              <w:ind w:right="659"/>
              <w:rPr>
                <w:rFonts w:cs="Times New Roman"/>
              </w:rPr>
            </w:pPr>
            <w:r w:rsidRPr="6BB44372">
              <w:rPr>
                <w:rFonts w:cs="Times New Roman"/>
              </w:rPr>
              <w:t>Post- conditions/Product(s) Produced:</w:t>
            </w:r>
          </w:p>
        </w:tc>
        <w:tc>
          <w:tcPr>
            <w:tcW w:w="9973" w:type="dxa"/>
          </w:tcPr>
          <w:p w14:paraId="6E30DF99" w14:textId="54BEADFE" w:rsidR="35DA2694" w:rsidRDefault="35DA2694" w:rsidP="66FD9EF4">
            <w:pPr>
              <w:pStyle w:val="TableParagraph"/>
              <w:spacing w:line="259" w:lineRule="auto"/>
              <w:rPr>
                <w:rFonts w:cs="Times New Roman"/>
              </w:rPr>
            </w:pPr>
            <w:r w:rsidRPr="6BB44372">
              <w:rPr>
                <w:rFonts w:cs="Times New Roman"/>
              </w:rPr>
              <w:t>CRUD operations are encrypted.</w:t>
            </w:r>
          </w:p>
        </w:tc>
      </w:tr>
      <w:tr w:rsidR="6BB44372" w14:paraId="68B485B3"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6A1335F7" w14:textId="77777777" w:rsidR="6BB44372" w:rsidRDefault="6BB44372" w:rsidP="6BB44372">
            <w:pPr>
              <w:pStyle w:val="TableParagraph"/>
              <w:rPr>
                <w:rFonts w:cs="Times New Roman"/>
              </w:rPr>
            </w:pPr>
            <w:r w:rsidRPr="6BB44372">
              <w:rPr>
                <w:rFonts w:cs="Times New Roman"/>
              </w:rPr>
              <w:t>Links:</w:t>
            </w:r>
          </w:p>
        </w:tc>
        <w:tc>
          <w:tcPr>
            <w:tcW w:w="9973" w:type="dxa"/>
          </w:tcPr>
          <w:p w14:paraId="458669F0" w14:textId="2A17BE8A" w:rsidR="3E842B74" w:rsidRDefault="3E842B74" w:rsidP="6BB44372">
            <w:pPr>
              <w:pStyle w:val="TableParagraph"/>
              <w:ind w:left="193"/>
              <w:rPr>
                <w:rFonts w:cs="Times New Roman"/>
              </w:rPr>
            </w:pPr>
            <w:r w:rsidRPr="6BB44372">
              <w:rPr>
                <w:rFonts w:cs="Times New Roman"/>
              </w:rPr>
              <w:t>-</w:t>
            </w:r>
          </w:p>
        </w:tc>
      </w:tr>
      <w:tr w:rsidR="6BB44372" w14:paraId="45DA42E4" w14:textId="77777777" w:rsidTr="008627F3">
        <w:trPr>
          <w:cnfStyle w:val="000000100000" w:firstRow="0" w:lastRow="0" w:firstColumn="0" w:lastColumn="0" w:oddVBand="0" w:evenVBand="0" w:oddHBand="1" w:evenHBand="0" w:firstRowFirstColumn="0" w:firstRowLastColumn="0" w:lastRowFirstColumn="0" w:lastRowLastColumn="0"/>
          <w:trHeight w:val="736"/>
        </w:trPr>
        <w:tc>
          <w:tcPr>
            <w:tcW w:w="3635" w:type="dxa"/>
          </w:tcPr>
          <w:p w14:paraId="53A41BBD" w14:textId="77777777" w:rsidR="6BB44372" w:rsidRDefault="6BB44372" w:rsidP="6BB44372">
            <w:pPr>
              <w:pStyle w:val="TableParagraph"/>
              <w:rPr>
                <w:rFonts w:cs="Times New Roman"/>
              </w:rPr>
            </w:pPr>
            <w:r w:rsidRPr="6BB44372">
              <w:rPr>
                <w:rFonts w:cs="Times New Roman"/>
              </w:rPr>
              <w:t>SRS Document</w:t>
            </w:r>
          </w:p>
        </w:tc>
        <w:tc>
          <w:tcPr>
            <w:tcW w:w="9973" w:type="dxa"/>
          </w:tcPr>
          <w:p w14:paraId="1CB76E40" w14:textId="29ED7F10" w:rsidR="6BB44372" w:rsidRDefault="6BB44372" w:rsidP="6BB44372">
            <w:pPr>
              <w:pStyle w:val="TableParagraph"/>
              <w:ind w:left="193"/>
              <w:rPr>
                <w:rFonts w:cs="Times New Roman"/>
              </w:rPr>
            </w:pPr>
            <w:r w:rsidRPr="6BB44372">
              <w:rPr>
                <w:rFonts w:cs="Times New Roman"/>
              </w:rPr>
              <w:t xml:space="preserve">REQ – </w:t>
            </w:r>
            <w:r w:rsidR="54B22225" w:rsidRPr="6BB44372">
              <w:rPr>
                <w:rFonts w:cs="Times New Roman"/>
              </w:rPr>
              <w:t>60, 61, 62, 63</w:t>
            </w:r>
          </w:p>
        </w:tc>
      </w:tr>
      <w:tr w:rsidR="6BB44372" w14:paraId="6CEFA62B" w14:textId="77777777" w:rsidTr="008627F3">
        <w:trPr>
          <w:cnfStyle w:val="000000010000" w:firstRow="0" w:lastRow="0" w:firstColumn="0" w:lastColumn="0" w:oddVBand="0" w:evenVBand="0" w:oddHBand="0" w:evenHBand="1" w:firstRowFirstColumn="0" w:firstRowLastColumn="0" w:lastRowFirstColumn="0" w:lastRowLastColumn="0"/>
          <w:trHeight w:val="736"/>
        </w:trPr>
        <w:tc>
          <w:tcPr>
            <w:tcW w:w="3635" w:type="dxa"/>
          </w:tcPr>
          <w:p w14:paraId="4D7D241C" w14:textId="77777777" w:rsidR="6BB44372" w:rsidRDefault="6BB44372" w:rsidP="66FD9EF4">
            <w:pPr>
              <w:pStyle w:val="TableParagraph"/>
              <w:spacing w:line="259" w:lineRule="auto"/>
              <w:rPr>
                <w:rFonts w:cs="Times New Roman"/>
              </w:rPr>
            </w:pPr>
            <w:r w:rsidRPr="6BB44372">
              <w:rPr>
                <w:rFonts w:cs="Times New Roman"/>
              </w:rPr>
              <w:t>Description/Notes:</w:t>
            </w:r>
          </w:p>
        </w:tc>
        <w:tc>
          <w:tcPr>
            <w:tcW w:w="9973" w:type="dxa"/>
          </w:tcPr>
          <w:p w14:paraId="35220F87" w14:textId="14E51AEA" w:rsidR="717D8C15" w:rsidRDefault="717D8C15" w:rsidP="6BB44372">
            <w:pPr>
              <w:pStyle w:val="TableParagraph"/>
              <w:spacing w:before="84" w:line="259" w:lineRule="auto"/>
              <w:ind w:left="193" w:right="809"/>
              <w:rPr>
                <w:rFonts w:eastAsia="Times New Roman" w:cs="Times New Roman"/>
              </w:rPr>
            </w:pPr>
            <w:r w:rsidRPr="5FB1326C">
              <w:rPr>
                <w:rFonts w:eastAsia="Times New Roman" w:cs="Times New Roman"/>
              </w:rPr>
              <w:t>Design standard that HTTPS will be supported and used, not HTTP.</w:t>
            </w:r>
          </w:p>
          <w:p w14:paraId="5E65FED2" w14:textId="629E4056" w:rsidR="01A11202" w:rsidRDefault="01A11202" w:rsidP="66FD9EF4">
            <w:pPr>
              <w:pStyle w:val="TableParagraph"/>
              <w:spacing w:line="259" w:lineRule="auto"/>
              <w:rPr>
                <w:rFonts w:eastAsia="Times New Roman" w:cs="Times New Roman"/>
              </w:rPr>
            </w:pPr>
            <w:r w:rsidRPr="66FD9EF4">
              <w:rPr>
                <w:rFonts w:eastAsia="Times New Roman" w:cs="Times New Roman"/>
              </w:rPr>
              <w:t xml:space="preserve"> Secure user data when making calls to the API.</w:t>
            </w:r>
          </w:p>
          <w:p w14:paraId="34C977E1" w14:textId="16D1A248" w:rsidR="45D6705D" w:rsidRDefault="4F8B1A5B" w:rsidP="66FD9EF4">
            <w:pPr>
              <w:pStyle w:val="TableParagraph"/>
              <w:spacing w:line="259" w:lineRule="auto"/>
              <w:rPr>
                <w:rFonts w:eastAsia="Times New Roman" w:cs="Times New Roman"/>
              </w:rPr>
            </w:pPr>
            <w:r w:rsidRPr="66FD9EF4">
              <w:rPr>
                <w:rFonts w:eastAsia="Times New Roman" w:cs="Times New Roman"/>
              </w:rPr>
              <w:t>Secure user data when receiving data from the API.</w:t>
            </w:r>
          </w:p>
        </w:tc>
      </w:tr>
    </w:tbl>
    <w:p w14:paraId="77E8966A" w14:textId="77777777" w:rsidR="00A804B1" w:rsidRDefault="00A804B1" w:rsidP="00A43EF0">
      <w:pPr>
        <w:ind w:left="0"/>
        <w:rPr>
          <w:rFonts w:cs="Times New Roman"/>
          <w:b/>
          <w:szCs w:val="24"/>
        </w:rPr>
      </w:pPr>
    </w:p>
    <w:p w14:paraId="04F2936B" w14:textId="77777777" w:rsidR="00A804B1" w:rsidRDefault="00A804B1" w:rsidP="26D42F84">
      <w:pPr>
        <w:ind w:left="319"/>
        <w:rPr>
          <w:rFonts w:cs="Times New Roman"/>
          <w:b/>
          <w:szCs w:val="24"/>
        </w:rPr>
      </w:pPr>
    </w:p>
    <w:p w14:paraId="28EDD0D2" w14:textId="77777777" w:rsidR="00026ECA" w:rsidRPr="003E6B5A" w:rsidRDefault="00026ECA">
      <w:pPr>
        <w:pStyle w:val="BodyText"/>
        <w:spacing w:before="12"/>
        <w:rPr>
          <w:rFonts w:cs="Times New Roman"/>
          <w:b/>
          <w:sz w:val="14"/>
        </w:rPr>
      </w:pPr>
    </w:p>
    <w:p w14:paraId="1CFF51B8" w14:textId="335FD8A4" w:rsidR="00026ECA" w:rsidRPr="003E6B5A" w:rsidRDefault="00813618" w:rsidP="003F297F">
      <w:pPr>
        <w:pStyle w:val="Heading1"/>
        <w:numPr>
          <w:ilvl w:val="0"/>
          <w:numId w:val="35"/>
        </w:numPr>
      </w:pPr>
      <w:bookmarkStart w:id="72" w:name="_Toc46337687"/>
      <w:r w:rsidRPr="00D17734">
        <w:rPr>
          <w:noProof/>
        </w:rPr>
        <w:lastRenderedPageBreak/>
        <mc:AlternateContent>
          <mc:Choice Requires="wps">
            <w:drawing>
              <wp:anchor distT="0" distB="0" distL="0" distR="0" simplePos="0" relativeHeight="251658241" behindDoc="1" locked="0" layoutInCell="1" allowOverlap="1" wp14:anchorId="31237E00" wp14:editId="1D8E6DE8">
                <wp:simplePos x="0" y="0"/>
                <wp:positionH relativeFrom="page">
                  <wp:posOffset>895985</wp:posOffset>
                </wp:positionH>
                <wp:positionV relativeFrom="paragraph">
                  <wp:posOffset>526415</wp:posOffset>
                </wp:positionV>
                <wp:extent cx="8267700" cy="1270"/>
                <wp:effectExtent l="0" t="0" r="0" b="0"/>
                <wp:wrapTopAndBottom/>
                <wp:docPr id="270"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A551C" id="Freeform 216" o:spid="_x0000_s1026" style="position:absolute;margin-left:70.55pt;margin-top:41.45pt;width:651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" path="m,l13020,e" filled="f" strokecolor="#eaebee" strokeweight=".72pt">
                <v:path arrowok="t" o:connecttype="custom" o:connectlocs="0,0;8267700,0" o:connectangles="0,0"/>
                <w10:wrap type="topAndBottom" anchorx="page"/>
              </v:shape>
            </w:pict>
          </mc:Fallback>
        </mc:AlternateContent>
      </w:r>
      <w:r w:rsidR="003E6B5A" w:rsidRPr="003E6B5A">
        <w:t>Design</w:t>
      </w:r>
      <w:r w:rsidR="003E6B5A" w:rsidRPr="00965450">
        <w:t xml:space="preserve"> </w:t>
      </w:r>
      <w:r w:rsidR="003E6B5A" w:rsidRPr="003E6B5A">
        <w:t>Overview</w:t>
      </w:r>
      <w:bookmarkEnd w:id="72"/>
    </w:p>
    <w:p w14:paraId="09EEBFB0" w14:textId="77777777" w:rsidR="00026ECA" w:rsidRPr="003E6B5A" w:rsidRDefault="00026ECA">
      <w:pPr>
        <w:pStyle w:val="BodyText"/>
        <w:spacing w:before="12"/>
        <w:rPr>
          <w:rFonts w:cs="Times New Roman"/>
          <w:b/>
          <w:sz w:val="7"/>
        </w:rPr>
      </w:pPr>
    </w:p>
    <w:p w14:paraId="273C6D20" w14:textId="4BD1CE4A" w:rsidR="00026ECA" w:rsidRPr="003E6B5A" w:rsidRDefault="003E6B5A" w:rsidP="008516E7">
      <w:pPr>
        <w:pStyle w:val="BodyText"/>
        <w:spacing w:before="100" w:line="360" w:lineRule="auto"/>
        <w:ind w:left="320" w:right="1184"/>
        <w:rPr>
          <w:rFonts w:cs="Times New Roman"/>
        </w:rPr>
      </w:pPr>
      <w:r w:rsidRPr="003E6B5A">
        <w:rPr>
          <w:rFonts w:cs="Times New Roman"/>
        </w:rPr>
        <w:t xml:space="preserve">The Design Overview will display a high-level representation of the </w:t>
      </w:r>
      <w:r w:rsidR="006E6AE8">
        <w:rPr>
          <w:rFonts w:cs="Times New Roman"/>
        </w:rPr>
        <w:t xml:space="preserve">Grad Planner Registration </w:t>
      </w:r>
      <w:r w:rsidRPr="003E6B5A">
        <w:rPr>
          <w:rFonts w:cs="Times New Roman"/>
        </w:rPr>
        <w:t>Integration Application's system design. The System Architecture section 4.1 presents a UML diagram to demonstrate the relationships between the software classes and how they will be integrated. This will provide the reader and user of the document a reference for the overall design. Further details of each design component are provided in section 4.2.</w:t>
      </w:r>
    </w:p>
    <w:p w14:paraId="48B47DA8" w14:textId="77777777" w:rsidR="00026ECA" w:rsidRPr="003E6B5A" w:rsidRDefault="00026ECA" w:rsidP="00803584">
      <w:pPr>
        <w:pStyle w:val="BodyText"/>
        <w:spacing w:before="1"/>
        <w:ind w:left="0"/>
        <w:rPr>
          <w:rFonts w:cs="Times New Roman"/>
          <w:sz w:val="15"/>
        </w:rPr>
      </w:pPr>
    </w:p>
    <w:p w14:paraId="4F458287" w14:textId="695D5C88" w:rsidR="00026ECA" w:rsidRPr="00676F15" w:rsidRDefault="00813618" w:rsidP="00CC571B">
      <w:pPr>
        <w:pStyle w:val="Heading2"/>
        <w:numPr>
          <w:ilvl w:val="1"/>
          <w:numId w:val="21"/>
        </w:numPr>
        <w:ind w:left="709" w:hanging="567"/>
      </w:pPr>
      <w:bookmarkStart w:id="73" w:name="_Toc46337688"/>
      <w:r w:rsidRPr="00676F15">
        <w:rPr>
          <w:noProof/>
        </w:rPr>
        <mc:AlternateContent>
          <mc:Choice Requires="wps">
            <w:drawing>
              <wp:anchor distT="0" distB="0" distL="0" distR="0" simplePos="0" relativeHeight="251658242" behindDoc="1" locked="0" layoutInCell="1" allowOverlap="1" wp14:anchorId="39A592A7" wp14:editId="3F4F65B6">
                <wp:simplePos x="0" y="0"/>
                <wp:positionH relativeFrom="page">
                  <wp:posOffset>895985</wp:posOffset>
                </wp:positionH>
                <wp:positionV relativeFrom="paragraph">
                  <wp:posOffset>434975</wp:posOffset>
                </wp:positionV>
                <wp:extent cx="8267700" cy="1270"/>
                <wp:effectExtent l="0" t="0" r="0" b="0"/>
                <wp:wrapTopAndBottom/>
                <wp:docPr id="269" name="Freeform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E419A" id="Freeform 215" o:spid="_x0000_s1026" style="position:absolute;margin-left:70.55pt;margin-top:34.25pt;width:651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" path="m,l13020,e" filled="f" strokecolor="#eaebee" strokeweight=".72pt">
                <v:path arrowok="t" o:connecttype="custom" o:connectlocs="0,0;8267700,0" o:connectangles="0,0"/>
                <w10:wrap type="topAndBottom" anchorx="page"/>
              </v:shape>
            </w:pict>
          </mc:Fallback>
        </mc:AlternateContent>
      </w:r>
      <w:r w:rsidR="076B3849" w:rsidRPr="00676F15">
        <w:t>System Architecture</w:t>
      </w:r>
      <w:bookmarkEnd w:id="73"/>
    </w:p>
    <w:p w14:paraId="38AD4F7B" w14:textId="77777777" w:rsidR="00026ECA" w:rsidRPr="003E6B5A" w:rsidRDefault="00026ECA">
      <w:pPr>
        <w:pStyle w:val="BodyText"/>
        <w:spacing w:before="1"/>
        <w:rPr>
          <w:rFonts w:cs="Times New Roman"/>
          <w:b/>
          <w:sz w:val="18"/>
        </w:rPr>
      </w:pPr>
    </w:p>
    <w:p w14:paraId="6BCF04BD" w14:textId="5EF86C6A" w:rsidR="00026ECA" w:rsidRPr="003E6B5A" w:rsidRDefault="565B2921" w:rsidP="00AC1C07">
      <w:pPr>
        <w:pStyle w:val="BodyText"/>
        <w:spacing w:before="2"/>
        <w:ind w:right="14"/>
        <w:rPr>
          <w:rFonts w:cs="Times New Roman"/>
          <w:b/>
          <w:sz w:val="14"/>
        </w:rPr>
      </w:pPr>
      <w:r>
        <w:rPr>
          <w:noProof/>
        </w:rPr>
        <w:drawing>
          <wp:inline distT="0" distB="0" distL="0" distR="0" wp14:anchorId="7B6414BE" wp14:editId="513CFBD9">
            <wp:extent cx="8705851" cy="3518615"/>
            <wp:effectExtent l="0" t="0" r="0" b="0"/>
            <wp:docPr id="1885490664" name="Picture 154612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120583"/>
                    <pic:cNvPicPr/>
                  </pic:nvPicPr>
                  <pic:blipFill>
                    <a:blip r:embed="rId53">
                      <a:extLst>
                        <a:ext uri="{28A0092B-C50C-407E-A947-70E740481C1C}">
                          <a14:useLocalDpi xmlns:a14="http://schemas.microsoft.com/office/drawing/2010/main" val="0"/>
                        </a:ext>
                      </a:extLst>
                    </a:blip>
                    <a:stretch>
                      <a:fillRect/>
                    </a:stretch>
                  </pic:blipFill>
                  <pic:spPr>
                    <a:xfrm>
                      <a:off x="0" y="0"/>
                      <a:ext cx="8705851" cy="3518615"/>
                    </a:xfrm>
                    <a:prstGeom prst="rect">
                      <a:avLst/>
                    </a:prstGeom>
                  </pic:spPr>
                </pic:pic>
              </a:graphicData>
            </a:graphic>
          </wp:inline>
        </w:drawing>
      </w:r>
    </w:p>
    <w:p w14:paraId="2A325D1B" w14:textId="7AA2BE3F" w:rsidR="00026ECA" w:rsidRPr="003E6B5A" w:rsidRDefault="003E6B5A">
      <w:pPr>
        <w:spacing w:before="100"/>
        <w:ind w:left="320"/>
        <w:rPr>
          <w:rFonts w:cs="Times New Roman"/>
          <w:b/>
          <w:i/>
          <w:sz w:val="18"/>
          <w:szCs w:val="18"/>
        </w:rPr>
      </w:pPr>
      <w:bookmarkStart w:id="74" w:name="_bookmark70"/>
      <w:bookmarkEnd w:id="74"/>
      <w:r w:rsidRPr="2E7A0C8E">
        <w:rPr>
          <w:rFonts w:cs="Times New Roman"/>
          <w:b/>
          <w:i/>
          <w:sz w:val="18"/>
          <w:szCs w:val="18"/>
        </w:rPr>
        <w:lastRenderedPageBreak/>
        <w:t xml:space="preserve">Figure </w:t>
      </w:r>
      <w:r w:rsidR="4D6668AE" w:rsidRPr="2E7A0C8E">
        <w:rPr>
          <w:rFonts w:cs="Times New Roman"/>
          <w:b/>
          <w:bCs/>
          <w:i/>
          <w:iCs/>
          <w:sz w:val="18"/>
          <w:szCs w:val="18"/>
        </w:rPr>
        <w:t>25</w:t>
      </w:r>
      <w:r w:rsidRPr="2E7A0C8E">
        <w:rPr>
          <w:rFonts w:cs="Times New Roman"/>
          <w:b/>
          <w:i/>
          <w:sz w:val="18"/>
          <w:szCs w:val="18"/>
        </w:rPr>
        <w:t xml:space="preserve"> - System Architecture Diagram</w:t>
      </w:r>
    </w:p>
    <w:p w14:paraId="52674D12" w14:textId="244EC0D6" w:rsidR="00125F16" w:rsidRPr="00D82C59" w:rsidRDefault="00935905" w:rsidP="00CC571B">
      <w:pPr>
        <w:pStyle w:val="Heading3"/>
        <w:numPr>
          <w:ilvl w:val="2"/>
          <w:numId w:val="21"/>
        </w:numPr>
        <w:ind w:left="900" w:hanging="49"/>
        <w:rPr>
          <w:b/>
          <w:sz w:val="28"/>
          <w:szCs w:val="32"/>
        </w:rPr>
      </w:pPr>
      <w:bookmarkStart w:id="75" w:name="_Toc46337689"/>
      <w:r w:rsidRPr="00D82C59">
        <w:rPr>
          <w:b/>
          <w:sz w:val="28"/>
          <w:szCs w:val="32"/>
        </w:rPr>
        <w:t>Architecture</w:t>
      </w:r>
      <w:r w:rsidR="008A410D" w:rsidRPr="00D82C59">
        <w:rPr>
          <w:b/>
          <w:sz w:val="28"/>
          <w:szCs w:val="32"/>
        </w:rPr>
        <w:t xml:space="preserve"> description</w:t>
      </w:r>
      <w:bookmarkEnd w:id="75"/>
    </w:p>
    <w:p w14:paraId="1BDAE48B" w14:textId="7FE50CC5" w:rsidR="00026ECA" w:rsidRPr="00676F15" w:rsidRDefault="0A11E0E5" w:rsidP="000B6D04">
      <w:pPr>
        <w:pStyle w:val="BodyText"/>
        <w:spacing w:before="242" w:line="360" w:lineRule="auto"/>
        <w:ind w:left="320" w:right="1343"/>
      </w:pPr>
      <w:r w:rsidRPr="7688D8A5">
        <w:rPr>
          <w:rFonts w:cs="Times New Roman"/>
        </w:rPr>
        <w:t xml:space="preserve">The system architecture design represents the grad planner </w:t>
      </w:r>
      <w:r w:rsidR="2667746E" w:rsidRPr="7688D8A5">
        <w:rPr>
          <w:rFonts w:cs="Times New Roman"/>
        </w:rPr>
        <w:t xml:space="preserve">and all possible alternatives related to the project upon which it shall be built. </w:t>
      </w:r>
      <w:r w:rsidR="6BF5346F" w:rsidRPr="7688D8A5">
        <w:rPr>
          <w:rFonts w:cs="Times New Roman"/>
        </w:rPr>
        <w:t xml:space="preserve">The system design will help address any concerns for the stakeholders while helping to meet </w:t>
      </w:r>
      <w:r w:rsidR="083A303F" w:rsidRPr="7688D8A5">
        <w:rPr>
          <w:rFonts w:cs="Times New Roman"/>
        </w:rPr>
        <w:t>system requirements and ensuring maintained an</w:t>
      </w:r>
      <w:r w:rsidR="0073A174" w:rsidRPr="7688D8A5">
        <w:rPr>
          <w:rFonts w:cs="Times New Roman"/>
        </w:rPr>
        <w:t>d</w:t>
      </w:r>
      <w:r w:rsidR="083A303F" w:rsidRPr="7688D8A5">
        <w:rPr>
          <w:rFonts w:cs="Times New Roman"/>
        </w:rPr>
        <w:t xml:space="preserve"> consistent view</w:t>
      </w:r>
      <w:r w:rsidR="002A4E3F">
        <w:rPr>
          <w:rFonts w:cs="Times New Roman"/>
        </w:rPr>
        <w:t>.</w:t>
      </w:r>
      <w:r w:rsidR="0067043C">
        <w:rPr>
          <w:rFonts w:cs="Times New Roman"/>
        </w:rPr>
        <w:t xml:space="preserve"> </w:t>
      </w:r>
      <w:r w:rsidR="003E6B5A" w:rsidRPr="00676F15">
        <w:t>Class Descriptions</w:t>
      </w:r>
    </w:p>
    <w:p w14:paraId="377E6497" w14:textId="4C236CC1" w:rsidR="00026ECA" w:rsidRPr="00EF5577" w:rsidRDefault="3EC15994" w:rsidP="00CC571B">
      <w:pPr>
        <w:pStyle w:val="Heading3"/>
        <w:numPr>
          <w:ilvl w:val="2"/>
          <w:numId w:val="21"/>
        </w:numPr>
        <w:ind w:left="900" w:hanging="49"/>
        <w:rPr>
          <w:b/>
          <w:sz w:val="28"/>
          <w:szCs w:val="28"/>
        </w:rPr>
      </w:pPr>
      <w:r w:rsidRPr="0184327D">
        <w:rPr>
          <w:b/>
          <w:sz w:val="28"/>
          <w:szCs w:val="28"/>
        </w:rPr>
        <w:t xml:space="preserve"> </w:t>
      </w:r>
      <w:bookmarkStart w:id="76" w:name="_Toc46337690"/>
      <w:r w:rsidR="003E6B5A" w:rsidRPr="0184327D">
        <w:rPr>
          <w:b/>
          <w:sz w:val="28"/>
          <w:szCs w:val="28"/>
        </w:rPr>
        <w:t>View Classes</w:t>
      </w:r>
      <w:bookmarkEnd w:id="76"/>
    </w:p>
    <w:p w14:paraId="06E5C243" w14:textId="16BA8904" w:rsidR="00026ECA" w:rsidRPr="003E6B5A" w:rsidRDefault="003E6B5A" w:rsidP="000B6D04">
      <w:pPr>
        <w:pStyle w:val="BodyText"/>
        <w:spacing w:before="240" w:line="276" w:lineRule="auto"/>
        <w:ind w:left="320" w:right="1485"/>
        <w:rPr>
          <w:rFonts w:cs="Times New Roman"/>
        </w:rPr>
      </w:pPr>
      <w:r w:rsidRPr="003E6B5A">
        <w:rPr>
          <w:rFonts w:cs="Times New Roman"/>
        </w:rPr>
        <w:t>The view classes perform all the functions related to visually displaying the system to the user as well as allowing the user to interface with the system. They send signals to and receive data from the U.I. controller class.</w:t>
      </w:r>
    </w:p>
    <w:p w14:paraId="6093DDD4" w14:textId="164AF75A" w:rsidR="006742AE" w:rsidRPr="00D82C59" w:rsidRDefault="006E6AE8" w:rsidP="00542815">
      <w:pPr>
        <w:pStyle w:val="Heading4"/>
        <w:numPr>
          <w:ilvl w:val="3"/>
          <w:numId w:val="21"/>
        </w:numPr>
        <w:tabs>
          <w:tab w:val="left" w:pos="1276"/>
        </w:tabs>
        <w:spacing w:after="240"/>
        <w:ind w:left="1276" w:firstLine="0"/>
      </w:pPr>
      <w:r w:rsidRPr="00D82C59">
        <w:t>View 1</w:t>
      </w:r>
    </w:p>
    <w:tbl>
      <w:tblPr>
        <w:tblStyle w:val="Team3"/>
        <w:tblW w:w="0" w:type="auto"/>
        <w:tblLayout w:type="fixed"/>
        <w:tblLook w:val="04A0" w:firstRow="1" w:lastRow="0" w:firstColumn="1" w:lastColumn="0" w:noHBand="0" w:noVBand="1"/>
      </w:tblPr>
      <w:tblGrid>
        <w:gridCol w:w="3645"/>
        <w:gridCol w:w="9963"/>
      </w:tblGrid>
      <w:tr w:rsidR="3B1E422E" w14:paraId="41F8C01F" w14:textId="77777777" w:rsidTr="004475B3">
        <w:trPr>
          <w:cnfStyle w:val="100000000000" w:firstRow="1" w:lastRow="0" w:firstColumn="0" w:lastColumn="0" w:oddVBand="0" w:evenVBand="0" w:oddHBand="0" w:evenHBand="0" w:firstRowFirstColumn="0" w:firstRowLastColumn="0" w:lastRowFirstColumn="0" w:lastRowLastColumn="0"/>
        </w:trPr>
        <w:tc>
          <w:tcPr>
            <w:tcW w:w="13608" w:type="dxa"/>
            <w:gridSpan w:val="2"/>
          </w:tcPr>
          <w:p w14:paraId="17D89667" w14:textId="4884DCD5" w:rsidR="00926C8A" w:rsidRDefault="3B1E422E" w:rsidP="247F0057">
            <w:pPr>
              <w:pStyle w:val="TableParagraph"/>
              <w:spacing w:before="80" w:after="80" w:line="480" w:lineRule="auto"/>
              <w:ind w:left="4122" w:right="4108"/>
              <w:jc w:val="center"/>
              <w:rPr>
                <w:rFonts w:eastAsia="Times New Roman" w:cs="Times New Roman"/>
              </w:rPr>
            </w:pPr>
            <w:r w:rsidRPr="004D27FC">
              <w:rPr>
                <w:rFonts w:cs="Times New Roman"/>
                <w:sz w:val="28"/>
                <w:szCs w:val="24"/>
              </w:rPr>
              <w:t>Class Name: Registration View</w:t>
            </w:r>
          </w:p>
        </w:tc>
      </w:tr>
      <w:tr w:rsidR="3B1E422E" w14:paraId="7BD69C19" w14:textId="77777777" w:rsidTr="004475B3">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2ECE7702" w14:textId="2594B562" w:rsidR="3B1E422E" w:rsidRDefault="3B1E422E" w:rsidP="004475B3">
            <w:pPr>
              <w:pStyle w:val="TableParagraph"/>
              <w:tabs>
                <w:tab w:val="right" w:pos="12618"/>
              </w:tabs>
              <w:ind w:right="774"/>
              <w:rPr>
                <w:rFonts w:eastAsia="Times New Roman" w:cs="Times New Roman"/>
              </w:rPr>
            </w:pPr>
            <w:r w:rsidRPr="73D2847C">
              <w:rPr>
                <w:rFonts w:eastAsia="Times New Roman" w:cs="Times New Roman"/>
              </w:rPr>
              <w:t xml:space="preserve">Description: The registration view </w:t>
            </w:r>
            <w:r w:rsidR="004475B3">
              <w:rPr>
                <w:rFonts w:eastAsia="Times New Roman" w:cs="Times New Roman"/>
              </w:rPr>
              <w:tab/>
            </w:r>
          </w:p>
          <w:p w14:paraId="515ADEA6" w14:textId="5CFB6516" w:rsidR="3B1E422E" w:rsidRDefault="271D7532" w:rsidP="3B1E422E">
            <w:pPr>
              <w:spacing w:before="239"/>
              <w:ind w:left="194" w:right="647"/>
              <w:rPr>
                <w:rFonts w:eastAsia="Times New Roman" w:cs="Times New Roman"/>
              </w:rPr>
            </w:pPr>
            <w:r w:rsidRPr="0184327D">
              <w:rPr>
                <w:rFonts w:eastAsia="Times New Roman" w:cs="Times New Roman"/>
              </w:rPr>
              <w:t>The registration view is the</w:t>
            </w:r>
            <w:r w:rsidR="741FC474" w:rsidRPr="0184327D">
              <w:rPr>
                <w:rFonts w:eastAsia="Times New Roman" w:cs="Times New Roman"/>
              </w:rPr>
              <w:t xml:space="preserve"> </w:t>
            </w:r>
            <w:r w:rsidR="41A1F80F" w:rsidRPr="0184327D">
              <w:rPr>
                <w:rFonts w:eastAsia="Times New Roman" w:cs="Times New Roman"/>
              </w:rPr>
              <w:t xml:space="preserve">screen that the student view while making decisions on which classes to register for a semester. Apart from registering, a student may decide to drop a class during a semester, receive warnings </w:t>
            </w:r>
            <w:r w:rsidR="33EFB37E" w:rsidRPr="0184327D">
              <w:rPr>
                <w:rFonts w:eastAsia="Times New Roman" w:cs="Times New Roman"/>
              </w:rPr>
              <w:t xml:space="preserve">that may prohibit him or her from registering for a class, or </w:t>
            </w:r>
            <w:r w:rsidR="5F2C9A3D" w:rsidRPr="078FCCC8">
              <w:rPr>
                <w:rFonts w:eastAsia="Times New Roman" w:cs="Times New Roman"/>
              </w:rPr>
              <w:t xml:space="preserve">it </w:t>
            </w:r>
            <w:r w:rsidR="33EFB37E" w:rsidRPr="0184327D">
              <w:rPr>
                <w:rFonts w:eastAsia="Times New Roman" w:cs="Times New Roman"/>
              </w:rPr>
              <w:t xml:space="preserve">may be used just to gather information on a particular class that he or she may take in an upcoming semester. </w:t>
            </w:r>
          </w:p>
          <w:p w14:paraId="054B44AF" w14:textId="2807E14C" w:rsidR="00E42196" w:rsidRDefault="00E42196" w:rsidP="3B1E422E">
            <w:pPr>
              <w:spacing w:before="239"/>
              <w:ind w:left="194" w:right="647"/>
              <w:rPr>
                <w:rFonts w:eastAsia="Times New Roman" w:cs="Times New Roman"/>
              </w:rPr>
            </w:pPr>
          </w:p>
        </w:tc>
      </w:tr>
      <w:tr w:rsidR="3B1E422E" w14:paraId="54E110DD"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tcPr>
          <w:p w14:paraId="5B82E9C2" w14:textId="2F131DD1" w:rsidR="3B1E422E" w:rsidRPr="005F67BA" w:rsidRDefault="3B1E422E" w:rsidP="00302342">
            <w:pPr>
              <w:pStyle w:val="TableParagraph"/>
              <w:ind w:left="0"/>
              <w:jc w:val="center"/>
              <w:rPr>
                <w:rFonts w:eastAsia="Times New Roman" w:cs="Times New Roman"/>
                <w:b/>
                <w:bCs/>
              </w:rPr>
            </w:pPr>
            <w:r w:rsidRPr="005F67BA">
              <w:rPr>
                <w:rFonts w:eastAsia="Times New Roman" w:cs="Times New Roman"/>
                <w:b/>
                <w:bCs/>
              </w:rPr>
              <w:t>Attributes</w:t>
            </w:r>
            <w:r w:rsidR="1D20F903" w:rsidRPr="005F67BA">
              <w:rPr>
                <w:rFonts w:eastAsia="Times New Roman" w:cs="Times New Roman"/>
                <w:b/>
                <w:bCs/>
              </w:rPr>
              <w:t xml:space="preserve"> </w:t>
            </w:r>
            <w:r w:rsidRPr="005F67BA">
              <w:rPr>
                <w:rFonts w:eastAsia="Times New Roman" w:cs="Times New Roman"/>
                <w:b/>
                <w:bCs/>
              </w:rPr>
              <w:t>(Fields)</w:t>
            </w:r>
          </w:p>
        </w:tc>
        <w:tc>
          <w:tcPr>
            <w:tcW w:w="9963" w:type="dxa"/>
          </w:tcPr>
          <w:p w14:paraId="0325667B" w14:textId="2F2269E0" w:rsidR="6D3A8FD2" w:rsidRDefault="25CD9CA7" w:rsidP="004D27FC">
            <w:pPr>
              <w:pStyle w:val="TableParagraph"/>
              <w:spacing w:after="240"/>
              <w:ind w:left="3896" w:right="3913"/>
              <w:jc w:val="center"/>
              <w:rPr>
                <w:rFonts w:eastAsia="Times New Roman" w:cs="Times New Roman"/>
                <w:b/>
                <w:bCs/>
              </w:rPr>
            </w:pPr>
            <w:r w:rsidRPr="73D2847C">
              <w:rPr>
                <w:rFonts w:eastAsia="Times New Roman" w:cs="Times New Roman"/>
                <w:b/>
                <w:bCs/>
              </w:rPr>
              <w:t>Attribute Description</w:t>
            </w:r>
          </w:p>
        </w:tc>
      </w:tr>
      <w:tr w:rsidR="3B1E422E" w14:paraId="20A0661F"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tcPr>
          <w:p w14:paraId="1F40D133" w14:textId="0B00028F" w:rsidR="3B1E422E" w:rsidRPr="005447DB" w:rsidRDefault="1E616200" w:rsidP="00302342">
            <w:pPr>
              <w:spacing w:before="84"/>
              <w:ind w:left="0"/>
              <w:jc w:val="center"/>
              <w:rPr>
                <w:rFonts w:eastAsia="Times New Roman" w:cs="Times New Roman"/>
              </w:rPr>
            </w:pPr>
            <w:r w:rsidRPr="005447DB">
              <w:rPr>
                <w:rFonts w:eastAsia="Times New Roman" w:cs="Times New Roman"/>
              </w:rPr>
              <w:t>Warnings</w:t>
            </w:r>
          </w:p>
        </w:tc>
        <w:tc>
          <w:tcPr>
            <w:tcW w:w="9963" w:type="dxa"/>
          </w:tcPr>
          <w:p w14:paraId="0EB6E079" w14:textId="2AE72617" w:rsidR="3B1E422E" w:rsidRDefault="422B3BB5" w:rsidP="004D27FC">
            <w:pPr>
              <w:pStyle w:val="TableParagraph"/>
              <w:spacing w:before="84" w:after="240"/>
              <w:ind w:left="196"/>
              <w:rPr>
                <w:rFonts w:eastAsia="Times New Roman" w:cs="Times New Roman"/>
              </w:rPr>
            </w:pPr>
            <w:r w:rsidRPr="0184327D">
              <w:rPr>
                <w:rFonts w:eastAsia="Times New Roman" w:cs="Times New Roman"/>
              </w:rPr>
              <w:t>The</w:t>
            </w:r>
            <w:r w:rsidR="5659C9EF" w:rsidRPr="0184327D">
              <w:rPr>
                <w:rFonts w:eastAsia="Times New Roman" w:cs="Times New Roman"/>
              </w:rPr>
              <w:t xml:space="preserve"> user may </w:t>
            </w:r>
            <w:r w:rsidR="66CE09E5" w:rsidRPr="078FCCC8">
              <w:rPr>
                <w:rFonts w:eastAsia="Times New Roman" w:cs="Times New Roman"/>
              </w:rPr>
              <w:t>receive</w:t>
            </w:r>
            <w:r w:rsidR="5659C9EF" w:rsidRPr="0184327D">
              <w:rPr>
                <w:rFonts w:eastAsia="Times New Roman" w:cs="Times New Roman"/>
              </w:rPr>
              <w:t xml:space="preserve"> a warning due to financial responsibility, not having an ecclesiastical en</w:t>
            </w:r>
            <w:r w:rsidR="58E31C1E" w:rsidRPr="0184327D">
              <w:rPr>
                <w:rFonts w:eastAsia="Times New Roman" w:cs="Times New Roman"/>
              </w:rPr>
              <w:t>dorsement, or registering for a semester not congruent with his or her on</w:t>
            </w:r>
            <w:r w:rsidR="6670A20D" w:rsidRPr="078FCCC8">
              <w:rPr>
                <w:rFonts w:eastAsia="Times New Roman" w:cs="Times New Roman"/>
              </w:rPr>
              <w:t>-</w:t>
            </w:r>
            <w:r w:rsidR="58E31C1E" w:rsidRPr="0184327D">
              <w:rPr>
                <w:rFonts w:eastAsia="Times New Roman" w:cs="Times New Roman"/>
              </w:rPr>
              <w:t>track schedule.</w:t>
            </w:r>
          </w:p>
        </w:tc>
      </w:tr>
      <w:tr w:rsidR="3B1E422E" w14:paraId="64C4B621"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tcPr>
          <w:p w14:paraId="08D2E5CF" w14:textId="124D01BD" w:rsidR="3B1E422E" w:rsidRPr="005447DB" w:rsidRDefault="1E58BC60" w:rsidP="00302342">
            <w:pPr>
              <w:spacing w:before="87"/>
              <w:ind w:left="0"/>
              <w:jc w:val="center"/>
              <w:rPr>
                <w:rFonts w:eastAsia="Times New Roman" w:cs="Times New Roman"/>
              </w:rPr>
            </w:pPr>
            <w:r w:rsidRPr="005447DB">
              <w:rPr>
                <w:rFonts w:eastAsia="Times New Roman" w:cs="Times New Roman"/>
              </w:rPr>
              <w:lastRenderedPageBreak/>
              <w:t>Add/Drop</w:t>
            </w:r>
          </w:p>
        </w:tc>
        <w:tc>
          <w:tcPr>
            <w:tcW w:w="9963" w:type="dxa"/>
          </w:tcPr>
          <w:p w14:paraId="10FEB241" w14:textId="42000053" w:rsidR="3B1E422E" w:rsidRDefault="21791A83" w:rsidP="00302342">
            <w:pPr>
              <w:spacing w:before="87" w:after="240"/>
              <w:ind w:left="196"/>
              <w:rPr>
                <w:rFonts w:eastAsia="Times New Roman" w:cs="Times New Roman"/>
              </w:rPr>
            </w:pPr>
            <w:r w:rsidRPr="0184327D">
              <w:rPr>
                <w:rFonts w:eastAsia="Times New Roman" w:cs="Times New Roman"/>
              </w:rPr>
              <w:t>The user may add or drop a class to a current or future semester</w:t>
            </w:r>
            <w:r w:rsidR="24D756F1" w:rsidRPr="078FCCC8">
              <w:rPr>
                <w:rFonts w:eastAsia="Times New Roman" w:cs="Times New Roman"/>
              </w:rPr>
              <w:t>.</w:t>
            </w:r>
          </w:p>
        </w:tc>
      </w:tr>
      <w:tr w:rsidR="3B1E422E" w14:paraId="58945228"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tcPr>
          <w:p w14:paraId="4F619966" w14:textId="2D346335" w:rsidR="3B1E422E" w:rsidRPr="000A28ED" w:rsidRDefault="3B1E422E" w:rsidP="00302342">
            <w:pPr>
              <w:pStyle w:val="TableParagraph"/>
              <w:spacing w:after="240"/>
              <w:ind w:left="0"/>
              <w:jc w:val="center"/>
              <w:rPr>
                <w:rFonts w:eastAsia="Times New Roman" w:cs="Times New Roman"/>
                <w:b/>
                <w:bCs/>
              </w:rPr>
            </w:pPr>
            <w:r w:rsidRPr="000A28ED">
              <w:rPr>
                <w:rFonts w:eastAsia="Times New Roman" w:cs="Times New Roman"/>
                <w:b/>
                <w:bCs/>
              </w:rPr>
              <w:t>Methods</w:t>
            </w:r>
            <w:r w:rsidR="03D91381" w:rsidRPr="000A28ED">
              <w:rPr>
                <w:rFonts w:eastAsia="Times New Roman" w:cs="Times New Roman"/>
                <w:b/>
                <w:bCs/>
              </w:rPr>
              <w:t xml:space="preserve"> </w:t>
            </w:r>
            <w:r w:rsidR="65456ABE" w:rsidRPr="000A28ED">
              <w:rPr>
                <w:rFonts w:eastAsia="Times New Roman" w:cs="Times New Roman"/>
                <w:b/>
                <w:bCs/>
              </w:rPr>
              <w:t>(</w:t>
            </w:r>
            <w:r w:rsidR="6225077F" w:rsidRPr="000A28ED">
              <w:rPr>
                <w:rFonts w:eastAsia="Times New Roman" w:cs="Times New Roman"/>
                <w:b/>
                <w:bCs/>
              </w:rPr>
              <w:t>O</w:t>
            </w:r>
            <w:r w:rsidR="65456ABE" w:rsidRPr="000A28ED">
              <w:rPr>
                <w:rFonts w:eastAsia="Times New Roman" w:cs="Times New Roman"/>
                <w:b/>
                <w:bCs/>
              </w:rPr>
              <w:t>perations</w:t>
            </w:r>
            <w:r w:rsidRPr="000A28ED">
              <w:rPr>
                <w:rFonts w:eastAsia="Times New Roman" w:cs="Times New Roman"/>
                <w:b/>
                <w:bCs/>
              </w:rPr>
              <w:t>)</w:t>
            </w:r>
          </w:p>
        </w:tc>
        <w:tc>
          <w:tcPr>
            <w:tcW w:w="9963" w:type="dxa"/>
          </w:tcPr>
          <w:p w14:paraId="5E47878B" w14:textId="2A23D0BA" w:rsidR="3B1E422E" w:rsidRDefault="3B1E422E" w:rsidP="3B1E422E">
            <w:pPr>
              <w:spacing w:before="86"/>
              <w:ind w:left="194"/>
              <w:rPr>
                <w:rFonts w:eastAsia="Times New Roman" w:cs="Times New Roman"/>
              </w:rPr>
            </w:pPr>
          </w:p>
        </w:tc>
      </w:tr>
      <w:tr w:rsidR="3B1E422E" w14:paraId="76C87518"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25D1EA1C" w14:textId="6352B37A" w:rsidR="3B1E422E" w:rsidRPr="005447DB" w:rsidRDefault="3B1E422E" w:rsidP="3B1E422E">
            <w:pPr>
              <w:pStyle w:val="TableParagraph"/>
              <w:jc w:val="center"/>
              <w:rPr>
                <w:rFonts w:eastAsia="Times New Roman" w:cs="Times New Roman"/>
              </w:rPr>
            </w:pPr>
            <w:r w:rsidRPr="005447DB">
              <w:rPr>
                <w:rFonts w:eastAsia="Times New Roman" w:cs="Times New Roman"/>
              </w:rPr>
              <w:t>Method</w:t>
            </w:r>
          </w:p>
        </w:tc>
        <w:tc>
          <w:tcPr>
            <w:tcW w:w="9963" w:type="dxa"/>
          </w:tcPr>
          <w:p w14:paraId="7D131F8B" w14:textId="223DBC5E" w:rsidR="3B1E422E" w:rsidRDefault="3B1E422E" w:rsidP="004D27FC">
            <w:pPr>
              <w:pStyle w:val="TableParagraph"/>
              <w:spacing w:after="240"/>
              <w:ind w:left="0"/>
              <w:jc w:val="center"/>
              <w:rPr>
                <w:rFonts w:eastAsia="Times New Roman" w:cs="Times New Roman"/>
              </w:rPr>
            </w:pPr>
            <w:r w:rsidRPr="73D2847C">
              <w:rPr>
                <w:rFonts w:eastAsia="Times New Roman" w:cs="Times New Roman"/>
                <w:b/>
                <w:bCs/>
              </w:rPr>
              <w:t>Method Description</w:t>
            </w:r>
          </w:p>
        </w:tc>
      </w:tr>
      <w:tr w:rsidR="3B1E422E" w14:paraId="56589DF0"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vMerge/>
          </w:tcPr>
          <w:p w14:paraId="69D63187" w14:textId="77777777" w:rsidR="00FA57DB" w:rsidRPr="005F67BA" w:rsidRDefault="00FA57DB">
            <w:pPr>
              <w:rPr>
                <w:b/>
                <w:bCs/>
              </w:rPr>
            </w:pPr>
          </w:p>
        </w:tc>
        <w:tc>
          <w:tcPr>
            <w:tcW w:w="9963" w:type="dxa"/>
          </w:tcPr>
          <w:p w14:paraId="104B422A" w14:textId="69EA1844" w:rsidR="3B1E422E" w:rsidRDefault="3B1E422E" w:rsidP="0075790F">
            <w:pPr>
              <w:pStyle w:val="TableParagraph"/>
              <w:spacing w:after="240"/>
              <w:rPr>
                <w:rFonts w:eastAsia="Times New Roman" w:cs="Times New Roman"/>
              </w:rPr>
            </w:pPr>
            <w:r w:rsidRPr="73D2847C">
              <w:rPr>
                <w:rFonts w:eastAsia="Times New Roman" w:cs="Times New Roman"/>
              </w:rPr>
              <w:t>Parameters:</w:t>
            </w:r>
            <w:r w:rsidR="398F738F" w:rsidRPr="0184327D">
              <w:rPr>
                <w:rFonts w:eastAsia="Times New Roman" w:cs="Times New Roman"/>
              </w:rPr>
              <w:t xml:space="preserve"> Add</w:t>
            </w:r>
            <w:r w:rsidR="65B5E339" w:rsidRPr="0184327D">
              <w:rPr>
                <w:rFonts w:eastAsia="Times New Roman" w:cs="Times New Roman"/>
              </w:rPr>
              <w:t>/Drop</w:t>
            </w:r>
          </w:p>
          <w:p w14:paraId="6E7F160D" w14:textId="0B2D7949" w:rsidR="3B1E422E" w:rsidRDefault="3B1E422E" w:rsidP="0075790F">
            <w:pPr>
              <w:pStyle w:val="TableParagraph"/>
              <w:spacing w:after="240"/>
              <w:rPr>
                <w:rFonts w:eastAsia="Times New Roman" w:cs="Times New Roman"/>
              </w:rPr>
            </w:pPr>
            <w:r w:rsidRPr="73D2847C">
              <w:rPr>
                <w:rFonts w:eastAsia="Times New Roman" w:cs="Times New Roman"/>
              </w:rPr>
              <w:t>Return:</w:t>
            </w:r>
            <w:r w:rsidR="3D2E0149" w:rsidRPr="0184327D">
              <w:rPr>
                <w:rFonts w:eastAsia="Times New Roman" w:cs="Times New Roman"/>
              </w:rPr>
              <w:t xml:space="preserve"> Boolean </w:t>
            </w:r>
          </w:p>
          <w:p w14:paraId="67ACCF9B" w14:textId="136A6B13" w:rsidR="3B1E422E" w:rsidRDefault="65456ABE" w:rsidP="0075790F">
            <w:pPr>
              <w:pStyle w:val="TableParagraph"/>
              <w:spacing w:after="240"/>
              <w:rPr>
                <w:rFonts w:eastAsia="Times New Roman" w:cs="Times New Roman"/>
              </w:rPr>
            </w:pPr>
            <w:r w:rsidRPr="0184327D">
              <w:rPr>
                <w:rFonts w:eastAsia="Times New Roman" w:cs="Times New Roman"/>
              </w:rPr>
              <w:t>Description:</w:t>
            </w:r>
            <w:r w:rsidR="179A065D" w:rsidRPr="0184327D">
              <w:rPr>
                <w:rFonts w:eastAsia="Times New Roman" w:cs="Times New Roman"/>
              </w:rPr>
              <w:t xml:space="preserve"> </w:t>
            </w:r>
            <w:r w:rsidR="21DAFC6E" w:rsidRPr="0184327D">
              <w:rPr>
                <w:rFonts w:eastAsia="Times New Roman" w:cs="Times New Roman"/>
              </w:rPr>
              <w:t>The method will return a Boolean verifying if a class or classes have been added or dropped</w:t>
            </w:r>
            <w:r w:rsidR="6714D98A" w:rsidRPr="078FCCC8">
              <w:rPr>
                <w:rFonts w:eastAsia="Times New Roman" w:cs="Times New Roman"/>
              </w:rPr>
              <w:t>.</w:t>
            </w:r>
          </w:p>
        </w:tc>
      </w:tr>
      <w:tr w:rsidR="3B1E422E" w14:paraId="6EBDED9C"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tcPr>
          <w:p w14:paraId="75214EB2" w14:textId="77777777" w:rsidR="00FA57DB" w:rsidRPr="005F67BA" w:rsidRDefault="00FA57DB">
            <w:pPr>
              <w:rPr>
                <w:b/>
                <w:bCs/>
              </w:rPr>
            </w:pPr>
          </w:p>
        </w:tc>
        <w:tc>
          <w:tcPr>
            <w:tcW w:w="9963" w:type="dxa"/>
          </w:tcPr>
          <w:p w14:paraId="3A25BFD2" w14:textId="2B79F5AF" w:rsidR="3B1E422E" w:rsidRDefault="3B1E422E" w:rsidP="00F15235">
            <w:pPr>
              <w:pStyle w:val="TableParagraph"/>
              <w:spacing w:after="240"/>
              <w:ind w:left="3896" w:right="3913"/>
              <w:jc w:val="center"/>
              <w:rPr>
                <w:rFonts w:eastAsia="Times New Roman" w:cs="Times New Roman"/>
              </w:rPr>
            </w:pPr>
            <w:r w:rsidRPr="73D2847C">
              <w:rPr>
                <w:rFonts w:eastAsia="Times New Roman" w:cs="Times New Roman"/>
                <w:b/>
                <w:bCs/>
              </w:rPr>
              <w:t xml:space="preserve">Method </w:t>
            </w:r>
            <w:r w:rsidR="4D6C9577" w:rsidRPr="6FD21971">
              <w:rPr>
                <w:rFonts w:eastAsia="Times New Roman" w:cs="Times New Roman"/>
                <w:b/>
                <w:bCs/>
              </w:rPr>
              <w:t>Pseudo</w:t>
            </w:r>
            <w:r w:rsidR="60BBC985" w:rsidRPr="6FD21971">
              <w:rPr>
                <w:rFonts w:eastAsia="Times New Roman" w:cs="Times New Roman"/>
                <w:b/>
                <w:bCs/>
              </w:rPr>
              <w:t>c</w:t>
            </w:r>
            <w:r w:rsidR="4D6C9577" w:rsidRPr="6FD21971">
              <w:rPr>
                <w:rFonts w:eastAsia="Times New Roman" w:cs="Times New Roman"/>
                <w:b/>
                <w:bCs/>
              </w:rPr>
              <w:t>ode</w:t>
            </w:r>
          </w:p>
        </w:tc>
      </w:tr>
      <w:tr w:rsidR="3B1E422E" w14:paraId="2010A832"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vMerge/>
          </w:tcPr>
          <w:p w14:paraId="5EA54875" w14:textId="77777777" w:rsidR="00FA57DB" w:rsidRPr="005F67BA" w:rsidRDefault="00FA57DB">
            <w:pPr>
              <w:rPr>
                <w:b/>
                <w:bCs/>
              </w:rPr>
            </w:pPr>
          </w:p>
        </w:tc>
        <w:tc>
          <w:tcPr>
            <w:tcW w:w="9963" w:type="dxa"/>
          </w:tcPr>
          <w:p w14:paraId="6AA022A5" w14:textId="0E703F18" w:rsidR="3B1E422E" w:rsidRDefault="6C631912" w:rsidP="11B68B8A">
            <w:pPr>
              <w:spacing w:before="86"/>
              <w:ind w:left="194"/>
              <w:rPr>
                <w:rFonts w:eastAsia="Times New Roman" w:cs="Times New Roman"/>
              </w:rPr>
            </w:pPr>
            <w:r w:rsidRPr="0184327D">
              <w:rPr>
                <w:rFonts w:eastAsia="Times New Roman" w:cs="Times New Roman"/>
              </w:rPr>
              <w:t xml:space="preserve">Add Drop </w:t>
            </w:r>
            <w:r w:rsidR="23CF3776" w:rsidRPr="0184327D">
              <w:rPr>
                <w:rFonts w:eastAsia="Times New Roman" w:cs="Times New Roman"/>
              </w:rPr>
              <w:t>(Add, Drop)</w:t>
            </w:r>
            <w:r w:rsidR="20AD1FBF" w:rsidRPr="66FD9EF4">
              <w:rPr>
                <w:rFonts w:eastAsia="Times New Roman" w:cs="Times New Roman"/>
              </w:rPr>
              <w:t xml:space="preserve"> </w:t>
            </w:r>
            <w:r w:rsidR="23CF3776" w:rsidRPr="0424B38F">
              <w:rPr>
                <w:rFonts w:eastAsia="Times New Roman" w:cs="Times New Roman"/>
              </w:rPr>
              <w:t>{</w:t>
            </w:r>
          </w:p>
          <w:p w14:paraId="168087B2" w14:textId="50E96DF6" w:rsidR="3B1E422E" w:rsidRDefault="487FC5F2" w:rsidP="11B68B8A">
            <w:pPr>
              <w:spacing w:before="86"/>
              <w:rPr>
                <w:rFonts w:eastAsia="Times New Roman" w:cs="Times New Roman"/>
              </w:rPr>
            </w:pPr>
            <w:r w:rsidRPr="66FD9EF4">
              <w:rPr>
                <w:rFonts w:eastAsia="Times New Roman" w:cs="Times New Roman"/>
              </w:rPr>
              <w:t>I</w:t>
            </w:r>
            <w:r w:rsidR="3659BB65" w:rsidRPr="66FD9EF4">
              <w:rPr>
                <w:rFonts w:eastAsia="Times New Roman" w:cs="Times New Roman"/>
              </w:rPr>
              <w:t>F</w:t>
            </w:r>
            <w:r w:rsidR="23CF3776" w:rsidRPr="0424B38F">
              <w:rPr>
                <w:rFonts w:eastAsia="Times New Roman" w:cs="Times New Roman"/>
              </w:rPr>
              <w:t xml:space="preserve"> Add is </w:t>
            </w:r>
            <w:r w:rsidRPr="66FD9EF4">
              <w:rPr>
                <w:rFonts w:eastAsia="Times New Roman" w:cs="Times New Roman"/>
              </w:rPr>
              <w:t>T</w:t>
            </w:r>
            <w:r w:rsidR="27AEDF25" w:rsidRPr="66FD9EF4">
              <w:rPr>
                <w:rFonts w:eastAsia="Times New Roman" w:cs="Times New Roman"/>
              </w:rPr>
              <w:t>RUE</w:t>
            </w:r>
            <w:r w:rsidR="23CF3776" w:rsidRPr="0424B38F">
              <w:rPr>
                <w:rFonts w:eastAsia="Times New Roman" w:cs="Times New Roman"/>
              </w:rPr>
              <w:t>(</w:t>
            </w:r>
          </w:p>
          <w:p w14:paraId="232A2E93" w14:textId="273E41ED" w:rsidR="3B1E422E" w:rsidRDefault="23CF3776" w:rsidP="11B68B8A">
            <w:pPr>
              <w:spacing w:before="86"/>
              <w:ind w:left="1440"/>
              <w:rPr>
                <w:rFonts w:eastAsia="Times New Roman" w:cs="Times New Roman"/>
              </w:rPr>
            </w:pPr>
            <w:r w:rsidRPr="0424B38F">
              <w:rPr>
                <w:rFonts w:eastAsia="Times New Roman" w:cs="Times New Roman"/>
              </w:rPr>
              <w:t>Add the selected class</w:t>
            </w:r>
          </w:p>
          <w:p w14:paraId="25AFC8F2" w14:textId="0D853B4E" w:rsidR="3B1E422E" w:rsidRDefault="23CF3776" w:rsidP="11B68B8A">
            <w:pPr>
              <w:spacing w:before="86"/>
              <w:rPr>
                <w:rFonts w:eastAsia="Times New Roman" w:cs="Times New Roman"/>
              </w:rPr>
            </w:pPr>
            <w:r w:rsidRPr="0424B38F">
              <w:rPr>
                <w:rFonts w:eastAsia="Times New Roman" w:cs="Times New Roman"/>
              </w:rPr>
              <w:t xml:space="preserve">) </w:t>
            </w:r>
            <w:r w:rsidR="17E0DC94" w:rsidRPr="66FD9EF4">
              <w:rPr>
                <w:rFonts w:eastAsia="Times New Roman" w:cs="Times New Roman"/>
              </w:rPr>
              <w:t>E</w:t>
            </w:r>
            <w:r w:rsidR="5A881AF2" w:rsidRPr="66FD9EF4">
              <w:rPr>
                <w:rFonts w:eastAsia="Times New Roman" w:cs="Times New Roman"/>
              </w:rPr>
              <w:t>LSE</w:t>
            </w:r>
            <w:r w:rsidR="487FC5F2" w:rsidRPr="66FD9EF4">
              <w:rPr>
                <w:rFonts w:eastAsia="Times New Roman" w:cs="Times New Roman"/>
              </w:rPr>
              <w:t xml:space="preserve"> </w:t>
            </w:r>
            <w:r w:rsidR="2F492EBC" w:rsidRPr="66FD9EF4">
              <w:rPr>
                <w:rFonts w:eastAsia="Times New Roman" w:cs="Times New Roman"/>
              </w:rPr>
              <w:t>IF</w:t>
            </w:r>
            <w:r w:rsidRPr="0424B38F">
              <w:rPr>
                <w:rFonts w:eastAsia="Times New Roman" w:cs="Times New Roman"/>
              </w:rPr>
              <w:t xml:space="preserve"> drop is </w:t>
            </w:r>
            <w:r w:rsidR="295E2865" w:rsidRPr="66FD9EF4">
              <w:rPr>
                <w:rFonts w:eastAsia="Times New Roman" w:cs="Times New Roman"/>
              </w:rPr>
              <w:t>TRUE</w:t>
            </w:r>
          </w:p>
          <w:p w14:paraId="212AA580" w14:textId="4F3CE45D" w:rsidR="3B1E422E" w:rsidRDefault="23CF3776" w:rsidP="11B68B8A">
            <w:pPr>
              <w:spacing w:before="86"/>
              <w:ind w:left="1440"/>
              <w:rPr>
                <w:rFonts w:eastAsia="Times New Roman" w:cs="Times New Roman"/>
              </w:rPr>
            </w:pPr>
            <w:r w:rsidRPr="0424B38F">
              <w:rPr>
                <w:rFonts w:eastAsia="Times New Roman" w:cs="Times New Roman"/>
              </w:rPr>
              <w:t>Then drop the selected class</w:t>
            </w:r>
          </w:p>
          <w:p w14:paraId="69F45B60" w14:textId="1C0E1979" w:rsidR="3B1E422E" w:rsidRDefault="23CF3776" w:rsidP="11B68B8A">
            <w:pPr>
              <w:spacing w:before="86"/>
              <w:ind w:left="194"/>
              <w:rPr>
                <w:rFonts w:eastAsia="Times New Roman" w:cs="Times New Roman"/>
              </w:rPr>
            </w:pPr>
            <w:r w:rsidRPr="0424B38F">
              <w:rPr>
                <w:rFonts w:eastAsia="Times New Roman" w:cs="Times New Roman"/>
              </w:rPr>
              <w:t>}</w:t>
            </w:r>
          </w:p>
        </w:tc>
      </w:tr>
      <w:tr w:rsidR="0184327D" w14:paraId="44AAE6F1"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540A4783" w14:textId="78E0382C" w:rsidR="0AD1C621" w:rsidRPr="000537E5" w:rsidRDefault="0AD1C621" w:rsidP="0184327D">
            <w:pPr>
              <w:pStyle w:val="TableParagraph"/>
              <w:jc w:val="center"/>
              <w:rPr>
                <w:rFonts w:eastAsia="Times New Roman" w:cs="Times New Roman"/>
              </w:rPr>
            </w:pPr>
            <w:r w:rsidRPr="000537E5">
              <w:rPr>
                <w:rFonts w:eastAsia="Times New Roman" w:cs="Times New Roman"/>
              </w:rPr>
              <w:t>Method</w:t>
            </w:r>
          </w:p>
        </w:tc>
        <w:tc>
          <w:tcPr>
            <w:tcW w:w="9963" w:type="dxa"/>
          </w:tcPr>
          <w:p w14:paraId="3F2D321F" w14:textId="52CA66B7" w:rsidR="0AD1C621" w:rsidRDefault="0AD1C621" w:rsidP="00F15235">
            <w:pPr>
              <w:pStyle w:val="TableParagraph"/>
              <w:spacing w:after="240"/>
              <w:ind w:left="3896" w:right="3913"/>
              <w:jc w:val="center"/>
              <w:rPr>
                <w:rFonts w:eastAsia="Times New Roman" w:cs="Times New Roman"/>
                <w:b/>
                <w:bCs/>
              </w:rPr>
            </w:pPr>
            <w:r w:rsidRPr="0424B38F">
              <w:rPr>
                <w:rFonts w:eastAsia="Times New Roman" w:cs="Times New Roman"/>
                <w:b/>
                <w:bCs/>
              </w:rPr>
              <w:t>Method Descri</w:t>
            </w:r>
            <w:r w:rsidR="2BEC7EAD" w:rsidRPr="0424B38F">
              <w:rPr>
                <w:rFonts w:eastAsia="Times New Roman" w:cs="Times New Roman"/>
                <w:b/>
                <w:bCs/>
              </w:rPr>
              <w:t>p</w:t>
            </w:r>
            <w:r w:rsidRPr="0424B38F">
              <w:rPr>
                <w:rFonts w:eastAsia="Times New Roman" w:cs="Times New Roman"/>
                <w:b/>
                <w:bCs/>
              </w:rPr>
              <w:t>tion</w:t>
            </w:r>
          </w:p>
        </w:tc>
      </w:tr>
      <w:tr w:rsidR="0184327D" w14:paraId="77FE9D68"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vMerge/>
          </w:tcPr>
          <w:p w14:paraId="156B5F82" w14:textId="77777777" w:rsidR="00C77052" w:rsidRDefault="00C77052"/>
        </w:tc>
        <w:tc>
          <w:tcPr>
            <w:tcW w:w="9963" w:type="dxa"/>
          </w:tcPr>
          <w:p w14:paraId="3D6D68E1" w14:textId="4C8CD933" w:rsidR="0184327D" w:rsidRDefault="74CE0469" w:rsidP="66FD9EF4">
            <w:pPr>
              <w:spacing w:before="86" w:after="240" w:line="259" w:lineRule="auto"/>
              <w:ind w:left="194"/>
              <w:rPr>
                <w:rFonts w:eastAsia="Times New Roman" w:cs="Times New Roman"/>
              </w:rPr>
            </w:pPr>
            <w:r w:rsidRPr="0424B38F">
              <w:rPr>
                <w:rFonts w:eastAsia="Times New Roman" w:cs="Times New Roman"/>
              </w:rPr>
              <w:t>Parameters:</w:t>
            </w:r>
            <w:r w:rsidR="416436ED" w:rsidRPr="0424B38F">
              <w:rPr>
                <w:rFonts w:eastAsia="Times New Roman" w:cs="Times New Roman"/>
              </w:rPr>
              <w:t xml:space="preserve"> Warning</w:t>
            </w:r>
          </w:p>
          <w:p w14:paraId="25EBFD4C" w14:textId="370ECCCF" w:rsidR="0184327D" w:rsidRDefault="74CE0469" w:rsidP="66FD9EF4">
            <w:pPr>
              <w:spacing w:before="86" w:after="240" w:line="259" w:lineRule="auto"/>
              <w:ind w:left="194"/>
              <w:rPr>
                <w:rFonts w:eastAsia="Times New Roman" w:cs="Times New Roman"/>
              </w:rPr>
            </w:pPr>
            <w:r w:rsidRPr="0424B38F">
              <w:rPr>
                <w:rFonts w:eastAsia="Times New Roman" w:cs="Times New Roman"/>
              </w:rPr>
              <w:t>Return:</w:t>
            </w:r>
            <w:r w:rsidR="5AC506BA" w:rsidRPr="0424B38F">
              <w:rPr>
                <w:rFonts w:eastAsia="Times New Roman" w:cs="Times New Roman"/>
              </w:rPr>
              <w:t xml:space="preserve"> String</w:t>
            </w:r>
          </w:p>
          <w:p w14:paraId="657A1EA6" w14:textId="3C199859" w:rsidR="171C07F1" w:rsidRDefault="74CE0469" w:rsidP="66FD9EF4">
            <w:pPr>
              <w:spacing w:before="86" w:after="240" w:line="259" w:lineRule="auto"/>
              <w:ind w:left="194"/>
              <w:rPr>
                <w:rFonts w:eastAsia="Times New Roman" w:cs="Times New Roman"/>
              </w:rPr>
            </w:pPr>
            <w:r w:rsidRPr="0424B38F">
              <w:rPr>
                <w:rFonts w:eastAsia="Times New Roman" w:cs="Times New Roman"/>
              </w:rPr>
              <w:lastRenderedPageBreak/>
              <w:t>Description:</w:t>
            </w:r>
            <w:r w:rsidR="32B34644" w:rsidRPr="0424B38F">
              <w:rPr>
                <w:rFonts w:eastAsia="Times New Roman" w:cs="Times New Roman"/>
              </w:rPr>
              <w:t xml:space="preserve"> The method will</w:t>
            </w:r>
            <w:r w:rsidR="4DBB6AAD" w:rsidRPr="0424B38F">
              <w:rPr>
                <w:rFonts w:eastAsia="Times New Roman" w:cs="Times New Roman"/>
              </w:rPr>
              <w:t xml:space="preserve"> return a string that will show a warning if the user has a potential issue that</w:t>
            </w:r>
            <w:r w:rsidR="00C313E7">
              <w:rPr>
                <w:rFonts w:eastAsia="Times New Roman" w:cs="Times New Roman"/>
              </w:rPr>
              <w:t xml:space="preserve"> </w:t>
            </w:r>
            <w:r w:rsidR="2AF2A748" w:rsidRPr="0424B38F">
              <w:rPr>
                <w:rFonts w:eastAsia="Times New Roman" w:cs="Times New Roman"/>
              </w:rPr>
              <w:t>must</w:t>
            </w:r>
            <w:r w:rsidR="4DBB6AAD" w:rsidRPr="0424B38F">
              <w:rPr>
                <w:rFonts w:eastAsia="Times New Roman" w:cs="Times New Roman"/>
              </w:rPr>
              <w:t xml:space="preserve"> be fixed</w:t>
            </w:r>
            <w:r w:rsidR="2C73EB95" w:rsidRPr="0424B38F">
              <w:rPr>
                <w:rFonts w:eastAsia="Times New Roman" w:cs="Times New Roman"/>
              </w:rPr>
              <w:t xml:space="preserve"> before registering for classes. </w:t>
            </w:r>
            <w:r w:rsidR="32B34644" w:rsidRPr="0424B38F">
              <w:rPr>
                <w:rFonts w:eastAsia="Times New Roman" w:cs="Times New Roman"/>
              </w:rPr>
              <w:t xml:space="preserve"> </w:t>
            </w:r>
          </w:p>
        </w:tc>
      </w:tr>
      <w:tr w:rsidR="0184327D" w14:paraId="4185EC09"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tcPr>
          <w:p w14:paraId="26881DC1" w14:textId="77777777" w:rsidR="00C77052" w:rsidRDefault="00C77052"/>
        </w:tc>
        <w:tc>
          <w:tcPr>
            <w:tcW w:w="9963" w:type="dxa"/>
          </w:tcPr>
          <w:p w14:paraId="0C2F4490" w14:textId="57F4F6FE" w:rsidR="0AD1C621" w:rsidRDefault="0AD1C621" w:rsidP="00F15235">
            <w:pPr>
              <w:pStyle w:val="TableParagraph"/>
              <w:spacing w:after="240"/>
              <w:ind w:left="3896" w:right="3913"/>
              <w:jc w:val="center"/>
              <w:rPr>
                <w:rFonts w:eastAsia="Times New Roman" w:cs="Times New Roman"/>
                <w:b/>
                <w:bCs/>
              </w:rPr>
            </w:pPr>
            <w:r w:rsidRPr="0424B38F">
              <w:rPr>
                <w:rFonts w:eastAsia="Times New Roman" w:cs="Times New Roman"/>
                <w:b/>
                <w:bCs/>
              </w:rPr>
              <w:t xml:space="preserve">Method </w:t>
            </w:r>
            <w:r w:rsidR="7F280C02" w:rsidRPr="6FD21971">
              <w:rPr>
                <w:rFonts w:eastAsia="Times New Roman" w:cs="Times New Roman"/>
                <w:b/>
                <w:bCs/>
              </w:rPr>
              <w:t>Pseudo</w:t>
            </w:r>
            <w:r w:rsidR="1844C3AC" w:rsidRPr="6FD21971">
              <w:rPr>
                <w:rFonts w:eastAsia="Times New Roman" w:cs="Times New Roman"/>
                <w:b/>
                <w:bCs/>
              </w:rPr>
              <w:t>c</w:t>
            </w:r>
            <w:r w:rsidR="7F280C02" w:rsidRPr="6FD21971">
              <w:rPr>
                <w:rFonts w:eastAsia="Times New Roman" w:cs="Times New Roman"/>
                <w:b/>
                <w:bCs/>
              </w:rPr>
              <w:t>ode</w:t>
            </w:r>
          </w:p>
        </w:tc>
      </w:tr>
      <w:tr w:rsidR="0184327D" w14:paraId="02338462"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vMerge/>
          </w:tcPr>
          <w:p w14:paraId="7AE18AA6" w14:textId="77777777" w:rsidR="00C77052" w:rsidRDefault="00C77052"/>
        </w:tc>
        <w:tc>
          <w:tcPr>
            <w:tcW w:w="9963" w:type="dxa"/>
          </w:tcPr>
          <w:p w14:paraId="6707C4DF" w14:textId="409CCC74" w:rsidR="7E066B63" w:rsidRDefault="7E066B63" w:rsidP="5E1FBFA4">
            <w:pPr>
              <w:spacing w:before="86"/>
              <w:ind w:left="194"/>
              <w:rPr>
                <w:rFonts w:eastAsia="Times New Roman" w:cs="Times New Roman"/>
              </w:rPr>
            </w:pPr>
            <w:r w:rsidRPr="0424B38F">
              <w:rPr>
                <w:rFonts w:eastAsia="Times New Roman" w:cs="Times New Roman"/>
              </w:rPr>
              <w:t>Warning (</w:t>
            </w:r>
            <w:proofErr w:type="spellStart"/>
            <w:r w:rsidRPr="0424B38F">
              <w:rPr>
                <w:rFonts w:eastAsia="Times New Roman" w:cs="Times New Roman"/>
              </w:rPr>
              <w:t>warningType</w:t>
            </w:r>
            <w:proofErr w:type="spellEnd"/>
            <w:r w:rsidRPr="0424B38F">
              <w:rPr>
                <w:rFonts w:eastAsia="Times New Roman" w:cs="Times New Roman"/>
              </w:rPr>
              <w:t>) {</w:t>
            </w:r>
          </w:p>
          <w:p w14:paraId="1500EE68" w14:textId="0325966B" w:rsidR="7E066B63" w:rsidRDefault="49700AD3" w:rsidP="5E1FBFA4">
            <w:pPr>
              <w:spacing w:before="86"/>
              <w:rPr>
                <w:rFonts w:eastAsia="Times New Roman" w:cs="Times New Roman"/>
              </w:rPr>
            </w:pPr>
            <w:r w:rsidRPr="66FD9EF4">
              <w:rPr>
                <w:rFonts w:eastAsia="Times New Roman" w:cs="Times New Roman"/>
              </w:rPr>
              <w:t>I</w:t>
            </w:r>
            <w:r w:rsidR="5C1AD28D" w:rsidRPr="66FD9EF4">
              <w:rPr>
                <w:rFonts w:eastAsia="Times New Roman" w:cs="Times New Roman"/>
              </w:rPr>
              <w:t>F</w:t>
            </w:r>
            <w:r w:rsidR="7E066B63" w:rsidRPr="0424B38F">
              <w:rPr>
                <w:rFonts w:eastAsia="Times New Roman" w:cs="Times New Roman"/>
              </w:rPr>
              <w:t xml:space="preserve"> student has warning (</w:t>
            </w:r>
          </w:p>
          <w:p w14:paraId="1E18194A" w14:textId="0F3CCE24" w:rsidR="7E066B63" w:rsidRDefault="7E066B63" w:rsidP="5E1FBFA4">
            <w:pPr>
              <w:spacing w:before="86"/>
              <w:ind w:left="1440"/>
              <w:rPr>
                <w:rFonts w:eastAsia="Times New Roman" w:cs="Times New Roman"/>
              </w:rPr>
            </w:pPr>
            <w:r w:rsidRPr="0424B38F">
              <w:rPr>
                <w:rFonts w:eastAsia="Times New Roman" w:cs="Times New Roman"/>
              </w:rPr>
              <w:t xml:space="preserve">Set </w:t>
            </w:r>
            <w:proofErr w:type="spellStart"/>
            <w:r w:rsidRPr="0424B38F">
              <w:rPr>
                <w:rFonts w:eastAsia="Times New Roman" w:cs="Times New Roman"/>
              </w:rPr>
              <w:t>warningType</w:t>
            </w:r>
            <w:proofErr w:type="spellEnd"/>
            <w:r w:rsidRPr="0424B38F">
              <w:rPr>
                <w:rFonts w:eastAsia="Times New Roman" w:cs="Times New Roman"/>
              </w:rPr>
              <w:t xml:space="preserve"> as the type of warning</w:t>
            </w:r>
          </w:p>
          <w:p w14:paraId="3282C928" w14:textId="556DCB62" w:rsidR="7E066B63" w:rsidRDefault="7E066B63" w:rsidP="5E1FBFA4">
            <w:pPr>
              <w:spacing w:before="86"/>
              <w:rPr>
                <w:rFonts w:eastAsia="Times New Roman" w:cs="Times New Roman"/>
              </w:rPr>
            </w:pPr>
            <w:r w:rsidRPr="0424B38F">
              <w:rPr>
                <w:rFonts w:eastAsia="Times New Roman" w:cs="Times New Roman"/>
              </w:rPr>
              <w:t>)</w:t>
            </w:r>
          </w:p>
          <w:p w14:paraId="35F1366F" w14:textId="6D75B1D9" w:rsidR="7E066B63" w:rsidRDefault="49700AD3" w:rsidP="5E1FBFA4">
            <w:pPr>
              <w:spacing w:before="86"/>
              <w:rPr>
                <w:rFonts w:eastAsia="Times New Roman" w:cs="Times New Roman"/>
              </w:rPr>
            </w:pPr>
            <w:r w:rsidRPr="66FD9EF4">
              <w:rPr>
                <w:rFonts w:eastAsia="Times New Roman" w:cs="Times New Roman"/>
              </w:rPr>
              <w:t>R</w:t>
            </w:r>
            <w:r w:rsidR="3FA9AED5" w:rsidRPr="66FD9EF4">
              <w:rPr>
                <w:rFonts w:eastAsia="Times New Roman" w:cs="Times New Roman"/>
              </w:rPr>
              <w:t>ETURN</w:t>
            </w:r>
            <w:r w:rsidR="7E066B63" w:rsidRPr="0424B38F">
              <w:rPr>
                <w:rFonts w:eastAsia="Times New Roman" w:cs="Times New Roman"/>
              </w:rPr>
              <w:t xml:space="preserve"> </w:t>
            </w:r>
            <w:proofErr w:type="spellStart"/>
            <w:r w:rsidR="7E066B63" w:rsidRPr="0424B38F">
              <w:rPr>
                <w:rFonts w:eastAsia="Times New Roman" w:cs="Times New Roman"/>
              </w:rPr>
              <w:t>warningType</w:t>
            </w:r>
            <w:proofErr w:type="spellEnd"/>
          </w:p>
          <w:p w14:paraId="5DCB1942" w14:textId="4BBBCB51" w:rsidR="7E066B63" w:rsidRDefault="7E066B63" w:rsidP="5E1FBFA4">
            <w:pPr>
              <w:spacing w:before="86"/>
              <w:ind w:left="194"/>
              <w:rPr>
                <w:rFonts w:eastAsia="Times New Roman" w:cs="Times New Roman"/>
              </w:rPr>
            </w:pPr>
            <w:r w:rsidRPr="0424B38F">
              <w:rPr>
                <w:rFonts w:eastAsia="Times New Roman" w:cs="Times New Roman"/>
              </w:rPr>
              <w:t>}</w:t>
            </w:r>
          </w:p>
        </w:tc>
      </w:tr>
    </w:tbl>
    <w:p w14:paraId="36BD1D29" w14:textId="47CA51C4" w:rsidR="3B1E422E" w:rsidRDefault="3B1E422E" w:rsidP="0184327D">
      <w:pPr>
        <w:ind w:left="0"/>
      </w:pPr>
    </w:p>
    <w:p w14:paraId="78A6862C" w14:textId="77777777" w:rsidR="00AC3E86" w:rsidRDefault="00AC3E86" w:rsidP="0184327D">
      <w:pPr>
        <w:ind w:left="0"/>
      </w:pPr>
    </w:p>
    <w:p w14:paraId="0101DF15" w14:textId="77777777" w:rsidR="00AC3E86" w:rsidRDefault="00AC3E86" w:rsidP="0184327D">
      <w:pPr>
        <w:ind w:left="0"/>
      </w:pPr>
    </w:p>
    <w:p w14:paraId="57E460D1" w14:textId="77777777" w:rsidR="00AC3E86" w:rsidRDefault="00AC3E86" w:rsidP="0184327D">
      <w:pPr>
        <w:ind w:left="0"/>
      </w:pPr>
    </w:p>
    <w:p w14:paraId="464B69ED" w14:textId="77777777" w:rsidR="00AC3E86" w:rsidRDefault="00AC3E86" w:rsidP="0184327D">
      <w:pPr>
        <w:ind w:left="0"/>
      </w:pPr>
    </w:p>
    <w:p w14:paraId="5082B305" w14:textId="77777777" w:rsidR="00AC3E86" w:rsidRDefault="00AC3E86" w:rsidP="0184327D">
      <w:pPr>
        <w:ind w:left="0"/>
      </w:pPr>
    </w:p>
    <w:p w14:paraId="38AB7B03" w14:textId="77777777" w:rsidR="00AC3E86" w:rsidRDefault="00AC3E86" w:rsidP="0184327D">
      <w:pPr>
        <w:ind w:left="0"/>
      </w:pPr>
    </w:p>
    <w:p w14:paraId="41F416D8" w14:textId="77777777" w:rsidR="00AC3E86" w:rsidRDefault="00AC3E86" w:rsidP="0184327D">
      <w:pPr>
        <w:ind w:left="0"/>
      </w:pPr>
    </w:p>
    <w:p w14:paraId="196E32B7" w14:textId="77777777" w:rsidR="00AC3E86" w:rsidRDefault="00AC3E86" w:rsidP="0184327D">
      <w:pPr>
        <w:ind w:left="0"/>
      </w:pPr>
    </w:p>
    <w:p w14:paraId="208C9051" w14:textId="77777777" w:rsidR="008C3BD8" w:rsidRDefault="008C3BD8" w:rsidP="0184327D">
      <w:pPr>
        <w:ind w:left="0"/>
      </w:pPr>
    </w:p>
    <w:p w14:paraId="6A04C24D" w14:textId="77777777" w:rsidR="008C3BD8" w:rsidRDefault="008C3BD8" w:rsidP="0184327D">
      <w:pPr>
        <w:ind w:left="0"/>
      </w:pPr>
    </w:p>
    <w:p w14:paraId="128A90E6" w14:textId="77777777" w:rsidR="008C3BD8" w:rsidRDefault="008C3BD8" w:rsidP="0184327D">
      <w:pPr>
        <w:ind w:left="0"/>
      </w:pPr>
    </w:p>
    <w:p w14:paraId="4831C21E" w14:textId="77777777" w:rsidR="008C3BD8" w:rsidRDefault="008C3BD8" w:rsidP="0184327D">
      <w:pPr>
        <w:ind w:left="0"/>
      </w:pPr>
    </w:p>
    <w:p w14:paraId="2F9D2E22" w14:textId="77777777" w:rsidR="008C3BD8" w:rsidRDefault="008C3BD8" w:rsidP="0184327D">
      <w:pPr>
        <w:ind w:left="0"/>
      </w:pPr>
    </w:p>
    <w:p w14:paraId="558603C8" w14:textId="77777777" w:rsidR="008C3BD8" w:rsidRDefault="008C3BD8" w:rsidP="0184327D">
      <w:pPr>
        <w:ind w:left="0"/>
      </w:pPr>
    </w:p>
    <w:p w14:paraId="26FEEDAF" w14:textId="77777777" w:rsidR="008C3BD8" w:rsidRDefault="008C3BD8" w:rsidP="0184327D">
      <w:pPr>
        <w:ind w:left="0"/>
      </w:pPr>
    </w:p>
    <w:p w14:paraId="6778FBC3" w14:textId="77777777" w:rsidR="008C3BD8" w:rsidRDefault="008C3BD8" w:rsidP="0184327D">
      <w:pPr>
        <w:ind w:left="0"/>
      </w:pPr>
    </w:p>
    <w:p w14:paraId="3E649883" w14:textId="6498CF13" w:rsidR="00026ECA" w:rsidRPr="003E6B5A" w:rsidRDefault="7D604576" w:rsidP="006837A1">
      <w:pPr>
        <w:pStyle w:val="Heading4"/>
        <w:numPr>
          <w:ilvl w:val="3"/>
          <w:numId w:val="21"/>
        </w:numPr>
        <w:spacing w:after="240"/>
        <w:ind w:left="1276" w:firstLine="0"/>
      </w:pPr>
      <w:r>
        <w:lastRenderedPageBreak/>
        <w:t>View 2</w:t>
      </w:r>
    </w:p>
    <w:tbl>
      <w:tblPr>
        <w:tblStyle w:val="Team3"/>
        <w:tblW w:w="0" w:type="auto"/>
        <w:tblLook w:val="04A0" w:firstRow="1" w:lastRow="0" w:firstColumn="1" w:lastColumn="0" w:noHBand="0" w:noVBand="1"/>
      </w:tblPr>
      <w:tblGrid>
        <w:gridCol w:w="3645"/>
        <w:gridCol w:w="9963"/>
      </w:tblGrid>
      <w:tr w:rsidR="0184327D" w14:paraId="2B6C3D71" w14:textId="77777777" w:rsidTr="004475B3">
        <w:trPr>
          <w:cnfStyle w:val="100000000000" w:firstRow="1" w:lastRow="0" w:firstColumn="0" w:lastColumn="0" w:oddVBand="0" w:evenVBand="0" w:oddHBand="0" w:evenHBand="0" w:firstRowFirstColumn="0" w:firstRowLastColumn="0" w:lastRowFirstColumn="0" w:lastRowLastColumn="0"/>
        </w:trPr>
        <w:tc>
          <w:tcPr>
            <w:tcW w:w="13608" w:type="dxa"/>
            <w:gridSpan w:val="2"/>
          </w:tcPr>
          <w:p w14:paraId="24C5D43F" w14:textId="4EF69239" w:rsidR="00130572" w:rsidRDefault="0184327D" w:rsidP="42CA82E0">
            <w:pPr>
              <w:pStyle w:val="TableParagraph"/>
              <w:spacing w:before="80" w:after="80" w:line="480" w:lineRule="auto"/>
              <w:ind w:left="3600" w:right="4108"/>
              <w:jc w:val="center"/>
              <w:rPr>
                <w:rFonts w:cs="Times New Roman"/>
                <w:b w:val="0"/>
                <w:sz w:val="28"/>
                <w:szCs w:val="28"/>
              </w:rPr>
            </w:pPr>
            <w:r w:rsidRPr="70783939">
              <w:rPr>
                <w:rFonts w:cs="Times New Roman"/>
                <w:sz w:val="28"/>
                <w:szCs w:val="28"/>
              </w:rPr>
              <w:t>Class Name: Login View</w:t>
            </w:r>
          </w:p>
        </w:tc>
      </w:tr>
      <w:tr w:rsidR="0184327D" w14:paraId="18E5F041" w14:textId="77777777" w:rsidTr="004475B3">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26F21FDF" w14:textId="18CFBB47" w:rsidR="0184327D" w:rsidRDefault="0184327D" w:rsidP="0184327D">
            <w:pPr>
              <w:pStyle w:val="TableParagraph"/>
              <w:ind w:right="774"/>
              <w:rPr>
                <w:rFonts w:eastAsia="Times New Roman" w:cs="Times New Roman"/>
              </w:rPr>
            </w:pPr>
            <w:r w:rsidRPr="0184327D">
              <w:rPr>
                <w:rFonts w:eastAsia="Times New Roman" w:cs="Times New Roman"/>
              </w:rPr>
              <w:t xml:space="preserve">Description: The login view </w:t>
            </w:r>
          </w:p>
          <w:p w14:paraId="03AB6666" w14:textId="19041CAF" w:rsidR="00130572" w:rsidRDefault="0184327D" w:rsidP="0184327D">
            <w:pPr>
              <w:spacing w:before="239"/>
              <w:ind w:left="194" w:right="647"/>
              <w:rPr>
                <w:rFonts w:eastAsia="Times New Roman" w:cs="Times New Roman"/>
              </w:rPr>
            </w:pPr>
            <w:r w:rsidRPr="0184327D">
              <w:rPr>
                <w:rFonts w:eastAsia="Times New Roman" w:cs="Times New Roman"/>
              </w:rPr>
              <w:t xml:space="preserve">The login view is the screen that the student first authenticates to. The boxes of </w:t>
            </w:r>
            <w:r w:rsidR="3C36E4B3" w:rsidRPr="0184327D">
              <w:rPr>
                <w:rFonts w:eastAsia="Times New Roman" w:cs="Times New Roman"/>
              </w:rPr>
              <w:t>username</w:t>
            </w:r>
            <w:r w:rsidRPr="0184327D">
              <w:rPr>
                <w:rFonts w:eastAsia="Times New Roman" w:cs="Times New Roman"/>
              </w:rPr>
              <w:t xml:space="preserve"> and password are presented. The password is sent to the server and validated.  The page also checks for a </w:t>
            </w:r>
            <w:r w:rsidR="01CC3B73" w:rsidRPr="0184327D">
              <w:rPr>
                <w:rFonts w:eastAsia="Times New Roman" w:cs="Times New Roman"/>
              </w:rPr>
              <w:t>two-factor</w:t>
            </w:r>
            <w:r w:rsidRPr="0184327D">
              <w:rPr>
                <w:rFonts w:eastAsia="Times New Roman" w:cs="Times New Roman"/>
              </w:rPr>
              <w:t xml:space="preserve"> authentication cookie as given by the cookie monster. If the login succeeds and the </w:t>
            </w:r>
            <w:r w:rsidR="2B7475A6" w:rsidRPr="0184327D">
              <w:rPr>
                <w:rFonts w:eastAsia="Times New Roman" w:cs="Times New Roman"/>
              </w:rPr>
              <w:t>two-factor</w:t>
            </w:r>
            <w:r w:rsidRPr="0184327D">
              <w:rPr>
                <w:rFonts w:eastAsia="Times New Roman" w:cs="Times New Roman"/>
              </w:rPr>
              <w:t xml:space="preserve"> authentication cookie is </w:t>
            </w:r>
            <w:r w:rsidR="30C50172" w:rsidRPr="0184327D">
              <w:rPr>
                <w:rFonts w:eastAsia="Times New Roman" w:cs="Times New Roman"/>
              </w:rPr>
              <w:t>present,</w:t>
            </w:r>
            <w:r w:rsidRPr="0184327D">
              <w:rPr>
                <w:rFonts w:eastAsia="Times New Roman" w:cs="Times New Roman"/>
              </w:rPr>
              <w:t xml:space="preserve"> then the Login view proceeds to the </w:t>
            </w:r>
            <w:r w:rsidR="207F9B09" w:rsidRPr="0184327D">
              <w:rPr>
                <w:rFonts w:eastAsia="Times New Roman" w:cs="Times New Roman"/>
              </w:rPr>
              <w:t>destination</w:t>
            </w:r>
            <w:r w:rsidRPr="0184327D">
              <w:rPr>
                <w:rFonts w:eastAsia="Times New Roman" w:cs="Times New Roman"/>
              </w:rPr>
              <w:t xml:space="preserve"> view.</w:t>
            </w:r>
          </w:p>
        </w:tc>
      </w:tr>
      <w:tr w:rsidR="0184327D" w14:paraId="1F59993C"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tcPr>
          <w:p w14:paraId="2E319C68" w14:textId="2F131DD1" w:rsidR="0184327D" w:rsidRPr="005F67BA" w:rsidRDefault="0184327D" w:rsidP="0034607B">
            <w:pPr>
              <w:pStyle w:val="TableParagraph"/>
              <w:spacing w:after="240"/>
              <w:ind w:left="0"/>
              <w:jc w:val="center"/>
              <w:rPr>
                <w:rFonts w:eastAsia="Times New Roman" w:cs="Times New Roman"/>
                <w:b/>
                <w:bCs/>
              </w:rPr>
            </w:pPr>
            <w:r w:rsidRPr="005F67BA">
              <w:rPr>
                <w:rFonts w:eastAsia="Times New Roman" w:cs="Times New Roman"/>
                <w:b/>
                <w:bCs/>
              </w:rPr>
              <w:t>Attributes (Fields)</w:t>
            </w:r>
          </w:p>
        </w:tc>
        <w:tc>
          <w:tcPr>
            <w:tcW w:w="9963" w:type="dxa"/>
          </w:tcPr>
          <w:p w14:paraId="1EE71AAB" w14:textId="5BD845EF" w:rsidR="0184327D" w:rsidRDefault="0184327D" w:rsidP="00F15235">
            <w:pPr>
              <w:pStyle w:val="TableParagraph"/>
              <w:spacing w:after="240"/>
              <w:ind w:left="3896" w:right="3913"/>
              <w:jc w:val="center"/>
              <w:rPr>
                <w:rFonts w:eastAsia="Times New Roman" w:cs="Times New Roman"/>
                <w:b/>
                <w:bCs/>
              </w:rPr>
            </w:pPr>
            <w:r w:rsidRPr="0184327D">
              <w:rPr>
                <w:rFonts w:eastAsia="Times New Roman" w:cs="Times New Roman"/>
                <w:b/>
                <w:bCs/>
              </w:rPr>
              <w:t>Attribute Description</w:t>
            </w:r>
          </w:p>
        </w:tc>
      </w:tr>
      <w:tr w:rsidR="0184327D" w14:paraId="14221DB1"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tcPr>
          <w:p w14:paraId="17D873DB" w14:textId="0B00028F" w:rsidR="0184327D" w:rsidRPr="000537E5" w:rsidRDefault="0184327D" w:rsidP="0034607B">
            <w:pPr>
              <w:pStyle w:val="TableParagraph"/>
              <w:spacing w:after="240"/>
              <w:ind w:left="0"/>
              <w:jc w:val="center"/>
              <w:rPr>
                <w:rFonts w:eastAsia="Times New Roman" w:cs="Times New Roman"/>
              </w:rPr>
            </w:pPr>
            <w:r w:rsidRPr="000537E5">
              <w:rPr>
                <w:rFonts w:eastAsia="Times New Roman" w:cs="Times New Roman"/>
              </w:rPr>
              <w:t>Warnings</w:t>
            </w:r>
          </w:p>
        </w:tc>
        <w:tc>
          <w:tcPr>
            <w:tcW w:w="9963" w:type="dxa"/>
          </w:tcPr>
          <w:p w14:paraId="518AB97A" w14:textId="3BA92239" w:rsidR="0184327D" w:rsidRDefault="0184327D" w:rsidP="0034607B">
            <w:pPr>
              <w:pStyle w:val="TableParagraph"/>
              <w:spacing w:before="84" w:after="240"/>
              <w:ind w:left="196"/>
              <w:rPr>
                <w:rFonts w:eastAsia="Times New Roman" w:cs="Times New Roman"/>
              </w:rPr>
            </w:pPr>
            <w:r w:rsidRPr="0184327D">
              <w:rPr>
                <w:rFonts w:eastAsia="Times New Roman" w:cs="Times New Roman"/>
              </w:rPr>
              <w:t xml:space="preserve">The user may </w:t>
            </w:r>
            <w:r w:rsidR="5C16C431" w:rsidRPr="078FCCC8">
              <w:rPr>
                <w:rFonts w:eastAsia="Times New Roman" w:cs="Times New Roman"/>
              </w:rPr>
              <w:t>receive</w:t>
            </w:r>
            <w:r w:rsidRPr="0184327D">
              <w:rPr>
                <w:rFonts w:eastAsia="Times New Roman" w:cs="Times New Roman"/>
              </w:rPr>
              <w:t xml:space="preserve"> a warning due to a bad password or </w:t>
            </w:r>
            <w:r w:rsidR="2A47D7EE" w:rsidRPr="0184327D">
              <w:rPr>
                <w:rFonts w:eastAsia="Times New Roman" w:cs="Times New Roman"/>
              </w:rPr>
              <w:t>username</w:t>
            </w:r>
            <w:r w:rsidRPr="0184327D">
              <w:rPr>
                <w:rFonts w:eastAsia="Times New Roman" w:cs="Times New Roman"/>
              </w:rPr>
              <w:t xml:space="preserve">. </w:t>
            </w:r>
            <w:r w:rsidR="617D18F1" w:rsidRPr="0184327D">
              <w:rPr>
                <w:rFonts w:eastAsia="Times New Roman" w:cs="Times New Roman"/>
              </w:rPr>
              <w:t>Also,</w:t>
            </w:r>
            <w:r w:rsidRPr="0184327D">
              <w:rPr>
                <w:rFonts w:eastAsia="Times New Roman" w:cs="Times New Roman"/>
              </w:rPr>
              <w:t xml:space="preserve"> if the </w:t>
            </w:r>
            <w:r w:rsidR="33F32839" w:rsidRPr="0184327D">
              <w:rPr>
                <w:rFonts w:eastAsia="Times New Roman" w:cs="Times New Roman"/>
              </w:rPr>
              <w:t>2-factor</w:t>
            </w:r>
            <w:r w:rsidRPr="0184327D">
              <w:rPr>
                <w:rFonts w:eastAsia="Times New Roman" w:cs="Times New Roman"/>
              </w:rPr>
              <w:t xml:space="preserve"> cookie is expired or doesn’t exist then the two</w:t>
            </w:r>
            <w:r w:rsidR="39CCD399" w:rsidRPr="078FCCC8">
              <w:rPr>
                <w:rFonts w:eastAsia="Times New Roman" w:cs="Times New Roman"/>
              </w:rPr>
              <w:t>-</w:t>
            </w:r>
            <w:r w:rsidRPr="0184327D">
              <w:rPr>
                <w:rFonts w:eastAsia="Times New Roman" w:cs="Times New Roman"/>
              </w:rPr>
              <w:t>factor auth is performed.</w:t>
            </w:r>
          </w:p>
        </w:tc>
      </w:tr>
      <w:tr w:rsidR="0184327D" w14:paraId="6FD54179"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tcPr>
          <w:p w14:paraId="515CE1D8" w14:textId="0B5DAFBF" w:rsidR="0184327D" w:rsidRPr="000537E5" w:rsidRDefault="0184327D" w:rsidP="0034607B">
            <w:pPr>
              <w:pStyle w:val="TableParagraph"/>
              <w:spacing w:after="240"/>
              <w:ind w:left="0"/>
              <w:jc w:val="center"/>
              <w:rPr>
                <w:rFonts w:eastAsia="Times New Roman" w:cs="Times New Roman"/>
              </w:rPr>
            </w:pPr>
            <w:r w:rsidRPr="000537E5">
              <w:rPr>
                <w:rFonts w:eastAsia="Times New Roman" w:cs="Times New Roman"/>
              </w:rPr>
              <w:t>Login</w:t>
            </w:r>
          </w:p>
        </w:tc>
        <w:tc>
          <w:tcPr>
            <w:tcW w:w="9963" w:type="dxa"/>
          </w:tcPr>
          <w:p w14:paraId="2791DB5E" w14:textId="6070E411" w:rsidR="0184327D" w:rsidRDefault="0184327D" w:rsidP="0034607B">
            <w:pPr>
              <w:spacing w:before="87" w:after="240"/>
              <w:ind w:left="196"/>
              <w:rPr>
                <w:rFonts w:eastAsia="Times New Roman" w:cs="Times New Roman"/>
              </w:rPr>
            </w:pPr>
            <w:r w:rsidRPr="0184327D">
              <w:rPr>
                <w:rFonts w:eastAsia="Times New Roman" w:cs="Times New Roman"/>
              </w:rPr>
              <w:t>The user i</w:t>
            </w:r>
            <w:r w:rsidR="2B058014" w:rsidRPr="0184327D">
              <w:rPr>
                <w:rFonts w:eastAsia="Times New Roman" w:cs="Times New Roman"/>
              </w:rPr>
              <w:t xml:space="preserve">s required to </w:t>
            </w:r>
            <w:r w:rsidR="4530953B" w:rsidRPr="078FCCC8">
              <w:rPr>
                <w:rFonts w:eastAsia="Times New Roman" w:cs="Times New Roman"/>
              </w:rPr>
              <w:t>log</w:t>
            </w:r>
            <w:r w:rsidR="243DC415" w:rsidRPr="078FCCC8">
              <w:rPr>
                <w:rFonts w:eastAsia="Times New Roman" w:cs="Times New Roman"/>
              </w:rPr>
              <w:t xml:space="preserve"> </w:t>
            </w:r>
            <w:r w:rsidR="4530953B" w:rsidRPr="078FCCC8">
              <w:rPr>
                <w:rFonts w:eastAsia="Times New Roman" w:cs="Times New Roman"/>
              </w:rPr>
              <w:t>in</w:t>
            </w:r>
            <w:r w:rsidR="3015F55F" w:rsidRPr="078FCCC8">
              <w:rPr>
                <w:rFonts w:eastAsia="Times New Roman" w:cs="Times New Roman"/>
              </w:rPr>
              <w:t>.</w:t>
            </w:r>
          </w:p>
        </w:tc>
      </w:tr>
      <w:tr w:rsidR="0184327D" w14:paraId="1D02083B" w14:textId="77777777" w:rsidTr="004475B3">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525926E2" w14:textId="48A19B0A" w:rsidR="0184327D" w:rsidRDefault="00C350B6" w:rsidP="00C350B6">
            <w:pPr>
              <w:spacing w:before="86" w:after="240"/>
              <w:ind w:left="194"/>
              <w:jc w:val="center"/>
              <w:rPr>
                <w:rFonts w:eastAsia="Times New Roman" w:cs="Times New Roman"/>
              </w:rPr>
            </w:pPr>
            <w:r w:rsidRPr="000537E5">
              <w:rPr>
                <w:rFonts w:eastAsia="Times New Roman" w:cs="Times New Roman"/>
                <w:b/>
                <w:bCs/>
              </w:rPr>
              <w:t>Methods (Operations)</w:t>
            </w:r>
          </w:p>
        </w:tc>
      </w:tr>
      <w:tr w:rsidR="0184327D" w14:paraId="61258448"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2A5AC241" w14:textId="6352B37A" w:rsidR="0184327D" w:rsidRPr="000537E5" w:rsidRDefault="0184327D" w:rsidP="0034607B">
            <w:pPr>
              <w:pStyle w:val="TableParagraph"/>
              <w:spacing w:after="240"/>
              <w:ind w:left="0"/>
              <w:jc w:val="center"/>
              <w:rPr>
                <w:rFonts w:eastAsia="Times New Roman" w:cs="Times New Roman"/>
              </w:rPr>
            </w:pPr>
            <w:r w:rsidRPr="000537E5">
              <w:rPr>
                <w:rFonts w:eastAsia="Times New Roman" w:cs="Times New Roman"/>
              </w:rPr>
              <w:t>Method</w:t>
            </w:r>
          </w:p>
        </w:tc>
        <w:tc>
          <w:tcPr>
            <w:tcW w:w="9963" w:type="dxa"/>
          </w:tcPr>
          <w:p w14:paraId="55EA6CEA" w14:textId="223DBC5E" w:rsidR="0184327D" w:rsidRDefault="0184327D" w:rsidP="00F15235">
            <w:pPr>
              <w:pStyle w:val="TableParagraph"/>
              <w:spacing w:after="240"/>
              <w:ind w:left="0"/>
              <w:jc w:val="center"/>
              <w:rPr>
                <w:rFonts w:eastAsia="Times New Roman" w:cs="Times New Roman"/>
              </w:rPr>
            </w:pPr>
            <w:r w:rsidRPr="0184327D">
              <w:rPr>
                <w:rFonts w:eastAsia="Times New Roman" w:cs="Times New Roman"/>
                <w:b/>
                <w:bCs/>
              </w:rPr>
              <w:t>Method Description</w:t>
            </w:r>
          </w:p>
        </w:tc>
      </w:tr>
      <w:tr w:rsidR="0184327D" w14:paraId="7DF96377" w14:textId="77777777" w:rsidTr="004475B3">
        <w:trPr>
          <w:cnfStyle w:val="000000100000" w:firstRow="0" w:lastRow="0" w:firstColumn="0" w:lastColumn="0" w:oddVBand="0" w:evenVBand="0" w:oddHBand="1" w:evenHBand="0" w:firstRowFirstColumn="0" w:firstRowLastColumn="0" w:lastRowFirstColumn="0" w:lastRowLastColumn="0"/>
          <w:trHeight w:val="2027"/>
        </w:trPr>
        <w:tc>
          <w:tcPr>
            <w:tcW w:w="3645" w:type="dxa"/>
            <w:vMerge/>
          </w:tcPr>
          <w:p w14:paraId="4FF323A8" w14:textId="77777777" w:rsidR="00C77052" w:rsidRDefault="00C77052"/>
        </w:tc>
        <w:tc>
          <w:tcPr>
            <w:tcW w:w="9963" w:type="dxa"/>
          </w:tcPr>
          <w:p w14:paraId="404D239F" w14:textId="27B61EF9" w:rsidR="0184327D" w:rsidRDefault="0184327D" w:rsidP="0184327D">
            <w:pPr>
              <w:pStyle w:val="TableParagraph"/>
              <w:rPr>
                <w:rFonts w:eastAsia="Times New Roman" w:cs="Times New Roman"/>
              </w:rPr>
            </w:pPr>
            <w:r w:rsidRPr="0184327D">
              <w:rPr>
                <w:rFonts w:eastAsia="Times New Roman" w:cs="Times New Roman"/>
              </w:rPr>
              <w:t>Parameters:</w:t>
            </w:r>
            <w:r w:rsidR="0B2B91DA" w:rsidRPr="0184327D">
              <w:rPr>
                <w:rFonts w:eastAsia="Times New Roman" w:cs="Times New Roman"/>
              </w:rPr>
              <w:t xml:space="preserve"> </w:t>
            </w:r>
            <w:r w:rsidR="606D0696" w:rsidRPr="0184327D">
              <w:rPr>
                <w:rFonts w:eastAsia="Times New Roman" w:cs="Times New Roman"/>
              </w:rPr>
              <w:t>Login</w:t>
            </w:r>
          </w:p>
          <w:p w14:paraId="7EADE6B4" w14:textId="15A355B7" w:rsidR="0184327D" w:rsidRDefault="0184327D" w:rsidP="66FD9EF4">
            <w:pPr>
              <w:pStyle w:val="TableParagraph"/>
              <w:spacing w:line="259" w:lineRule="auto"/>
              <w:rPr>
                <w:rFonts w:eastAsia="Times New Roman" w:cs="Times New Roman"/>
              </w:rPr>
            </w:pPr>
            <w:r w:rsidRPr="0184327D">
              <w:rPr>
                <w:rFonts w:eastAsia="Times New Roman" w:cs="Times New Roman"/>
              </w:rPr>
              <w:t xml:space="preserve">Return: </w:t>
            </w:r>
            <w:r w:rsidR="7654E085" w:rsidRPr="0184327D">
              <w:rPr>
                <w:rFonts w:eastAsia="Times New Roman" w:cs="Times New Roman"/>
              </w:rPr>
              <w:t>String</w:t>
            </w:r>
          </w:p>
          <w:p w14:paraId="67A71F18" w14:textId="68D22643" w:rsidR="0184327D" w:rsidRDefault="0184327D" w:rsidP="007F3D2D">
            <w:pPr>
              <w:pStyle w:val="TableParagraph"/>
              <w:spacing w:after="240"/>
              <w:rPr>
                <w:rFonts w:eastAsia="Times New Roman" w:cs="Times New Roman"/>
              </w:rPr>
            </w:pPr>
            <w:r w:rsidRPr="0184327D">
              <w:rPr>
                <w:rFonts w:eastAsia="Times New Roman" w:cs="Times New Roman"/>
              </w:rPr>
              <w:t xml:space="preserve">Description: The method will return a </w:t>
            </w:r>
            <w:r w:rsidR="14E152F9" w:rsidRPr="0184327D">
              <w:rPr>
                <w:rFonts w:eastAsia="Times New Roman" w:cs="Times New Roman"/>
              </w:rPr>
              <w:t>String</w:t>
            </w:r>
            <w:r w:rsidRPr="0184327D">
              <w:rPr>
                <w:rFonts w:eastAsia="Times New Roman" w:cs="Times New Roman"/>
              </w:rPr>
              <w:t xml:space="preserve"> verifying if </w:t>
            </w:r>
            <w:r w:rsidR="4D4B79C9" w:rsidRPr="0184327D">
              <w:rPr>
                <w:rFonts w:eastAsia="Times New Roman" w:cs="Times New Roman"/>
              </w:rPr>
              <w:t>the login is successful</w:t>
            </w:r>
            <w:r w:rsidR="7DD26DA6" w:rsidRPr="078FCCC8">
              <w:rPr>
                <w:rFonts w:eastAsia="Times New Roman" w:cs="Times New Roman"/>
              </w:rPr>
              <w:t>.</w:t>
            </w:r>
          </w:p>
        </w:tc>
      </w:tr>
      <w:tr w:rsidR="0184327D" w14:paraId="657392BC"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tcPr>
          <w:p w14:paraId="11EF8B7A" w14:textId="77777777" w:rsidR="00C77052" w:rsidRDefault="00C77052"/>
        </w:tc>
        <w:tc>
          <w:tcPr>
            <w:tcW w:w="9963" w:type="dxa"/>
          </w:tcPr>
          <w:p w14:paraId="25844AFB" w14:textId="7C2D5408" w:rsidR="0184327D" w:rsidRDefault="0184327D" w:rsidP="00F15235">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Pr="60BE0159">
              <w:rPr>
                <w:rFonts w:eastAsia="Times New Roman" w:cs="Times New Roman"/>
                <w:b/>
                <w:bCs/>
              </w:rPr>
              <w:t>Pseudo</w:t>
            </w:r>
            <w:r w:rsidR="16B052D1" w:rsidRPr="60BE0159">
              <w:rPr>
                <w:rFonts w:eastAsia="Times New Roman" w:cs="Times New Roman"/>
                <w:b/>
                <w:bCs/>
              </w:rPr>
              <w:t>c</w:t>
            </w:r>
            <w:r w:rsidRPr="60BE0159">
              <w:rPr>
                <w:rFonts w:eastAsia="Times New Roman" w:cs="Times New Roman"/>
                <w:b/>
                <w:bCs/>
              </w:rPr>
              <w:t>ode</w:t>
            </w:r>
          </w:p>
        </w:tc>
      </w:tr>
      <w:tr w:rsidR="0184327D" w14:paraId="37AE71EC"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vMerge/>
          </w:tcPr>
          <w:p w14:paraId="0FABB7F6" w14:textId="77777777" w:rsidR="00C77052" w:rsidRDefault="00C77052"/>
        </w:tc>
        <w:tc>
          <w:tcPr>
            <w:tcW w:w="9963" w:type="dxa"/>
          </w:tcPr>
          <w:p w14:paraId="0C6E02B8" w14:textId="4B686BA4" w:rsidR="3FD42951" w:rsidRDefault="3FD42951" w:rsidP="630F2888">
            <w:pPr>
              <w:spacing w:before="86"/>
              <w:ind w:left="194"/>
              <w:rPr>
                <w:rFonts w:eastAsia="Times New Roman" w:cs="Times New Roman"/>
              </w:rPr>
            </w:pPr>
            <w:r w:rsidRPr="0184327D">
              <w:rPr>
                <w:rFonts w:eastAsia="Times New Roman" w:cs="Times New Roman"/>
              </w:rPr>
              <w:t>Login(</w:t>
            </w:r>
            <w:proofErr w:type="spellStart"/>
            <w:r w:rsidRPr="0184327D">
              <w:rPr>
                <w:rFonts w:eastAsia="Times New Roman" w:cs="Times New Roman"/>
              </w:rPr>
              <w:t>userID</w:t>
            </w:r>
            <w:proofErr w:type="spellEnd"/>
            <w:r w:rsidRPr="0184327D">
              <w:rPr>
                <w:rFonts w:eastAsia="Times New Roman" w:cs="Times New Roman"/>
              </w:rPr>
              <w:t xml:space="preserve">, </w:t>
            </w:r>
            <w:proofErr w:type="spellStart"/>
            <w:r w:rsidRPr="0184327D">
              <w:rPr>
                <w:rFonts w:eastAsia="Times New Roman" w:cs="Times New Roman"/>
              </w:rPr>
              <w:t>pwd</w:t>
            </w:r>
            <w:proofErr w:type="spellEnd"/>
            <w:r w:rsidRPr="0184327D">
              <w:rPr>
                <w:rFonts w:eastAsia="Times New Roman" w:cs="Times New Roman"/>
              </w:rPr>
              <w:t>) {</w:t>
            </w:r>
          </w:p>
          <w:p w14:paraId="1A664EAA" w14:textId="67739BC0" w:rsidR="3FD42951" w:rsidRDefault="1E6775E0" w:rsidP="630F2888">
            <w:pPr>
              <w:spacing w:before="86"/>
              <w:rPr>
                <w:rFonts w:eastAsia="Times New Roman" w:cs="Times New Roman"/>
              </w:rPr>
            </w:pPr>
            <w:r w:rsidRPr="66FD9EF4">
              <w:rPr>
                <w:rFonts w:eastAsia="Times New Roman" w:cs="Times New Roman"/>
              </w:rPr>
              <w:t>I</w:t>
            </w:r>
            <w:r w:rsidR="469E3685" w:rsidRPr="66FD9EF4">
              <w:rPr>
                <w:rFonts w:eastAsia="Times New Roman" w:cs="Times New Roman"/>
              </w:rPr>
              <w:t>F</w:t>
            </w:r>
            <w:r w:rsidR="3FD42951" w:rsidRPr="0424B38F">
              <w:rPr>
                <w:rFonts w:eastAsia="Times New Roman" w:cs="Times New Roman"/>
              </w:rPr>
              <w:t xml:space="preserve"> </w:t>
            </w:r>
            <w:proofErr w:type="spellStart"/>
            <w:r w:rsidR="3FD42951" w:rsidRPr="0424B38F">
              <w:rPr>
                <w:rFonts w:eastAsia="Times New Roman" w:cs="Times New Roman"/>
              </w:rPr>
              <w:t>userID</w:t>
            </w:r>
            <w:proofErr w:type="spellEnd"/>
            <w:r w:rsidR="3FD42951" w:rsidRPr="0424B38F">
              <w:rPr>
                <w:rFonts w:eastAsia="Times New Roman" w:cs="Times New Roman"/>
              </w:rPr>
              <w:t xml:space="preserve"> == </w:t>
            </w:r>
            <w:proofErr w:type="spellStart"/>
            <w:r w:rsidR="3FD42951" w:rsidRPr="0424B38F">
              <w:rPr>
                <w:rFonts w:eastAsia="Times New Roman" w:cs="Times New Roman"/>
              </w:rPr>
              <w:t>storedUser</w:t>
            </w:r>
            <w:proofErr w:type="spellEnd"/>
            <w:r w:rsidR="3FD42951" w:rsidRPr="0424B38F">
              <w:rPr>
                <w:rFonts w:eastAsia="Times New Roman" w:cs="Times New Roman"/>
              </w:rPr>
              <w:t xml:space="preserve"> </w:t>
            </w:r>
            <w:r w:rsidR="4882A55C" w:rsidRPr="66FD9EF4">
              <w:rPr>
                <w:rFonts w:eastAsia="Times New Roman" w:cs="Times New Roman"/>
              </w:rPr>
              <w:t>AND</w:t>
            </w:r>
            <w:r w:rsidR="3FD42951" w:rsidRPr="0424B38F">
              <w:rPr>
                <w:rFonts w:eastAsia="Times New Roman" w:cs="Times New Roman"/>
              </w:rPr>
              <w:t xml:space="preserve"> Hash(</w:t>
            </w:r>
            <w:proofErr w:type="spellStart"/>
            <w:r w:rsidR="3FD42951" w:rsidRPr="0424B38F">
              <w:rPr>
                <w:rFonts w:eastAsia="Times New Roman" w:cs="Times New Roman"/>
              </w:rPr>
              <w:t>pwd</w:t>
            </w:r>
            <w:proofErr w:type="spellEnd"/>
            <w:r w:rsidR="3FD42951" w:rsidRPr="0424B38F">
              <w:rPr>
                <w:rFonts w:eastAsia="Times New Roman" w:cs="Times New Roman"/>
              </w:rPr>
              <w:t xml:space="preserve">) </w:t>
            </w:r>
            <w:r w:rsidR="759DA8D0" w:rsidRPr="0424B38F">
              <w:rPr>
                <w:rFonts w:eastAsia="Times New Roman" w:cs="Times New Roman"/>
              </w:rPr>
              <w:t xml:space="preserve">== </w:t>
            </w:r>
            <w:proofErr w:type="spellStart"/>
            <w:r w:rsidR="759DA8D0" w:rsidRPr="0424B38F">
              <w:rPr>
                <w:rFonts w:eastAsia="Times New Roman" w:cs="Times New Roman"/>
              </w:rPr>
              <w:t>storedPwdHash</w:t>
            </w:r>
            <w:proofErr w:type="spellEnd"/>
            <w:r w:rsidR="759DA8D0" w:rsidRPr="0424B38F">
              <w:rPr>
                <w:rFonts w:eastAsia="Times New Roman" w:cs="Times New Roman"/>
              </w:rPr>
              <w:t xml:space="preserve"> {</w:t>
            </w:r>
          </w:p>
          <w:p w14:paraId="0208D8C1" w14:textId="7E6B72B5" w:rsidR="759DA8D0" w:rsidRDefault="5A41FACD" w:rsidP="630F2888">
            <w:pPr>
              <w:spacing w:before="86"/>
              <w:ind w:left="1440"/>
              <w:rPr>
                <w:rFonts w:eastAsia="Times New Roman" w:cs="Times New Roman"/>
              </w:rPr>
            </w:pPr>
            <w:r w:rsidRPr="66FD9EF4">
              <w:rPr>
                <w:rFonts w:eastAsia="Times New Roman" w:cs="Times New Roman"/>
              </w:rPr>
              <w:t>RETURN</w:t>
            </w:r>
            <w:r w:rsidR="759DA8D0" w:rsidRPr="0424B38F">
              <w:rPr>
                <w:rFonts w:eastAsia="Times New Roman" w:cs="Times New Roman"/>
              </w:rPr>
              <w:t xml:space="preserve"> ‘Succeed’;</w:t>
            </w:r>
          </w:p>
          <w:p w14:paraId="58E32740" w14:textId="365A9413" w:rsidR="759DA8D0" w:rsidRDefault="6383F18D" w:rsidP="630F2888">
            <w:pPr>
              <w:spacing w:before="86"/>
              <w:rPr>
                <w:rFonts w:eastAsia="Times New Roman" w:cs="Times New Roman"/>
              </w:rPr>
            </w:pPr>
            <w:r w:rsidRPr="66FD9EF4">
              <w:rPr>
                <w:rFonts w:eastAsia="Times New Roman" w:cs="Times New Roman"/>
              </w:rPr>
              <w:t>} E</w:t>
            </w:r>
            <w:r w:rsidR="4FA3869B" w:rsidRPr="66FD9EF4">
              <w:rPr>
                <w:rFonts w:eastAsia="Times New Roman" w:cs="Times New Roman"/>
              </w:rPr>
              <w:t>LSE</w:t>
            </w:r>
            <w:r w:rsidRPr="66FD9EF4">
              <w:rPr>
                <w:rFonts w:eastAsia="Times New Roman" w:cs="Times New Roman"/>
              </w:rPr>
              <w:t xml:space="preserve"> {</w:t>
            </w:r>
          </w:p>
          <w:p w14:paraId="26CAE711" w14:textId="51D10D6D" w:rsidR="759DA8D0" w:rsidRDefault="6383F18D" w:rsidP="630F2888">
            <w:pPr>
              <w:spacing w:before="86"/>
              <w:ind w:left="1440"/>
              <w:rPr>
                <w:rFonts w:eastAsia="Times New Roman" w:cs="Times New Roman"/>
              </w:rPr>
            </w:pPr>
            <w:r w:rsidRPr="66FD9EF4">
              <w:rPr>
                <w:rFonts w:eastAsia="Times New Roman" w:cs="Times New Roman"/>
              </w:rPr>
              <w:t>R</w:t>
            </w:r>
            <w:r w:rsidR="36D19EEA" w:rsidRPr="66FD9EF4">
              <w:rPr>
                <w:rFonts w:eastAsia="Times New Roman" w:cs="Times New Roman"/>
              </w:rPr>
              <w:t>ETURN</w:t>
            </w:r>
            <w:r w:rsidR="759DA8D0" w:rsidRPr="0424B38F">
              <w:rPr>
                <w:rFonts w:eastAsia="Times New Roman" w:cs="Times New Roman"/>
              </w:rPr>
              <w:t xml:space="preserve"> ‘Login Error’</w:t>
            </w:r>
          </w:p>
          <w:p w14:paraId="2683EA84" w14:textId="6EA45069" w:rsidR="759DA8D0" w:rsidRDefault="6383F18D" w:rsidP="630F2888">
            <w:pPr>
              <w:spacing w:before="86"/>
              <w:rPr>
                <w:rFonts w:eastAsia="Times New Roman" w:cs="Times New Roman"/>
              </w:rPr>
            </w:pPr>
            <w:r w:rsidRPr="66FD9EF4">
              <w:rPr>
                <w:rFonts w:eastAsia="Times New Roman" w:cs="Times New Roman"/>
              </w:rPr>
              <w:t>}</w:t>
            </w:r>
          </w:p>
          <w:p w14:paraId="0ED62513" w14:textId="169363DE" w:rsidR="3FD42951" w:rsidRDefault="3FD42951" w:rsidP="630F2888">
            <w:pPr>
              <w:spacing w:before="86"/>
              <w:ind w:left="194"/>
              <w:rPr>
                <w:rFonts w:eastAsia="Times New Roman" w:cs="Times New Roman"/>
              </w:rPr>
            </w:pPr>
            <w:r w:rsidRPr="0424B38F">
              <w:rPr>
                <w:rFonts w:eastAsia="Times New Roman" w:cs="Times New Roman"/>
              </w:rPr>
              <w:t>}</w:t>
            </w:r>
          </w:p>
        </w:tc>
      </w:tr>
      <w:tr w:rsidR="0184327D" w14:paraId="464DFF34"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2E11FA7F" w14:textId="78E0382C" w:rsidR="0184327D" w:rsidRPr="000537E5" w:rsidRDefault="0184327D" w:rsidP="0184327D">
            <w:pPr>
              <w:pStyle w:val="TableParagraph"/>
              <w:jc w:val="center"/>
              <w:rPr>
                <w:rFonts w:eastAsia="Times New Roman" w:cs="Times New Roman"/>
              </w:rPr>
            </w:pPr>
            <w:r w:rsidRPr="000537E5">
              <w:rPr>
                <w:rFonts w:eastAsia="Times New Roman" w:cs="Times New Roman"/>
              </w:rPr>
              <w:t>Method</w:t>
            </w:r>
          </w:p>
        </w:tc>
        <w:tc>
          <w:tcPr>
            <w:tcW w:w="9963" w:type="dxa"/>
          </w:tcPr>
          <w:p w14:paraId="094E9D06" w14:textId="52CA66B7" w:rsidR="0184327D" w:rsidRDefault="0184327D" w:rsidP="00B22CB7">
            <w:pPr>
              <w:pStyle w:val="TableParagraph"/>
              <w:spacing w:after="240"/>
              <w:ind w:left="3896" w:right="3913"/>
              <w:jc w:val="center"/>
              <w:rPr>
                <w:rFonts w:eastAsia="Times New Roman" w:cs="Times New Roman"/>
                <w:b/>
                <w:bCs/>
              </w:rPr>
            </w:pPr>
            <w:r w:rsidRPr="0424B38F">
              <w:rPr>
                <w:rFonts w:eastAsia="Times New Roman" w:cs="Times New Roman"/>
                <w:b/>
                <w:bCs/>
              </w:rPr>
              <w:t>Method Description</w:t>
            </w:r>
          </w:p>
        </w:tc>
      </w:tr>
      <w:tr w:rsidR="0184327D" w14:paraId="6AF07D93"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vMerge/>
          </w:tcPr>
          <w:p w14:paraId="721097AA" w14:textId="77777777" w:rsidR="00C77052" w:rsidRDefault="00C77052"/>
        </w:tc>
        <w:tc>
          <w:tcPr>
            <w:tcW w:w="9963" w:type="dxa"/>
          </w:tcPr>
          <w:p w14:paraId="3055FB5C" w14:textId="097F26CD" w:rsidR="0184327D" w:rsidRDefault="0184327D" w:rsidP="66FD9EF4">
            <w:pPr>
              <w:pStyle w:val="TableParagraph"/>
              <w:spacing w:line="259" w:lineRule="auto"/>
              <w:rPr>
                <w:rFonts w:eastAsia="Times New Roman" w:cs="Times New Roman"/>
              </w:rPr>
            </w:pPr>
            <w:r w:rsidRPr="0424B38F">
              <w:rPr>
                <w:rFonts w:eastAsia="Times New Roman" w:cs="Times New Roman"/>
              </w:rPr>
              <w:t>Parameters:</w:t>
            </w:r>
            <w:r w:rsidR="4C58C383" w:rsidRPr="0424B38F">
              <w:rPr>
                <w:rFonts w:eastAsia="Times New Roman" w:cs="Times New Roman"/>
              </w:rPr>
              <w:t xml:space="preserve"> 2</w:t>
            </w:r>
            <w:r w:rsidR="4C58C383" w:rsidRPr="0424B38F">
              <w:rPr>
                <w:rFonts w:eastAsia="Times New Roman" w:cs="Times New Roman"/>
                <w:vertAlign w:val="superscript"/>
              </w:rPr>
              <w:t>nd</w:t>
            </w:r>
            <w:r w:rsidR="4C58C383" w:rsidRPr="0424B38F">
              <w:rPr>
                <w:rFonts w:eastAsia="Times New Roman" w:cs="Times New Roman"/>
              </w:rPr>
              <w:t xml:space="preserve"> Factor Authentication</w:t>
            </w:r>
          </w:p>
          <w:p w14:paraId="008EAD4F" w14:textId="63020E96" w:rsidR="0184327D" w:rsidRDefault="0184327D" w:rsidP="66FD9EF4">
            <w:pPr>
              <w:pStyle w:val="TableParagraph"/>
              <w:spacing w:line="259" w:lineRule="auto"/>
              <w:rPr>
                <w:rFonts w:eastAsia="Times New Roman" w:cs="Times New Roman"/>
              </w:rPr>
            </w:pPr>
            <w:r w:rsidRPr="0424B38F">
              <w:rPr>
                <w:rFonts w:eastAsia="Times New Roman" w:cs="Times New Roman"/>
              </w:rPr>
              <w:t>Return: String</w:t>
            </w:r>
          </w:p>
          <w:p w14:paraId="22FFF1E2" w14:textId="3F0B14F8" w:rsidR="0184327D" w:rsidRDefault="0184327D" w:rsidP="66FD9EF4">
            <w:pPr>
              <w:pStyle w:val="TableParagraph"/>
              <w:spacing w:line="259" w:lineRule="auto"/>
              <w:rPr>
                <w:rFonts w:eastAsia="Times New Roman" w:cs="Times New Roman"/>
              </w:rPr>
            </w:pPr>
            <w:r w:rsidRPr="0424B38F">
              <w:rPr>
                <w:rFonts w:eastAsia="Times New Roman" w:cs="Times New Roman"/>
              </w:rPr>
              <w:t xml:space="preserve">Description: The method will return a string that will show a warning if the user </w:t>
            </w:r>
            <w:r w:rsidR="08B8E1BB" w:rsidRPr="0424B38F">
              <w:rPr>
                <w:rFonts w:eastAsia="Times New Roman" w:cs="Times New Roman"/>
              </w:rPr>
              <w:t xml:space="preserve">doesn’t have a valid factor </w:t>
            </w:r>
            <w:r w:rsidR="61DF0752" w:rsidRPr="0424B38F">
              <w:rPr>
                <w:rFonts w:eastAsia="Times New Roman" w:cs="Times New Roman"/>
              </w:rPr>
              <w:t>Authentication</w:t>
            </w:r>
            <w:r w:rsidR="08B8E1BB" w:rsidRPr="0424B38F">
              <w:rPr>
                <w:rFonts w:eastAsia="Times New Roman" w:cs="Times New Roman"/>
              </w:rPr>
              <w:t xml:space="preserve"> Cookie</w:t>
            </w:r>
            <w:r w:rsidR="76FF128A" w:rsidRPr="66FD9EF4">
              <w:rPr>
                <w:rFonts w:eastAsia="Times New Roman" w:cs="Times New Roman"/>
              </w:rPr>
              <w:t>.</w:t>
            </w:r>
          </w:p>
        </w:tc>
      </w:tr>
      <w:tr w:rsidR="0184327D" w14:paraId="2E6B9AA7" w14:textId="77777777" w:rsidTr="004475B3">
        <w:trPr>
          <w:cnfStyle w:val="000000010000" w:firstRow="0" w:lastRow="0" w:firstColumn="0" w:lastColumn="0" w:oddVBand="0" w:evenVBand="0" w:oddHBand="0" w:evenHBand="1" w:firstRowFirstColumn="0" w:firstRowLastColumn="0" w:lastRowFirstColumn="0" w:lastRowLastColumn="0"/>
        </w:trPr>
        <w:tc>
          <w:tcPr>
            <w:tcW w:w="3645" w:type="dxa"/>
            <w:vMerge/>
          </w:tcPr>
          <w:p w14:paraId="7A6209E8" w14:textId="77777777" w:rsidR="00C77052" w:rsidRDefault="00C77052"/>
        </w:tc>
        <w:tc>
          <w:tcPr>
            <w:tcW w:w="9963" w:type="dxa"/>
          </w:tcPr>
          <w:p w14:paraId="00BDEBB0" w14:textId="12088FBB" w:rsidR="0184327D" w:rsidRDefault="0184327D" w:rsidP="00B22CB7">
            <w:pPr>
              <w:pStyle w:val="TableParagraph"/>
              <w:spacing w:after="240"/>
              <w:ind w:left="3896" w:right="3913"/>
              <w:jc w:val="center"/>
              <w:rPr>
                <w:rFonts w:eastAsia="Times New Roman" w:cs="Times New Roman"/>
                <w:b/>
                <w:bCs/>
              </w:rPr>
            </w:pPr>
            <w:r w:rsidRPr="0424B38F">
              <w:rPr>
                <w:rFonts w:eastAsia="Times New Roman" w:cs="Times New Roman"/>
                <w:b/>
                <w:bCs/>
              </w:rPr>
              <w:t xml:space="preserve">Method </w:t>
            </w:r>
            <w:r w:rsidRPr="60BE0159">
              <w:rPr>
                <w:rFonts w:eastAsia="Times New Roman" w:cs="Times New Roman"/>
                <w:b/>
                <w:bCs/>
              </w:rPr>
              <w:t>Pseudo</w:t>
            </w:r>
            <w:r w:rsidR="5153C4B0" w:rsidRPr="60BE0159">
              <w:rPr>
                <w:rFonts w:eastAsia="Times New Roman" w:cs="Times New Roman"/>
                <w:b/>
                <w:bCs/>
              </w:rPr>
              <w:t>c</w:t>
            </w:r>
            <w:r w:rsidRPr="60BE0159">
              <w:rPr>
                <w:rFonts w:eastAsia="Times New Roman" w:cs="Times New Roman"/>
                <w:b/>
                <w:bCs/>
              </w:rPr>
              <w:t>ode</w:t>
            </w:r>
          </w:p>
        </w:tc>
      </w:tr>
      <w:tr w:rsidR="0184327D" w14:paraId="43140941" w14:textId="77777777" w:rsidTr="004475B3">
        <w:trPr>
          <w:cnfStyle w:val="000000100000" w:firstRow="0" w:lastRow="0" w:firstColumn="0" w:lastColumn="0" w:oddVBand="0" w:evenVBand="0" w:oddHBand="1" w:evenHBand="0" w:firstRowFirstColumn="0" w:firstRowLastColumn="0" w:lastRowFirstColumn="0" w:lastRowLastColumn="0"/>
        </w:trPr>
        <w:tc>
          <w:tcPr>
            <w:tcW w:w="3645" w:type="dxa"/>
            <w:vMerge/>
          </w:tcPr>
          <w:p w14:paraId="5EBC6BEA" w14:textId="77777777" w:rsidR="00C77052" w:rsidRDefault="00C77052"/>
        </w:tc>
        <w:tc>
          <w:tcPr>
            <w:tcW w:w="9963" w:type="dxa"/>
          </w:tcPr>
          <w:p w14:paraId="22AFF302" w14:textId="0064B24E" w:rsidR="7E6B8EBE" w:rsidRDefault="1DD6E530" w:rsidP="00C350B6">
            <w:pPr>
              <w:ind w:left="194"/>
              <w:rPr>
                <w:rFonts w:eastAsia="Times New Roman" w:cs="Times New Roman"/>
              </w:rPr>
            </w:pPr>
            <w:proofErr w:type="spellStart"/>
            <w:r w:rsidRPr="0424B38F">
              <w:rPr>
                <w:rFonts w:eastAsia="Times New Roman" w:cs="Times New Roman"/>
              </w:rPr>
              <w:t>Two</w:t>
            </w:r>
            <w:r w:rsidR="7E6B8EBE" w:rsidRPr="0424B38F">
              <w:rPr>
                <w:rFonts w:eastAsia="Times New Roman" w:cs="Times New Roman"/>
              </w:rPr>
              <w:t>FactorAuth</w:t>
            </w:r>
            <w:proofErr w:type="spellEnd"/>
            <w:r w:rsidR="7E6B8EBE" w:rsidRPr="0424B38F">
              <w:rPr>
                <w:rFonts w:eastAsia="Times New Roman" w:cs="Times New Roman"/>
              </w:rPr>
              <w:t>(cookie</w:t>
            </w:r>
            <w:r w:rsidR="6E44E5F2" w:rsidRPr="66FD9EF4">
              <w:rPr>
                <w:rFonts w:eastAsia="Times New Roman" w:cs="Times New Roman"/>
              </w:rPr>
              <w:t>)</w:t>
            </w:r>
            <w:r w:rsidR="05AED07A" w:rsidRPr="66FD9EF4">
              <w:rPr>
                <w:rFonts w:eastAsia="Times New Roman" w:cs="Times New Roman"/>
              </w:rPr>
              <w:t xml:space="preserve"> </w:t>
            </w:r>
            <w:r w:rsidR="6E44E5F2" w:rsidRPr="66FD9EF4">
              <w:rPr>
                <w:rFonts w:eastAsia="Times New Roman" w:cs="Times New Roman"/>
              </w:rPr>
              <w:t>{</w:t>
            </w:r>
          </w:p>
          <w:p w14:paraId="2C2ABC53" w14:textId="49024794" w:rsidR="7E6B8EBE" w:rsidRDefault="6E44E5F2" w:rsidP="00C350B6">
            <w:pPr>
              <w:rPr>
                <w:rFonts w:eastAsia="Times New Roman" w:cs="Times New Roman"/>
              </w:rPr>
            </w:pPr>
            <w:r w:rsidRPr="66FD9EF4">
              <w:rPr>
                <w:rFonts w:eastAsia="Times New Roman" w:cs="Times New Roman"/>
              </w:rPr>
              <w:t>I</w:t>
            </w:r>
            <w:r w:rsidR="499A0A02" w:rsidRPr="66FD9EF4">
              <w:rPr>
                <w:rFonts w:eastAsia="Times New Roman" w:cs="Times New Roman"/>
              </w:rPr>
              <w:t>F</w:t>
            </w:r>
            <w:r w:rsidR="7E6B8EBE" w:rsidRPr="0424B38F">
              <w:rPr>
                <w:rFonts w:eastAsia="Times New Roman" w:cs="Times New Roman"/>
              </w:rPr>
              <w:t xml:space="preserve"> </w:t>
            </w:r>
            <w:proofErr w:type="spellStart"/>
            <w:r w:rsidR="7E6B8EBE" w:rsidRPr="0424B38F">
              <w:rPr>
                <w:rFonts w:eastAsia="Times New Roman" w:cs="Times New Roman"/>
              </w:rPr>
              <w:t>ValidateC</w:t>
            </w:r>
            <w:r w:rsidR="16D6F91E" w:rsidRPr="0424B38F">
              <w:rPr>
                <w:rFonts w:eastAsia="Times New Roman" w:cs="Times New Roman"/>
              </w:rPr>
              <w:t>ookieByCookieMonster</w:t>
            </w:r>
            <w:proofErr w:type="spellEnd"/>
            <w:r w:rsidR="16D6F91E" w:rsidRPr="0424B38F">
              <w:rPr>
                <w:rFonts w:eastAsia="Times New Roman" w:cs="Times New Roman"/>
              </w:rPr>
              <w:t>(cookie) == Valid {</w:t>
            </w:r>
          </w:p>
          <w:p w14:paraId="5E096473" w14:textId="033341CF" w:rsidR="16D6F91E" w:rsidRDefault="62AC9CB8" w:rsidP="00C350B6">
            <w:pPr>
              <w:ind w:left="1440"/>
              <w:rPr>
                <w:rFonts w:eastAsia="Times New Roman" w:cs="Times New Roman"/>
              </w:rPr>
            </w:pPr>
            <w:r w:rsidRPr="66FD9EF4">
              <w:rPr>
                <w:rFonts w:eastAsia="Times New Roman" w:cs="Times New Roman"/>
              </w:rPr>
              <w:t>R</w:t>
            </w:r>
            <w:r w:rsidR="55C49892" w:rsidRPr="66FD9EF4">
              <w:rPr>
                <w:rFonts w:eastAsia="Times New Roman" w:cs="Times New Roman"/>
              </w:rPr>
              <w:t>ETURN</w:t>
            </w:r>
            <w:r w:rsidR="16D6F91E" w:rsidRPr="0424B38F">
              <w:rPr>
                <w:rFonts w:eastAsia="Times New Roman" w:cs="Times New Roman"/>
              </w:rPr>
              <w:t xml:space="preserve"> ‘Valid Cookie’;</w:t>
            </w:r>
          </w:p>
          <w:p w14:paraId="6D3804DA" w14:textId="7DE423FC" w:rsidR="16D6F91E" w:rsidRDefault="62AC9CB8" w:rsidP="00C350B6">
            <w:pPr>
              <w:rPr>
                <w:rFonts w:eastAsia="Times New Roman" w:cs="Times New Roman"/>
              </w:rPr>
            </w:pPr>
            <w:r w:rsidRPr="66FD9EF4">
              <w:rPr>
                <w:rFonts w:eastAsia="Times New Roman" w:cs="Times New Roman"/>
              </w:rPr>
              <w:t>}</w:t>
            </w:r>
            <w:r w:rsidR="4BE85F24" w:rsidRPr="66FD9EF4">
              <w:rPr>
                <w:rFonts w:eastAsia="Times New Roman" w:cs="Times New Roman"/>
              </w:rPr>
              <w:t xml:space="preserve"> </w:t>
            </w:r>
            <w:r w:rsidRPr="66FD9EF4">
              <w:rPr>
                <w:rFonts w:eastAsia="Times New Roman" w:cs="Times New Roman"/>
              </w:rPr>
              <w:t>E</w:t>
            </w:r>
            <w:r w:rsidR="5FEE012B" w:rsidRPr="66FD9EF4">
              <w:rPr>
                <w:rFonts w:eastAsia="Times New Roman" w:cs="Times New Roman"/>
              </w:rPr>
              <w:t>LSE</w:t>
            </w:r>
            <w:r w:rsidRPr="66FD9EF4">
              <w:rPr>
                <w:rFonts w:eastAsia="Times New Roman" w:cs="Times New Roman"/>
              </w:rPr>
              <w:t xml:space="preserve"> {</w:t>
            </w:r>
          </w:p>
          <w:p w14:paraId="5F915228" w14:textId="6425F593" w:rsidR="16D6F91E" w:rsidRDefault="62AC9CB8" w:rsidP="00C350B6">
            <w:pPr>
              <w:ind w:left="1440"/>
              <w:rPr>
                <w:rFonts w:eastAsia="Times New Roman" w:cs="Times New Roman"/>
              </w:rPr>
            </w:pPr>
            <w:r w:rsidRPr="66FD9EF4">
              <w:rPr>
                <w:rFonts w:eastAsia="Times New Roman" w:cs="Times New Roman"/>
              </w:rPr>
              <w:t>R</w:t>
            </w:r>
            <w:r w:rsidR="7D292B21" w:rsidRPr="66FD9EF4">
              <w:rPr>
                <w:rFonts w:eastAsia="Times New Roman" w:cs="Times New Roman"/>
              </w:rPr>
              <w:t>ETURN</w:t>
            </w:r>
            <w:r w:rsidR="16D6F91E" w:rsidRPr="0424B38F">
              <w:rPr>
                <w:rFonts w:eastAsia="Times New Roman" w:cs="Times New Roman"/>
              </w:rPr>
              <w:t xml:space="preserve"> ‘Cookie error’;</w:t>
            </w:r>
          </w:p>
          <w:p w14:paraId="20DDAFC0" w14:textId="4692661F" w:rsidR="16D6F91E" w:rsidRDefault="62AC9CB8" w:rsidP="00C350B6">
            <w:pPr>
              <w:rPr>
                <w:rFonts w:eastAsia="Times New Roman" w:cs="Times New Roman"/>
              </w:rPr>
            </w:pPr>
            <w:r w:rsidRPr="66FD9EF4">
              <w:rPr>
                <w:rFonts w:eastAsia="Times New Roman" w:cs="Times New Roman"/>
              </w:rPr>
              <w:t>}</w:t>
            </w:r>
          </w:p>
          <w:p w14:paraId="77E5729D" w14:textId="3C7BD11D" w:rsidR="16D6F91E" w:rsidRDefault="16D6F91E" w:rsidP="00C350B6">
            <w:pPr>
              <w:ind w:left="194"/>
              <w:rPr>
                <w:rFonts w:eastAsia="Times New Roman" w:cs="Times New Roman"/>
              </w:rPr>
            </w:pPr>
            <w:r w:rsidRPr="0424B38F">
              <w:rPr>
                <w:rFonts w:eastAsia="Times New Roman" w:cs="Times New Roman"/>
              </w:rPr>
              <w:t>}</w:t>
            </w:r>
          </w:p>
        </w:tc>
      </w:tr>
    </w:tbl>
    <w:p w14:paraId="7852B75E" w14:textId="5B9CC904" w:rsidR="00026ECA" w:rsidRPr="003E6B5A" w:rsidRDefault="00026ECA" w:rsidP="0184327D"/>
    <w:p w14:paraId="5B066BF8" w14:textId="21AC7F8F" w:rsidR="00026ECA" w:rsidRPr="003E6B5A" w:rsidRDefault="00026ECA" w:rsidP="0184327D">
      <w:pPr>
        <w:ind w:left="0"/>
      </w:pPr>
    </w:p>
    <w:p w14:paraId="7D11D972" w14:textId="2FD987D6" w:rsidR="00026ECA" w:rsidRPr="003E6B5A" w:rsidRDefault="00026ECA" w:rsidP="0184327D">
      <w:pPr>
        <w:rPr>
          <w:rFonts w:cs="Times New Roman"/>
        </w:rPr>
      </w:pPr>
    </w:p>
    <w:p w14:paraId="1A8CF5CC" w14:textId="657533DF" w:rsidR="00026ECA" w:rsidRPr="003E6B5A" w:rsidRDefault="0C9617D0" w:rsidP="00814264">
      <w:pPr>
        <w:pStyle w:val="Heading4"/>
        <w:numPr>
          <w:ilvl w:val="3"/>
          <w:numId w:val="21"/>
        </w:numPr>
        <w:spacing w:before="3" w:after="240"/>
        <w:ind w:left="1276" w:firstLine="0"/>
      </w:pPr>
      <w:r>
        <w:t>View 3</w:t>
      </w:r>
    </w:p>
    <w:tbl>
      <w:tblPr>
        <w:tblStyle w:val="Team3"/>
        <w:tblW w:w="0" w:type="auto"/>
        <w:tblLook w:val="04A0" w:firstRow="1" w:lastRow="0" w:firstColumn="1" w:lastColumn="0" w:noHBand="0" w:noVBand="1"/>
      </w:tblPr>
      <w:tblGrid>
        <w:gridCol w:w="3645"/>
        <w:gridCol w:w="9963"/>
      </w:tblGrid>
      <w:tr w:rsidR="0184327D" w14:paraId="16CAD0AA" w14:textId="77777777" w:rsidTr="39A48FA3">
        <w:trPr>
          <w:cnfStyle w:val="100000000000" w:firstRow="1" w:lastRow="0" w:firstColumn="0" w:lastColumn="0" w:oddVBand="0" w:evenVBand="0" w:oddHBand="0" w:evenHBand="0" w:firstRowFirstColumn="0" w:firstRowLastColumn="0" w:lastRowFirstColumn="0" w:lastRowLastColumn="0"/>
        </w:trPr>
        <w:tc>
          <w:tcPr>
            <w:tcW w:w="13608" w:type="dxa"/>
            <w:gridSpan w:val="2"/>
          </w:tcPr>
          <w:p w14:paraId="0F22A343" w14:textId="634C3901" w:rsidR="00B22CB7" w:rsidRDefault="0184327D" w:rsidP="2EEA3F96">
            <w:pPr>
              <w:pStyle w:val="TableParagraph"/>
              <w:spacing w:before="80" w:after="80" w:line="480" w:lineRule="auto"/>
              <w:ind w:left="4122" w:right="4108"/>
              <w:jc w:val="center"/>
              <w:rPr>
                <w:rFonts w:cs="Times New Roman"/>
                <w:b w:val="0"/>
                <w:sz w:val="28"/>
                <w:szCs w:val="28"/>
              </w:rPr>
            </w:pPr>
            <w:r w:rsidRPr="00B22CB7">
              <w:rPr>
                <w:rFonts w:cs="Times New Roman"/>
                <w:sz w:val="28"/>
                <w:szCs w:val="24"/>
              </w:rPr>
              <w:t xml:space="preserve">Class Name: </w:t>
            </w:r>
            <w:r w:rsidR="757496F5" w:rsidRPr="00B22CB7">
              <w:rPr>
                <w:rFonts w:cs="Times New Roman"/>
                <w:sz w:val="28"/>
                <w:szCs w:val="24"/>
              </w:rPr>
              <w:t>Course</w:t>
            </w:r>
            <w:r w:rsidRPr="00B22CB7">
              <w:rPr>
                <w:rFonts w:cs="Times New Roman"/>
                <w:sz w:val="28"/>
                <w:szCs w:val="24"/>
              </w:rPr>
              <w:t xml:space="preserve"> View</w:t>
            </w:r>
          </w:p>
        </w:tc>
      </w:tr>
      <w:tr w:rsidR="0184327D" w14:paraId="4A42D863" w14:textId="77777777" w:rsidTr="39A48FA3">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772124F5" w14:textId="6A31D4BE" w:rsidR="0184327D" w:rsidRDefault="0184327D" w:rsidP="0184327D">
            <w:pPr>
              <w:pStyle w:val="TableParagraph"/>
              <w:ind w:right="774"/>
              <w:rPr>
                <w:rFonts w:eastAsia="Times New Roman" w:cs="Times New Roman"/>
              </w:rPr>
            </w:pPr>
            <w:r w:rsidRPr="0184327D">
              <w:rPr>
                <w:rFonts w:eastAsia="Times New Roman" w:cs="Times New Roman"/>
              </w:rPr>
              <w:t xml:space="preserve">Description: The </w:t>
            </w:r>
            <w:r w:rsidR="4BE862C9" w:rsidRPr="0184327D">
              <w:rPr>
                <w:rFonts w:eastAsia="Times New Roman" w:cs="Times New Roman"/>
              </w:rPr>
              <w:t>course</w:t>
            </w:r>
            <w:r w:rsidRPr="0184327D">
              <w:rPr>
                <w:rFonts w:eastAsia="Times New Roman" w:cs="Times New Roman"/>
              </w:rPr>
              <w:t xml:space="preserve"> view </w:t>
            </w:r>
          </w:p>
          <w:p w14:paraId="27482725" w14:textId="504C5D75" w:rsidR="00BA3B8F" w:rsidRDefault="0184327D" w:rsidP="0184327D">
            <w:pPr>
              <w:spacing w:before="239"/>
              <w:ind w:left="194" w:right="647"/>
              <w:rPr>
                <w:rFonts w:eastAsia="Times New Roman" w:cs="Times New Roman"/>
              </w:rPr>
            </w:pPr>
            <w:r w:rsidRPr="0184327D">
              <w:rPr>
                <w:rFonts w:eastAsia="Times New Roman" w:cs="Times New Roman"/>
              </w:rPr>
              <w:t xml:space="preserve">The </w:t>
            </w:r>
            <w:r w:rsidR="48C1569D" w:rsidRPr="0184327D">
              <w:rPr>
                <w:rFonts w:eastAsia="Times New Roman" w:cs="Times New Roman"/>
              </w:rPr>
              <w:t>course</w:t>
            </w:r>
            <w:r w:rsidRPr="0184327D">
              <w:rPr>
                <w:rFonts w:eastAsia="Times New Roman" w:cs="Times New Roman"/>
              </w:rPr>
              <w:t xml:space="preserve"> view </w:t>
            </w:r>
            <w:r w:rsidR="47E9D43A" w:rsidRPr="0184327D">
              <w:rPr>
                <w:rFonts w:eastAsia="Times New Roman" w:cs="Times New Roman"/>
              </w:rPr>
              <w:t>presents all the information about a class to the user. This information includes id, name, course description, teacher, code, availability</w:t>
            </w:r>
            <w:r w:rsidR="6294B355" w:rsidRPr="078FCCC8">
              <w:rPr>
                <w:rFonts w:eastAsia="Times New Roman" w:cs="Times New Roman"/>
              </w:rPr>
              <w:t>,</w:t>
            </w:r>
            <w:r w:rsidR="47E9D43A" w:rsidRPr="0184327D">
              <w:rPr>
                <w:rFonts w:eastAsia="Times New Roman" w:cs="Times New Roman"/>
              </w:rPr>
              <w:t xml:space="preserve"> and prerequisite courses. This information should bring from the </w:t>
            </w:r>
            <w:r w:rsidR="2574A0E4" w:rsidRPr="0184327D">
              <w:rPr>
                <w:rFonts w:eastAsia="Times New Roman" w:cs="Times New Roman"/>
              </w:rPr>
              <w:t>API</w:t>
            </w:r>
            <w:r w:rsidR="47E9D43A" w:rsidRPr="0184327D">
              <w:rPr>
                <w:rFonts w:eastAsia="Times New Roman" w:cs="Times New Roman"/>
              </w:rPr>
              <w:t xml:space="preserve">. </w:t>
            </w:r>
            <w:r w:rsidR="5660C254" w:rsidRPr="0184327D">
              <w:rPr>
                <w:rFonts w:eastAsia="Times New Roman" w:cs="Times New Roman"/>
              </w:rPr>
              <w:t>Also</w:t>
            </w:r>
            <w:r w:rsidR="1D4626B3" w:rsidRPr="0184327D">
              <w:rPr>
                <w:rFonts w:eastAsia="Times New Roman" w:cs="Times New Roman"/>
              </w:rPr>
              <w:t>,</w:t>
            </w:r>
            <w:r w:rsidR="47E9D43A" w:rsidRPr="0184327D">
              <w:rPr>
                <w:rFonts w:eastAsia="Times New Roman" w:cs="Times New Roman"/>
              </w:rPr>
              <w:t xml:space="preserve"> this view provides the option to register f</w:t>
            </w:r>
            <w:r w:rsidR="450B48DC" w:rsidRPr="0184327D">
              <w:rPr>
                <w:rFonts w:eastAsia="Times New Roman" w:cs="Times New Roman"/>
              </w:rPr>
              <w:t>or a class</w:t>
            </w:r>
            <w:r w:rsidR="56AF1E5E" w:rsidRPr="0184327D">
              <w:rPr>
                <w:rFonts w:eastAsia="Times New Roman" w:cs="Times New Roman"/>
              </w:rPr>
              <w:t>.</w:t>
            </w:r>
          </w:p>
        </w:tc>
      </w:tr>
      <w:tr w:rsidR="0184327D" w14:paraId="3365E0CF"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tcPr>
          <w:p w14:paraId="0FF64FB6" w14:textId="2F131DD1" w:rsidR="0184327D" w:rsidRPr="00814264" w:rsidRDefault="0184327D" w:rsidP="00981383">
            <w:pPr>
              <w:pStyle w:val="TableParagraph"/>
              <w:spacing w:after="240"/>
              <w:ind w:left="0"/>
              <w:jc w:val="center"/>
              <w:rPr>
                <w:rFonts w:eastAsia="Times New Roman" w:cs="Times New Roman"/>
                <w:b/>
                <w:bCs/>
              </w:rPr>
            </w:pPr>
            <w:r w:rsidRPr="00814264">
              <w:rPr>
                <w:rFonts w:eastAsia="Times New Roman" w:cs="Times New Roman"/>
                <w:b/>
                <w:bCs/>
              </w:rPr>
              <w:t>Attributes (Fields)</w:t>
            </w:r>
          </w:p>
        </w:tc>
        <w:tc>
          <w:tcPr>
            <w:tcW w:w="9963" w:type="dxa"/>
          </w:tcPr>
          <w:p w14:paraId="50AF2B69" w14:textId="733F969E" w:rsidR="0184327D" w:rsidRDefault="0184327D" w:rsidP="00814264">
            <w:pPr>
              <w:pStyle w:val="TableParagraph"/>
              <w:spacing w:after="240"/>
              <w:ind w:left="3896" w:right="3913"/>
              <w:jc w:val="center"/>
              <w:rPr>
                <w:rFonts w:eastAsia="Times New Roman" w:cs="Times New Roman"/>
                <w:b/>
                <w:bCs/>
              </w:rPr>
            </w:pPr>
            <w:r w:rsidRPr="0184327D">
              <w:rPr>
                <w:rFonts w:eastAsia="Times New Roman" w:cs="Times New Roman"/>
                <w:b/>
                <w:bCs/>
              </w:rPr>
              <w:t>Attribute Description</w:t>
            </w:r>
          </w:p>
        </w:tc>
      </w:tr>
      <w:tr w:rsidR="0184327D" w14:paraId="274A7C0D"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tcPr>
          <w:p w14:paraId="14181AE4" w14:textId="309CF9EC" w:rsidR="452F3CE0" w:rsidRPr="000537E5" w:rsidRDefault="452F3CE0" w:rsidP="66FD9EF4">
            <w:pPr>
              <w:pStyle w:val="TableParagraph"/>
              <w:spacing w:after="240" w:line="259" w:lineRule="auto"/>
              <w:ind w:left="0"/>
              <w:jc w:val="center"/>
              <w:rPr>
                <w:rFonts w:eastAsia="Times New Roman" w:cs="Times New Roman"/>
              </w:rPr>
            </w:pPr>
            <w:r w:rsidRPr="000537E5">
              <w:rPr>
                <w:rFonts w:eastAsia="Times New Roman" w:cs="Times New Roman"/>
              </w:rPr>
              <w:t>Course Id</w:t>
            </w:r>
          </w:p>
        </w:tc>
        <w:tc>
          <w:tcPr>
            <w:tcW w:w="9963" w:type="dxa"/>
          </w:tcPr>
          <w:p w14:paraId="70195F6A" w14:textId="2981BC83" w:rsidR="4A799D48" w:rsidRDefault="4A799D48" w:rsidP="66FD9EF4">
            <w:pPr>
              <w:pStyle w:val="TableParagraph"/>
              <w:spacing w:line="259" w:lineRule="auto"/>
              <w:rPr>
                <w:rFonts w:eastAsia="Times New Roman" w:cs="Times New Roman"/>
              </w:rPr>
            </w:pPr>
            <w:r w:rsidRPr="0184327D">
              <w:rPr>
                <w:rFonts w:eastAsia="Times New Roman" w:cs="Times New Roman"/>
              </w:rPr>
              <w:t>Course Identification (unique</w:t>
            </w:r>
            <w:r w:rsidR="3406638A" w:rsidRPr="078FCCC8">
              <w:rPr>
                <w:rFonts w:eastAsia="Times New Roman" w:cs="Times New Roman"/>
              </w:rPr>
              <w:t>)</w:t>
            </w:r>
            <w:r w:rsidR="6A6AB2DD" w:rsidRPr="078FCCC8">
              <w:rPr>
                <w:rFonts w:eastAsia="Times New Roman" w:cs="Times New Roman"/>
              </w:rPr>
              <w:t>.</w:t>
            </w:r>
          </w:p>
        </w:tc>
      </w:tr>
      <w:tr w:rsidR="0184327D" w14:paraId="2A71D736"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tcPr>
          <w:p w14:paraId="0AE749C1" w14:textId="6D100CCE" w:rsidR="33AD2E60" w:rsidRPr="000537E5" w:rsidRDefault="33AD2E60" w:rsidP="66FD9EF4">
            <w:pPr>
              <w:pStyle w:val="TableParagraph"/>
              <w:spacing w:after="240" w:line="259" w:lineRule="auto"/>
              <w:ind w:left="0"/>
              <w:jc w:val="center"/>
              <w:rPr>
                <w:rFonts w:eastAsia="Times New Roman" w:cs="Times New Roman"/>
              </w:rPr>
            </w:pPr>
            <w:r w:rsidRPr="000537E5">
              <w:rPr>
                <w:rFonts w:eastAsia="Times New Roman" w:cs="Times New Roman"/>
              </w:rPr>
              <w:t>Course Name</w:t>
            </w:r>
          </w:p>
        </w:tc>
        <w:tc>
          <w:tcPr>
            <w:tcW w:w="9963" w:type="dxa"/>
          </w:tcPr>
          <w:p w14:paraId="129EEDC5" w14:textId="1929C6DA" w:rsidR="3782ABA4" w:rsidRDefault="3782ABA4" w:rsidP="66FD9EF4">
            <w:pPr>
              <w:pStyle w:val="TableParagraph"/>
              <w:spacing w:line="259" w:lineRule="auto"/>
              <w:rPr>
                <w:rFonts w:eastAsia="Times New Roman" w:cs="Times New Roman"/>
              </w:rPr>
            </w:pPr>
            <w:r w:rsidRPr="0184327D">
              <w:rPr>
                <w:rFonts w:eastAsia="Times New Roman" w:cs="Times New Roman"/>
              </w:rPr>
              <w:t>Name of the course</w:t>
            </w:r>
            <w:r w:rsidR="2C3EC5D9" w:rsidRPr="078FCCC8">
              <w:rPr>
                <w:rFonts w:eastAsia="Times New Roman" w:cs="Times New Roman"/>
              </w:rPr>
              <w:t>.</w:t>
            </w:r>
          </w:p>
        </w:tc>
      </w:tr>
      <w:tr w:rsidR="0184327D" w14:paraId="1805B6EB"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tcPr>
          <w:p w14:paraId="5C878B3B" w14:textId="3A72FED3" w:rsidR="0E6D3C05" w:rsidRPr="000537E5" w:rsidRDefault="0E6D3C05" w:rsidP="66FD9EF4">
            <w:pPr>
              <w:pStyle w:val="TableParagraph"/>
              <w:spacing w:after="240" w:line="259" w:lineRule="auto"/>
              <w:ind w:left="0"/>
              <w:jc w:val="center"/>
              <w:rPr>
                <w:rFonts w:eastAsia="Times New Roman" w:cs="Times New Roman"/>
              </w:rPr>
            </w:pPr>
            <w:r w:rsidRPr="000537E5">
              <w:rPr>
                <w:rFonts w:eastAsia="Times New Roman" w:cs="Times New Roman"/>
              </w:rPr>
              <w:t>Course Description</w:t>
            </w:r>
          </w:p>
        </w:tc>
        <w:tc>
          <w:tcPr>
            <w:tcW w:w="9963" w:type="dxa"/>
          </w:tcPr>
          <w:p w14:paraId="155D080E" w14:textId="70FFE1B1" w:rsidR="5AD47010" w:rsidRDefault="5AD47010" w:rsidP="66FD9EF4">
            <w:pPr>
              <w:pStyle w:val="TableParagraph"/>
              <w:spacing w:line="259" w:lineRule="auto"/>
              <w:rPr>
                <w:rFonts w:eastAsia="Times New Roman" w:cs="Times New Roman"/>
              </w:rPr>
            </w:pPr>
            <w:r w:rsidRPr="0424B38F">
              <w:rPr>
                <w:rFonts w:eastAsia="Times New Roman" w:cs="Times New Roman"/>
              </w:rPr>
              <w:t>Description of the course</w:t>
            </w:r>
            <w:r w:rsidR="69BF256C" w:rsidRPr="078FCCC8">
              <w:rPr>
                <w:rFonts w:eastAsia="Times New Roman" w:cs="Times New Roman"/>
              </w:rPr>
              <w:t>.</w:t>
            </w:r>
          </w:p>
        </w:tc>
      </w:tr>
      <w:tr w:rsidR="0184327D" w14:paraId="58F933B5"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tcPr>
          <w:p w14:paraId="789365D8" w14:textId="2823BC94" w:rsidR="0E6D3C05" w:rsidRPr="000537E5" w:rsidRDefault="0E6D3C05" w:rsidP="66FD9EF4">
            <w:pPr>
              <w:pStyle w:val="TableParagraph"/>
              <w:spacing w:after="240" w:line="259" w:lineRule="auto"/>
              <w:ind w:left="0"/>
              <w:jc w:val="center"/>
              <w:rPr>
                <w:rFonts w:eastAsia="Times New Roman" w:cs="Times New Roman"/>
              </w:rPr>
            </w:pPr>
            <w:r w:rsidRPr="000537E5">
              <w:rPr>
                <w:rFonts w:eastAsia="Times New Roman" w:cs="Times New Roman"/>
              </w:rPr>
              <w:t>Teacher</w:t>
            </w:r>
          </w:p>
        </w:tc>
        <w:tc>
          <w:tcPr>
            <w:tcW w:w="9963" w:type="dxa"/>
          </w:tcPr>
          <w:p w14:paraId="2800F7A3" w14:textId="558E5496" w:rsidR="51AF2578" w:rsidRDefault="51AF2578" w:rsidP="66FD9EF4">
            <w:pPr>
              <w:pStyle w:val="TableParagraph"/>
              <w:spacing w:line="259" w:lineRule="auto"/>
              <w:rPr>
                <w:rFonts w:eastAsia="Times New Roman" w:cs="Times New Roman"/>
              </w:rPr>
            </w:pPr>
            <w:r w:rsidRPr="0424B38F">
              <w:rPr>
                <w:rFonts w:eastAsia="Times New Roman" w:cs="Times New Roman"/>
              </w:rPr>
              <w:t>Name of the teacher</w:t>
            </w:r>
            <w:r w:rsidR="090696DD" w:rsidRPr="078FCCC8">
              <w:rPr>
                <w:rFonts w:eastAsia="Times New Roman" w:cs="Times New Roman"/>
              </w:rPr>
              <w:t>.</w:t>
            </w:r>
          </w:p>
        </w:tc>
      </w:tr>
      <w:tr w:rsidR="0184327D" w14:paraId="3D051534"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tcPr>
          <w:p w14:paraId="230C6305" w14:textId="3B0402AC" w:rsidR="0E6D3C05" w:rsidRPr="000537E5" w:rsidRDefault="0E6D3C05" w:rsidP="66FD9EF4">
            <w:pPr>
              <w:pStyle w:val="TableParagraph"/>
              <w:spacing w:after="240" w:line="259" w:lineRule="auto"/>
              <w:ind w:left="0"/>
              <w:jc w:val="center"/>
              <w:rPr>
                <w:rFonts w:eastAsia="Times New Roman" w:cs="Times New Roman"/>
              </w:rPr>
            </w:pPr>
            <w:r w:rsidRPr="000537E5">
              <w:rPr>
                <w:rFonts w:eastAsia="Times New Roman" w:cs="Times New Roman"/>
              </w:rPr>
              <w:t>Course Code</w:t>
            </w:r>
          </w:p>
        </w:tc>
        <w:tc>
          <w:tcPr>
            <w:tcW w:w="9963" w:type="dxa"/>
          </w:tcPr>
          <w:p w14:paraId="33FD8E75" w14:textId="567D5578" w:rsidR="3C5C69D2" w:rsidRDefault="3C5C69D2" w:rsidP="66FD9EF4">
            <w:pPr>
              <w:pStyle w:val="TableParagraph"/>
              <w:spacing w:line="259" w:lineRule="auto"/>
              <w:rPr>
                <w:rFonts w:eastAsia="Times New Roman" w:cs="Times New Roman"/>
              </w:rPr>
            </w:pPr>
            <w:r w:rsidRPr="0424B38F">
              <w:rPr>
                <w:rFonts w:eastAsia="Times New Roman" w:cs="Times New Roman"/>
              </w:rPr>
              <w:t>Course code</w:t>
            </w:r>
            <w:r w:rsidR="10E3AF84" w:rsidRPr="078FCCC8">
              <w:rPr>
                <w:rFonts w:eastAsia="Times New Roman" w:cs="Times New Roman"/>
              </w:rPr>
              <w:t>.</w:t>
            </w:r>
          </w:p>
        </w:tc>
      </w:tr>
      <w:tr w:rsidR="0184327D" w14:paraId="3C5CA37A"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tcPr>
          <w:p w14:paraId="3CBA5B61" w14:textId="2C0A246C" w:rsidR="0E6D3C05" w:rsidRPr="000537E5" w:rsidRDefault="0E6D3C05" w:rsidP="66FD9EF4">
            <w:pPr>
              <w:pStyle w:val="TableParagraph"/>
              <w:spacing w:after="240" w:line="259" w:lineRule="auto"/>
              <w:ind w:left="0"/>
              <w:jc w:val="center"/>
              <w:rPr>
                <w:rFonts w:eastAsia="Times New Roman" w:cs="Times New Roman"/>
              </w:rPr>
            </w:pPr>
            <w:r w:rsidRPr="000537E5">
              <w:rPr>
                <w:rFonts w:eastAsia="Times New Roman" w:cs="Times New Roman"/>
              </w:rPr>
              <w:t>Availability</w:t>
            </w:r>
          </w:p>
        </w:tc>
        <w:tc>
          <w:tcPr>
            <w:tcW w:w="9963" w:type="dxa"/>
          </w:tcPr>
          <w:p w14:paraId="679A77F1" w14:textId="5E53FF0F" w:rsidR="58C2E46F" w:rsidRDefault="58C2E46F" w:rsidP="66FD9EF4">
            <w:pPr>
              <w:pStyle w:val="TableParagraph"/>
              <w:spacing w:line="259" w:lineRule="auto"/>
              <w:rPr>
                <w:rFonts w:eastAsia="Times New Roman" w:cs="Times New Roman"/>
              </w:rPr>
            </w:pPr>
            <w:r w:rsidRPr="0424B38F">
              <w:rPr>
                <w:rFonts w:eastAsia="Times New Roman" w:cs="Times New Roman"/>
              </w:rPr>
              <w:t xml:space="preserve">When this class is available Ex.: Fall, Spring, </w:t>
            </w:r>
            <w:r w:rsidR="67A1C47A" w:rsidRPr="0424B38F">
              <w:rPr>
                <w:rFonts w:eastAsia="Times New Roman" w:cs="Times New Roman"/>
              </w:rPr>
              <w:t>etc.</w:t>
            </w:r>
          </w:p>
        </w:tc>
      </w:tr>
      <w:tr w:rsidR="0184327D" w14:paraId="680B55BA"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tcPr>
          <w:p w14:paraId="24510DE9" w14:textId="0DB71C42" w:rsidR="1265BE2C" w:rsidRPr="000537E5" w:rsidRDefault="1265BE2C" w:rsidP="66FD9EF4">
            <w:pPr>
              <w:pStyle w:val="TableParagraph"/>
              <w:spacing w:after="240" w:line="259" w:lineRule="auto"/>
              <w:ind w:left="0"/>
              <w:jc w:val="center"/>
            </w:pPr>
            <w:r w:rsidRPr="66FD9EF4">
              <w:rPr>
                <w:rFonts w:eastAsia="Times New Roman" w:cs="Times New Roman"/>
              </w:rPr>
              <w:t>Prerequisite course</w:t>
            </w:r>
          </w:p>
        </w:tc>
        <w:tc>
          <w:tcPr>
            <w:tcW w:w="9963" w:type="dxa"/>
          </w:tcPr>
          <w:p w14:paraId="70FFF7C8" w14:textId="39152401" w:rsidR="3349FD26" w:rsidRDefault="3349FD26" w:rsidP="66FD9EF4">
            <w:pPr>
              <w:pStyle w:val="TableParagraph"/>
              <w:spacing w:line="259" w:lineRule="auto"/>
              <w:rPr>
                <w:rFonts w:eastAsia="Times New Roman" w:cs="Times New Roman"/>
              </w:rPr>
            </w:pPr>
            <w:r w:rsidRPr="0424B38F">
              <w:rPr>
                <w:rFonts w:eastAsia="Times New Roman" w:cs="Times New Roman"/>
              </w:rPr>
              <w:t>List of class that are prerequisite to take this class</w:t>
            </w:r>
            <w:r w:rsidR="682547F1" w:rsidRPr="078FCCC8">
              <w:rPr>
                <w:rFonts w:eastAsia="Times New Roman" w:cs="Times New Roman"/>
              </w:rPr>
              <w:t>.</w:t>
            </w:r>
          </w:p>
        </w:tc>
      </w:tr>
      <w:tr w:rsidR="66FD9EF4" w14:paraId="0CC6FEA3"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tcPr>
          <w:p w14:paraId="0CABBCA4" w14:textId="4E5BEE66" w:rsidR="66FD9EF4" w:rsidRDefault="66FD9EF4" w:rsidP="66FD9EF4">
            <w:pPr>
              <w:spacing w:line="259" w:lineRule="auto"/>
              <w:jc w:val="center"/>
              <w:rPr>
                <w:rFonts w:eastAsia="Times New Roman" w:cs="Times New Roman"/>
              </w:rPr>
            </w:pPr>
          </w:p>
        </w:tc>
        <w:tc>
          <w:tcPr>
            <w:tcW w:w="9963" w:type="dxa"/>
          </w:tcPr>
          <w:p w14:paraId="0B3EE24F" w14:textId="06BD56AD" w:rsidR="66FD9EF4" w:rsidRDefault="66FD9EF4" w:rsidP="66FD9EF4">
            <w:pPr>
              <w:rPr>
                <w:rFonts w:eastAsia="Times New Roman" w:cs="Times New Roman"/>
              </w:rPr>
            </w:pPr>
          </w:p>
        </w:tc>
      </w:tr>
      <w:tr w:rsidR="0184327D" w14:paraId="25E5E63D"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tcPr>
          <w:p w14:paraId="72E4FFA7" w14:textId="2D346335" w:rsidR="0184327D" w:rsidRPr="00814264" w:rsidRDefault="0184327D" w:rsidP="00981383">
            <w:pPr>
              <w:pStyle w:val="TableParagraph"/>
              <w:spacing w:after="240"/>
              <w:ind w:left="0"/>
              <w:jc w:val="center"/>
              <w:rPr>
                <w:rFonts w:eastAsia="Times New Roman" w:cs="Times New Roman"/>
                <w:b/>
                <w:bCs/>
              </w:rPr>
            </w:pPr>
            <w:r w:rsidRPr="00814264">
              <w:rPr>
                <w:rFonts w:eastAsia="Times New Roman" w:cs="Times New Roman"/>
                <w:b/>
                <w:bCs/>
              </w:rPr>
              <w:lastRenderedPageBreak/>
              <w:t>Methods (Operations)</w:t>
            </w:r>
          </w:p>
        </w:tc>
        <w:tc>
          <w:tcPr>
            <w:tcW w:w="9963" w:type="dxa"/>
          </w:tcPr>
          <w:p w14:paraId="572CDCF8" w14:textId="2A23D0BA" w:rsidR="0184327D" w:rsidRDefault="0184327D" w:rsidP="00814264">
            <w:pPr>
              <w:spacing w:before="86" w:after="240"/>
              <w:ind w:left="194"/>
              <w:rPr>
                <w:rFonts w:eastAsia="Times New Roman" w:cs="Times New Roman"/>
              </w:rPr>
            </w:pPr>
          </w:p>
        </w:tc>
      </w:tr>
      <w:tr w:rsidR="0184327D" w14:paraId="49609764"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2AC29CCE" w14:textId="62E594B7" w:rsidR="0184327D" w:rsidRPr="000537E5" w:rsidRDefault="0184327D" w:rsidP="00814264">
            <w:pPr>
              <w:pStyle w:val="TableParagraph"/>
              <w:spacing w:after="240"/>
              <w:jc w:val="center"/>
              <w:rPr>
                <w:rFonts w:eastAsia="Times New Roman" w:cs="Times New Roman"/>
              </w:rPr>
            </w:pPr>
            <w:r w:rsidRPr="000537E5">
              <w:rPr>
                <w:rFonts w:eastAsia="Times New Roman" w:cs="Times New Roman"/>
              </w:rPr>
              <w:t>Method</w:t>
            </w:r>
          </w:p>
          <w:p w14:paraId="70FF5907" w14:textId="34363535" w:rsidR="0184327D" w:rsidRPr="000537E5" w:rsidRDefault="0184327D" w:rsidP="00814264">
            <w:pPr>
              <w:pStyle w:val="TableParagraph"/>
              <w:spacing w:after="240"/>
              <w:jc w:val="center"/>
              <w:rPr>
                <w:rFonts w:eastAsia="Times New Roman" w:cs="Times New Roman"/>
              </w:rPr>
            </w:pPr>
          </w:p>
          <w:p w14:paraId="0943AC1D" w14:textId="79BD67AF" w:rsidR="44B564DE" w:rsidRPr="000537E5" w:rsidRDefault="44B564DE" w:rsidP="00814264">
            <w:pPr>
              <w:pStyle w:val="TableParagraph"/>
              <w:spacing w:after="240"/>
              <w:jc w:val="center"/>
              <w:rPr>
                <w:rFonts w:eastAsia="Times New Roman" w:cs="Times New Roman"/>
              </w:rPr>
            </w:pPr>
            <w:r w:rsidRPr="000537E5">
              <w:rPr>
                <w:rFonts w:eastAsia="Times New Roman" w:cs="Times New Roman"/>
              </w:rPr>
              <w:t xml:space="preserve">Load </w:t>
            </w:r>
            <w:r w:rsidR="79A11540" w:rsidRPr="000537E5">
              <w:rPr>
                <w:rFonts w:eastAsia="Times New Roman" w:cs="Times New Roman"/>
              </w:rPr>
              <w:t>Course</w:t>
            </w:r>
          </w:p>
        </w:tc>
        <w:tc>
          <w:tcPr>
            <w:tcW w:w="9963" w:type="dxa"/>
          </w:tcPr>
          <w:p w14:paraId="6536E227" w14:textId="223DBC5E" w:rsidR="0184327D" w:rsidRDefault="0184327D" w:rsidP="00814264">
            <w:pPr>
              <w:pStyle w:val="TableParagraph"/>
              <w:spacing w:after="240"/>
              <w:jc w:val="center"/>
              <w:rPr>
                <w:rFonts w:eastAsia="Times New Roman" w:cs="Times New Roman"/>
              </w:rPr>
            </w:pPr>
            <w:r w:rsidRPr="0184327D">
              <w:rPr>
                <w:rFonts w:eastAsia="Times New Roman" w:cs="Times New Roman"/>
                <w:b/>
                <w:bCs/>
              </w:rPr>
              <w:t>Method Description</w:t>
            </w:r>
          </w:p>
        </w:tc>
      </w:tr>
      <w:tr w:rsidR="0184327D" w14:paraId="4D77983B"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vMerge/>
          </w:tcPr>
          <w:p w14:paraId="3A7462E1" w14:textId="77777777" w:rsidR="00C77052" w:rsidRDefault="00C77052"/>
        </w:tc>
        <w:tc>
          <w:tcPr>
            <w:tcW w:w="9963" w:type="dxa"/>
          </w:tcPr>
          <w:p w14:paraId="4ED8DB8B" w14:textId="4F9CB0F5" w:rsidR="0184327D" w:rsidRDefault="0184327D" w:rsidP="66FD9EF4">
            <w:pPr>
              <w:pStyle w:val="TableParagraph"/>
              <w:spacing w:line="259" w:lineRule="auto"/>
              <w:rPr>
                <w:rFonts w:eastAsia="Times New Roman" w:cs="Times New Roman"/>
              </w:rPr>
            </w:pPr>
            <w:r w:rsidRPr="0184327D">
              <w:rPr>
                <w:rFonts w:eastAsia="Times New Roman" w:cs="Times New Roman"/>
              </w:rPr>
              <w:t>Parameters:</w:t>
            </w:r>
            <w:r w:rsidR="6B24B8DC" w:rsidRPr="0184327D">
              <w:rPr>
                <w:rFonts w:eastAsia="Times New Roman" w:cs="Times New Roman"/>
              </w:rPr>
              <w:t xml:space="preserve"> </w:t>
            </w:r>
          </w:p>
          <w:p w14:paraId="1993F2BA" w14:textId="31BCFDED" w:rsidR="0184327D" w:rsidRDefault="0184327D" w:rsidP="0184327D">
            <w:pPr>
              <w:pStyle w:val="TableParagraph"/>
              <w:rPr>
                <w:rFonts w:eastAsia="Times New Roman" w:cs="Times New Roman"/>
              </w:rPr>
            </w:pPr>
            <w:r w:rsidRPr="0184327D">
              <w:rPr>
                <w:rFonts w:eastAsia="Times New Roman" w:cs="Times New Roman"/>
              </w:rPr>
              <w:t>Return:</w:t>
            </w:r>
            <w:r w:rsidR="1D7D98A4" w:rsidRPr="0184327D">
              <w:rPr>
                <w:rFonts w:eastAsia="Times New Roman" w:cs="Times New Roman"/>
              </w:rPr>
              <w:t xml:space="preserve"> void</w:t>
            </w:r>
          </w:p>
          <w:p w14:paraId="0CFDD439" w14:textId="061C9533" w:rsidR="0184327D" w:rsidRDefault="0184327D" w:rsidP="0184327D">
            <w:pPr>
              <w:pStyle w:val="TableParagraph"/>
              <w:rPr>
                <w:rFonts w:eastAsia="Times New Roman" w:cs="Times New Roman"/>
              </w:rPr>
            </w:pPr>
            <w:r w:rsidRPr="0184327D">
              <w:rPr>
                <w:rFonts w:eastAsia="Times New Roman" w:cs="Times New Roman"/>
              </w:rPr>
              <w:t>Description:</w:t>
            </w:r>
            <w:r w:rsidR="66ACD949" w:rsidRPr="0184327D">
              <w:rPr>
                <w:rFonts w:eastAsia="Times New Roman" w:cs="Times New Roman"/>
              </w:rPr>
              <w:t xml:space="preserve"> This method </w:t>
            </w:r>
            <w:r w:rsidR="0C55D132" w:rsidRPr="0184327D">
              <w:rPr>
                <w:rFonts w:eastAsia="Times New Roman" w:cs="Times New Roman"/>
              </w:rPr>
              <w:t>get</w:t>
            </w:r>
            <w:r w:rsidR="70056861" w:rsidRPr="0184327D">
              <w:rPr>
                <w:rFonts w:eastAsia="Times New Roman" w:cs="Times New Roman"/>
              </w:rPr>
              <w:t>s</w:t>
            </w:r>
            <w:r w:rsidR="0C55D132" w:rsidRPr="0184327D">
              <w:rPr>
                <w:rFonts w:eastAsia="Times New Roman" w:cs="Times New Roman"/>
              </w:rPr>
              <w:t xml:space="preserve"> the class info and display the information</w:t>
            </w:r>
            <w:r w:rsidR="5661F136" w:rsidRPr="078FCCC8">
              <w:rPr>
                <w:rFonts w:eastAsia="Times New Roman" w:cs="Times New Roman"/>
              </w:rPr>
              <w:t>.</w:t>
            </w:r>
          </w:p>
        </w:tc>
      </w:tr>
      <w:tr w:rsidR="0184327D" w14:paraId="3A1D7676"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vMerge/>
          </w:tcPr>
          <w:p w14:paraId="21FD06CF" w14:textId="77777777" w:rsidR="00C77052" w:rsidRDefault="00C77052"/>
        </w:tc>
        <w:tc>
          <w:tcPr>
            <w:tcW w:w="9963" w:type="dxa"/>
          </w:tcPr>
          <w:p w14:paraId="53AAC162" w14:textId="76A51896" w:rsidR="0184327D" w:rsidRDefault="0184327D" w:rsidP="003569A3">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Pr="60BE0159">
              <w:rPr>
                <w:rFonts w:eastAsia="Times New Roman" w:cs="Times New Roman"/>
                <w:b/>
                <w:bCs/>
              </w:rPr>
              <w:t>Pseudo</w:t>
            </w:r>
            <w:r w:rsidR="3B883BBE" w:rsidRPr="60BE0159">
              <w:rPr>
                <w:rFonts w:eastAsia="Times New Roman" w:cs="Times New Roman"/>
                <w:b/>
                <w:bCs/>
              </w:rPr>
              <w:t>c</w:t>
            </w:r>
            <w:r w:rsidRPr="60BE0159">
              <w:rPr>
                <w:rFonts w:eastAsia="Times New Roman" w:cs="Times New Roman"/>
                <w:b/>
                <w:bCs/>
              </w:rPr>
              <w:t>ode</w:t>
            </w:r>
          </w:p>
        </w:tc>
      </w:tr>
      <w:tr w:rsidR="0184327D" w14:paraId="6B8DE84F"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vMerge/>
          </w:tcPr>
          <w:p w14:paraId="2CD1A099" w14:textId="77777777" w:rsidR="00C77052" w:rsidRDefault="00C77052"/>
        </w:tc>
        <w:tc>
          <w:tcPr>
            <w:tcW w:w="9963" w:type="dxa"/>
          </w:tcPr>
          <w:p w14:paraId="76DE1FA3" w14:textId="617C7FAA" w:rsidR="5EDC9C10" w:rsidRDefault="5EDC9C10" w:rsidP="66FD9EF4">
            <w:pPr>
              <w:pStyle w:val="TableParagraph"/>
              <w:spacing w:line="259" w:lineRule="auto"/>
              <w:rPr>
                <w:rFonts w:eastAsia="Times New Roman" w:cs="Times New Roman"/>
              </w:rPr>
            </w:pPr>
            <w:proofErr w:type="spellStart"/>
            <w:r w:rsidRPr="0184327D">
              <w:rPr>
                <w:rFonts w:eastAsia="Times New Roman" w:cs="Times New Roman"/>
              </w:rPr>
              <w:t>l</w:t>
            </w:r>
            <w:r w:rsidR="0F71680E" w:rsidRPr="0184327D">
              <w:rPr>
                <w:rFonts w:eastAsia="Times New Roman" w:cs="Times New Roman"/>
              </w:rPr>
              <w:t>oadCourse</w:t>
            </w:r>
            <w:proofErr w:type="spellEnd"/>
            <w:r w:rsidR="0F71680E" w:rsidRPr="0184327D">
              <w:rPr>
                <w:rFonts w:eastAsia="Times New Roman" w:cs="Times New Roman"/>
              </w:rPr>
              <w:t>() {</w:t>
            </w:r>
          </w:p>
          <w:p w14:paraId="5FCB8B01" w14:textId="6B4BF7D7" w:rsidR="0F71680E" w:rsidRDefault="0F71680E" w:rsidP="66FD9EF4">
            <w:pPr>
              <w:pStyle w:val="TableParagraph"/>
              <w:spacing w:line="259" w:lineRule="auto"/>
              <w:ind w:left="720"/>
            </w:pPr>
            <w:r>
              <w:t xml:space="preserve"> </w:t>
            </w:r>
            <w:r w:rsidRPr="0184327D">
              <w:rPr>
                <w:rFonts w:eastAsia="Times New Roman" w:cs="Times New Roman"/>
              </w:rPr>
              <w:t>Get class info</w:t>
            </w:r>
          </w:p>
          <w:p w14:paraId="16CD0AB9" w14:textId="658EB8B9" w:rsidR="0F71680E" w:rsidRDefault="0F71680E" w:rsidP="66FD9EF4">
            <w:pPr>
              <w:pStyle w:val="TableParagraph"/>
              <w:spacing w:line="259" w:lineRule="auto"/>
              <w:ind w:left="720"/>
              <w:rPr>
                <w:rFonts w:eastAsia="Times New Roman" w:cs="Times New Roman"/>
              </w:rPr>
            </w:pPr>
            <w:r w:rsidRPr="0184327D">
              <w:rPr>
                <w:rFonts w:eastAsia="Times New Roman" w:cs="Times New Roman"/>
              </w:rPr>
              <w:t xml:space="preserve"> Show info in the view</w:t>
            </w:r>
          </w:p>
          <w:p w14:paraId="233E8397" w14:textId="7C140391" w:rsidR="0184327D" w:rsidRDefault="0F71680E" w:rsidP="66FD9EF4">
            <w:pPr>
              <w:pStyle w:val="TableParagraph"/>
              <w:spacing w:line="259" w:lineRule="auto"/>
              <w:rPr>
                <w:rFonts w:eastAsia="Times New Roman" w:cs="Times New Roman"/>
              </w:rPr>
            </w:pPr>
            <w:r w:rsidRPr="0184327D">
              <w:rPr>
                <w:rFonts w:eastAsia="Times New Roman" w:cs="Times New Roman"/>
              </w:rPr>
              <w:t>}</w:t>
            </w:r>
          </w:p>
        </w:tc>
      </w:tr>
      <w:tr w:rsidR="0184327D" w14:paraId="06A236F9"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15212268" w14:textId="4565C763" w:rsidR="3C168008" w:rsidRPr="000537E5" w:rsidRDefault="3C168008" w:rsidP="0184327D">
            <w:pPr>
              <w:pStyle w:val="TableParagraph"/>
              <w:jc w:val="center"/>
              <w:rPr>
                <w:rFonts w:eastAsia="Times New Roman" w:cs="Times New Roman"/>
              </w:rPr>
            </w:pPr>
            <w:r w:rsidRPr="000537E5">
              <w:rPr>
                <w:rFonts w:eastAsia="Times New Roman" w:cs="Times New Roman"/>
              </w:rPr>
              <w:t>Close View</w:t>
            </w:r>
          </w:p>
        </w:tc>
        <w:tc>
          <w:tcPr>
            <w:tcW w:w="9963" w:type="dxa"/>
          </w:tcPr>
          <w:p w14:paraId="0E7FC15A" w14:textId="746CBD74" w:rsidR="3C168008" w:rsidRDefault="3C168008" w:rsidP="003569A3">
            <w:pPr>
              <w:pStyle w:val="TableParagraph"/>
              <w:spacing w:after="240"/>
              <w:ind w:left="3896" w:right="3913"/>
              <w:jc w:val="center"/>
              <w:rPr>
                <w:rFonts w:eastAsia="Times New Roman" w:cs="Times New Roman"/>
              </w:rPr>
            </w:pPr>
            <w:r w:rsidRPr="0184327D">
              <w:rPr>
                <w:rFonts w:eastAsia="Times New Roman" w:cs="Times New Roman"/>
                <w:b/>
                <w:bCs/>
              </w:rPr>
              <w:t>Method Description</w:t>
            </w:r>
          </w:p>
        </w:tc>
      </w:tr>
      <w:tr w:rsidR="0184327D" w14:paraId="12CE32DF"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vMerge/>
          </w:tcPr>
          <w:p w14:paraId="5D51C98E" w14:textId="77777777" w:rsidR="00C77052" w:rsidRDefault="00C77052"/>
        </w:tc>
        <w:tc>
          <w:tcPr>
            <w:tcW w:w="9963" w:type="dxa"/>
          </w:tcPr>
          <w:p w14:paraId="02E1C535" w14:textId="4F9CB0F5" w:rsidR="3C168008" w:rsidRDefault="3C168008" w:rsidP="0184327D">
            <w:pPr>
              <w:pStyle w:val="TableParagraph"/>
              <w:rPr>
                <w:rFonts w:eastAsia="Times New Roman" w:cs="Times New Roman"/>
              </w:rPr>
            </w:pPr>
            <w:r w:rsidRPr="0184327D">
              <w:rPr>
                <w:rFonts w:eastAsia="Times New Roman" w:cs="Times New Roman"/>
              </w:rPr>
              <w:t xml:space="preserve">Parameters: </w:t>
            </w:r>
          </w:p>
          <w:p w14:paraId="4A89E8F6" w14:textId="31BCFDED" w:rsidR="3C168008" w:rsidRDefault="3C168008" w:rsidP="0184327D">
            <w:pPr>
              <w:pStyle w:val="TableParagraph"/>
              <w:rPr>
                <w:rFonts w:eastAsia="Times New Roman" w:cs="Times New Roman"/>
              </w:rPr>
            </w:pPr>
            <w:r w:rsidRPr="0184327D">
              <w:rPr>
                <w:rFonts w:eastAsia="Times New Roman" w:cs="Times New Roman"/>
              </w:rPr>
              <w:t>Return: void</w:t>
            </w:r>
          </w:p>
          <w:p w14:paraId="716BF4F9" w14:textId="2183C0D7" w:rsidR="0184327D" w:rsidRDefault="3C168008" w:rsidP="66FD9EF4">
            <w:pPr>
              <w:pStyle w:val="TableParagraph"/>
              <w:spacing w:line="259" w:lineRule="auto"/>
              <w:rPr>
                <w:rFonts w:eastAsia="Times New Roman" w:cs="Times New Roman"/>
              </w:rPr>
            </w:pPr>
            <w:r w:rsidRPr="0184327D">
              <w:rPr>
                <w:rFonts w:eastAsia="Times New Roman" w:cs="Times New Roman"/>
              </w:rPr>
              <w:t xml:space="preserve">Description: This method </w:t>
            </w:r>
            <w:r w:rsidR="78BF5783" w:rsidRPr="0184327D">
              <w:rPr>
                <w:rFonts w:eastAsia="Times New Roman" w:cs="Times New Roman"/>
              </w:rPr>
              <w:t>close</w:t>
            </w:r>
            <w:r w:rsidR="74523516" w:rsidRPr="0184327D">
              <w:rPr>
                <w:rFonts w:eastAsia="Times New Roman" w:cs="Times New Roman"/>
              </w:rPr>
              <w:t>s</w:t>
            </w:r>
            <w:r w:rsidR="78BF5783" w:rsidRPr="0184327D">
              <w:rPr>
                <w:rFonts w:eastAsia="Times New Roman" w:cs="Times New Roman"/>
              </w:rPr>
              <w:t xml:space="preserve"> the course view</w:t>
            </w:r>
            <w:r w:rsidR="1B19ACFF" w:rsidRPr="078FCCC8">
              <w:rPr>
                <w:rFonts w:eastAsia="Times New Roman" w:cs="Times New Roman"/>
              </w:rPr>
              <w:t>.</w:t>
            </w:r>
          </w:p>
        </w:tc>
      </w:tr>
      <w:tr w:rsidR="0184327D" w14:paraId="6C361374"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vMerge/>
          </w:tcPr>
          <w:p w14:paraId="0B07C540" w14:textId="77777777" w:rsidR="00C77052" w:rsidRDefault="00C77052"/>
        </w:tc>
        <w:tc>
          <w:tcPr>
            <w:tcW w:w="9963" w:type="dxa"/>
          </w:tcPr>
          <w:p w14:paraId="10E2EF47" w14:textId="0D501EDB" w:rsidR="3C168008" w:rsidRDefault="3C168008" w:rsidP="003569A3">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0383FA10" w:rsidRPr="60BE0159">
              <w:rPr>
                <w:rFonts w:eastAsia="Times New Roman" w:cs="Times New Roman"/>
                <w:b/>
                <w:bCs/>
              </w:rPr>
              <w:t>Pseudo</w:t>
            </w:r>
            <w:r w:rsidR="49CC64E3" w:rsidRPr="60BE0159">
              <w:rPr>
                <w:rFonts w:eastAsia="Times New Roman" w:cs="Times New Roman"/>
                <w:b/>
                <w:bCs/>
              </w:rPr>
              <w:t>c</w:t>
            </w:r>
            <w:r w:rsidR="0383FA10" w:rsidRPr="60BE0159">
              <w:rPr>
                <w:rFonts w:eastAsia="Times New Roman" w:cs="Times New Roman"/>
                <w:b/>
                <w:bCs/>
              </w:rPr>
              <w:t>ode</w:t>
            </w:r>
          </w:p>
        </w:tc>
      </w:tr>
      <w:tr w:rsidR="0184327D" w14:paraId="05EC41C7"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vMerge/>
          </w:tcPr>
          <w:p w14:paraId="6EBCF781" w14:textId="77777777" w:rsidR="00C77052" w:rsidRDefault="00C77052"/>
        </w:tc>
        <w:tc>
          <w:tcPr>
            <w:tcW w:w="9963" w:type="dxa"/>
          </w:tcPr>
          <w:p w14:paraId="7200FE69" w14:textId="2F2B4179" w:rsidR="7DDB0E91" w:rsidRDefault="370A9350" w:rsidP="66FD9EF4">
            <w:pPr>
              <w:pStyle w:val="TableParagraph"/>
              <w:spacing w:line="259" w:lineRule="auto"/>
              <w:rPr>
                <w:rFonts w:eastAsia="Times New Roman" w:cs="Times New Roman"/>
              </w:rPr>
            </w:pPr>
            <w:proofErr w:type="spellStart"/>
            <w:r w:rsidRPr="0424B38F">
              <w:rPr>
                <w:rFonts w:eastAsia="Times New Roman" w:cs="Times New Roman"/>
              </w:rPr>
              <w:t>c</w:t>
            </w:r>
            <w:r w:rsidR="7DDB0E91" w:rsidRPr="0424B38F">
              <w:rPr>
                <w:rFonts w:eastAsia="Times New Roman" w:cs="Times New Roman"/>
              </w:rPr>
              <w:t>lose</w:t>
            </w:r>
            <w:r w:rsidR="795261C8" w:rsidRPr="0424B38F">
              <w:rPr>
                <w:rFonts w:eastAsia="Times New Roman" w:cs="Times New Roman"/>
              </w:rPr>
              <w:t>V</w:t>
            </w:r>
            <w:r w:rsidR="7DDB0E91" w:rsidRPr="0424B38F">
              <w:rPr>
                <w:rFonts w:eastAsia="Times New Roman" w:cs="Times New Roman"/>
              </w:rPr>
              <w:t>iew</w:t>
            </w:r>
            <w:proofErr w:type="spellEnd"/>
            <w:r w:rsidR="0EBECFFC" w:rsidRPr="0424B38F">
              <w:rPr>
                <w:rFonts w:eastAsia="Times New Roman" w:cs="Times New Roman"/>
              </w:rPr>
              <w:t>() {</w:t>
            </w:r>
          </w:p>
          <w:p w14:paraId="25FDD357" w14:textId="7BF62F46" w:rsidR="0EBECFFC" w:rsidRDefault="49708515" w:rsidP="66FD9EF4">
            <w:pPr>
              <w:pStyle w:val="TableParagraph"/>
              <w:spacing w:line="259" w:lineRule="auto"/>
              <w:ind w:left="720"/>
              <w:rPr>
                <w:rFonts w:eastAsia="Times New Roman" w:cs="Times New Roman"/>
              </w:rPr>
            </w:pPr>
            <w:r w:rsidRPr="0424B38F">
              <w:rPr>
                <w:rFonts w:eastAsia="Times New Roman" w:cs="Times New Roman"/>
              </w:rPr>
              <w:t>Dismiss open view</w:t>
            </w:r>
          </w:p>
          <w:p w14:paraId="01678324" w14:textId="5F3B1FF8" w:rsidR="0EBECFFC" w:rsidRDefault="0EBECFFC" w:rsidP="66FD9EF4">
            <w:pPr>
              <w:pStyle w:val="TableParagraph"/>
              <w:spacing w:line="259" w:lineRule="auto"/>
              <w:rPr>
                <w:rFonts w:eastAsia="Times New Roman" w:cs="Times New Roman"/>
              </w:rPr>
            </w:pPr>
            <w:r w:rsidRPr="0424B38F">
              <w:rPr>
                <w:rFonts w:eastAsia="Times New Roman" w:cs="Times New Roman"/>
              </w:rPr>
              <w:t>}</w:t>
            </w:r>
          </w:p>
        </w:tc>
      </w:tr>
      <w:tr w:rsidR="0184327D" w14:paraId="0C2BC109"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643C2B9D" w14:textId="71C8C64B" w:rsidR="576A3105" w:rsidRPr="00B33EC2" w:rsidRDefault="576A3105" w:rsidP="0184327D">
            <w:pPr>
              <w:pStyle w:val="TableParagraph"/>
              <w:jc w:val="center"/>
              <w:rPr>
                <w:rFonts w:eastAsia="Times New Roman" w:cs="Times New Roman"/>
                <w:b/>
                <w:bCs/>
              </w:rPr>
            </w:pPr>
            <w:r w:rsidRPr="00B33EC2">
              <w:rPr>
                <w:rFonts w:eastAsia="Times New Roman" w:cs="Times New Roman"/>
                <w:b/>
                <w:bCs/>
              </w:rPr>
              <w:lastRenderedPageBreak/>
              <w:t>Register</w:t>
            </w:r>
          </w:p>
        </w:tc>
        <w:tc>
          <w:tcPr>
            <w:tcW w:w="9963" w:type="dxa"/>
          </w:tcPr>
          <w:p w14:paraId="138D3430" w14:textId="0BC094A0" w:rsidR="576A3105" w:rsidRDefault="576A3105" w:rsidP="003569A3">
            <w:pPr>
              <w:pStyle w:val="TableParagraph"/>
              <w:spacing w:after="240"/>
              <w:ind w:left="3896" w:right="3913"/>
              <w:jc w:val="center"/>
              <w:rPr>
                <w:rFonts w:eastAsia="Times New Roman" w:cs="Times New Roman"/>
              </w:rPr>
            </w:pPr>
            <w:r w:rsidRPr="0184327D">
              <w:rPr>
                <w:rFonts w:eastAsia="Times New Roman" w:cs="Times New Roman"/>
                <w:b/>
                <w:bCs/>
              </w:rPr>
              <w:t>Method Description</w:t>
            </w:r>
          </w:p>
        </w:tc>
      </w:tr>
      <w:tr w:rsidR="0184327D" w14:paraId="0CBD5CB4"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vMerge/>
          </w:tcPr>
          <w:p w14:paraId="75FFA787" w14:textId="77777777" w:rsidR="00C77052" w:rsidRDefault="00C77052"/>
        </w:tc>
        <w:tc>
          <w:tcPr>
            <w:tcW w:w="9963" w:type="dxa"/>
          </w:tcPr>
          <w:p w14:paraId="68747BCF" w14:textId="2C257E7F" w:rsidR="576A3105" w:rsidRDefault="576A3105" w:rsidP="0184327D">
            <w:pPr>
              <w:pStyle w:val="TableParagraph"/>
              <w:spacing w:line="259" w:lineRule="auto"/>
              <w:rPr>
                <w:rFonts w:eastAsia="Times New Roman" w:cs="Times New Roman"/>
              </w:rPr>
            </w:pPr>
            <w:r w:rsidRPr="0184327D">
              <w:rPr>
                <w:rFonts w:eastAsia="Times New Roman" w:cs="Times New Roman"/>
              </w:rPr>
              <w:t xml:space="preserve">Parameters: </w:t>
            </w:r>
          </w:p>
          <w:p w14:paraId="25831F54" w14:textId="50ECB022" w:rsidR="576A3105" w:rsidRDefault="576A3105" w:rsidP="0184327D">
            <w:pPr>
              <w:pStyle w:val="TableParagraph"/>
              <w:rPr>
                <w:rFonts w:eastAsia="Times New Roman" w:cs="Times New Roman"/>
              </w:rPr>
            </w:pPr>
            <w:r w:rsidRPr="0184327D">
              <w:rPr>
                <w:rFonts w:eastAsia="Times New Roman" w:cs="Times New Roman"/>
              </w:rPr>
              <w:t>Return: void</w:t>
            </w:r>
          </w:p>
          <w:p w14:paraId="0DD8139E" w14:textId="1BEAA41E" w:rsidR="0184327D" w:rsidRDefault="576A3105" w:rsidP="66FD9EF4">
            <w:pPr>
              <w:pStyle w:val="TableParagraph"/>
              <w:spacing w:line="259" w:lineRule="auto"/>
              <w:rPr>
                <w:rFonts w:eastAsia="Times New Roman" w:cs="Times New Roman"/>
              </w:rPr>
            </w:pPr>
            <w:r w:rsidRPr="0184327D">
              <w:rPr>
                <w:rFonts w:eastAsia="Times New Roman" w:cs="Times New Roman"/>
              </w:rPr>
              <w:t xml:space="preserve">Description: This method </w:t>
            </w:r>
            <w:r w:rsidR="04B9BABD" w:rsidRPr="0184327D">
              <w:rPr>
                <w:rFonts w:eastAsia="Times New Roman" w:cs="Times New Roman"/>
              </w:rPr>
              <w:t>call</w:t>
            </w:r>
            <w:r w:rsidR="202EF95B" w:rsidRPr="0184327D">
              <w:rPr>
                <w:rFonts w:eastAsia="Times New Roman" w:cs="Times New Roman"/>
              </w:rPr>
              <w:t>s</w:t>
            </w:r>
            <w:r w:rsidR="04B9BABD" w:rsidRPr="0184327D">
              <w:rPr>
                <w:rFonts w:eastAsia="Times New Roman" w:cs="Times New Roman"/>
              </w:rPr>
              <w:t xml:space="preserve"> the </w:t>
            </w:r>
            <w:r w:rsidR="41C63256" w:rsidRPr="0184327D">
              <w:rPr>
                <w:rFonts w:eastAsia="Times New Roman" w:cs="Times New Roman"/>
              </w:rPr>
              <w:t xml:space="preserve">API </w:t>
            </w:r>
            <w:r w:rsidR="04B9BABD" w:rsidRPr="0184327D">
              <w:rPr>
                <w:rFonts w:eastAsia="Times New Roman" w:cs="Times New Roman"/>
              </w:rPr>
              <w:t>to register for a class</w:t>
            </w:r>
            <w:r w:rsidR="229E8324" w:rsidRPr="078FCCC8">
              <w:rPr>
                <w:rFonts w:eastAsia="Times New Roman" w:cs="Times New Roman"/>
              </w:rPr>
              <w:t>.</w:t>
            </w:r>
          </w:p>
        </w:tc>
      </w:tr>
      <w:tr w:rsidR="0184327D" w14:paraId="4D147406" w14:textId="77777777" w:rsidTr="39A48FA3">
        <w:trPr>
          <w:cnfStyle w:val="000000010000" w:firstRow="0" w:lastRow="0" w:firstColumn="0" w:lastColumn="0" w:oddVBand="0" w:evenVBand="0" w:oddHBand="0" w:evenHBand="1" w:firstRowFirstColumn="0" w:firstRowLastColumn="0" w:lastRowFirstColumn="0" w:lastRowLastColumn="0"/>
        </w:trPr>
        <w:tc>
          <w:tcPr>
            <w:tcW w:w="3645" w:type="dxa"/>
            <w:vMerge/>
          </w:tcPr>
          <w:p w14:paraId="7675304A" w14:textId="77777777" w:rsidR="00C77052" w:rsidRDefault="00C77052"/>
        </w:tc>
        <w:tc>
          <w:tcPr>
            <w:tcW w:w="9963" w:type="dxa"/>
          </w:tcPr>
          <w:p w14:paraId="347A1B95" w14:textId="58C88A89" w:rsidR="576A3105" w:rsidRDefault="576A3105" w:rsidP="003569A3">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3221B5CF" w:rsidRPr="60BE0159">
              <w:rPr>
                <w:rFonts w:eastAsia="Times New Roman" w:cs="Times New Roman"/>
                <w:b/>
                <w:bCs/>
              </w:rPr>
              <w:t>Pseudo</w:t>
            </w:r>
            <w:r w:rsidR="12E54158" w:rsidRPr="60BE0159">
              <w:rPr>
                <w:rFonts w:eastAsia="Times New Roman" w:cs="Times New Roman"/>
                <w:b/>
                <w:bCs/>
              </w:rPr>
              <w:t>c</w:t>
            </w:r>
            <w:r w:rsidR="3221B5CF" w:rsidRPr="60BE0159">
              <w:rPr>
                <w:rFonts w:eastAsia="Times New Roman" w:cs="Times New Roman"/>
                <w:b/>
                <w:bCs/>
              </w:rPr>
              <w:t>ode</w:t>
            </w:r>
          </w:p>
        </w:tc>
      </w:tr>
      <w:tr w:rsidR="0184327D" w14:paraId="7FBE9B09" w14:textId="77777777" w:rsidTr="39A48FA3">
        <w:trPr>
          <w:cnfStyle w:val="000000100000" w:firstRow="0" w:lastRow="0" w:firstColumn="0" w:lastColumn="0" w:oddVBand="0" w:evenVBand="0" w:oddHBand="1" w:evenHBand="0" w:firstRowFirstColumn="0" w:firstRowLastColumn="0" w:lastRowFirstColumn="0" w:lastRowLastColumn="0"/>
        </w:trPr>
        <w:tc>
          <w:tcPr>
            <w:tcW w:w="3645" w:type="dxa"/>
            <w:vMerge/>
          </w:tcPr>
          <w:p w14:paraId="38E2AE7B" w14:textId="77777777" w:rsidR="00C77052" w:rsidRDefault="00C77052"/>
        </w:tc>
        <w:tc>
          <w:tcPr>
            <w:tcW w:w="9963" w:type="dxa"/>
          </w:tcPr>
          <w:p w14:paraId="3D4DFA12" w14:textId="7C1B7BEC" w:rsidR="4A4135A1" w:rsidRDefault="4A4135A1" w:rsidP="630F2888">
            <w:pPr>
              <w:spacing w:before="86"/>
              <w:ind w:left="194"/>
              <w:rPr>
                <w:rFonts w:eastAsia="Times New Roman" w:cs="Times New Roman"/>
              </w:rPr>
            </w:pPr>
            <w:r w:rsidRPr="0424B38F">
              <w:rPr>
                <w:rFonts w:eastAsia="Times New Roman" w:cs="Times New Roman"/>
              </w:rPr>
              <w:t>register() {</w:t>
            </w:r>
          </w:p>
          <w:p w14:paraId="21872AFB" w14:textId="0EF54BFD" w:rsidR="4A4135A1" w:rsidRDefault="4A4135A1" w:rsidP="630F2888">
            <w:pPr>
              <w:pStyle w:val="TableParagraph"/>
              <w:ind w:left="720"/>
              <w:rPr>
                <w:rFonts w:eastAsia="Times New Roman" w:cs="Times New Roman"/>
              </w:rPr>
            </w:pPr>
            <w:r w:rsidRPr="0424B38F">
              <w:rPr>
                <w:rFonts w:eastAsia="Times New Roman" w:cs="Times New Roman"/>
              </w:rPr>
              <w:t xml:space="preserve">Check </w:t>
            </w:r>
            <w:r w:rsidR="1EFB3473" w:rsidRPr="66FD9EF4">
              <w:rPr>
                <w:rFonts w:eastAsia="Times New Roman" w:cs="Times New Roman"/>
              </w:rPr>
              <w:t>IF</w:t>
            </w:r>
            <w:r w:rsidRPr="0424B38F">
              <w:rPr>
                <w:rFonts w:eastAsia="Times New Roman" w:cs="Times New Roman"/>
              </w:rPr>
              <w:t xml:space="preserve"> the class is available</w:t>
            </w:r>
            <w:r w:rsidR="30DFA127" w:rsidRPr="66FD9EF4">
              <w:rPr>
                <w:rFonts w:eastAsia="Times New Roman" w:cs="Times New Roman"/>
              </w:rPr>
              <w:t xml:space="preserve"> {</w:t>
            </w:r>
          </w:p>
          <w:p w14:paraId="51B6FD7E" w14:textId="67C90E05" w:rsidR="4A4135A1" w:rsidRDefault="55ADD06B" w:rsidP="630F2888">
            <w:pPr>
              <w:spacing w:before="86"/>
              <w:ind w:left="1440"/>
              <w:rPr>
                <w:rFonts w:eastAsia="Times New Roman" w:cs="Times New Roman"/>
              </w:rPr>
            </w:pPr>
            <w:r w:rsidRPr="66FD9EF4">
              <w:rPr>
                <w:rFonts w:eastAsia="Times New Roman" w:cs="Times New Roman"/>
              </w:rPr>
              <w:t>I</w:t>
            </w:r>
            <w:r w:rsidR="67E0D0CF" w:rsidRPr="66FD9EF4">
              <w:rPr>
                <w:rFonts w:eastAsia="Times New Roman" w:cs="Times New Roman"/>
              </w:rPr>
              <w:t>F</w:t>
            </w:r>
            <w:r w:rsidR="4A4135A1" w:rsidRPr="0424B38F">
              <w:rPr>
                <w:rFonts w:eastAsia="Times New Roman" w:cs="Times New Roman"/>
              </w:rPr>
              <w:t xml:space="preserve"> the class is available</w:t>
            </w:r>
            <w:r w:rsidR="6EBCA89A" w:rsidRPr="66FD9EF4">
              <w:rPr>
                <w:rFonts w:eastAsia="Times New Roman" w:cs="Times New Roman"/>
              </w:rPr>
              <w:t xml:space="preserve"> {</w:t>
            </w:r>
          </w:p>
          <w:p w14:paraId="349ACC4C" w14:textId="09CD95DE" w:rsidR="4A4135A1" w:rsidRDefault="4A4135A1" w:rsidP="630F2888">
            <w:pPr>
              <w:spacing w:before="86"/>
              <w:ind w:left="2160"/>
              <w:rPr>
                <w:rFonts w:eastAsia="Times New Roman" w:cs="Times New Roman"/>
              </w:rPr>
            </w:pPr>
            <w:r w:rsidRPr="0424B38F">
              <w:rPr>
                <w:rFonts w:eastAsia="Times New Roman" w:cs="Times New Roman"/>
              </w:rPr>
              <w:t>Call the API to register for a class</w:t>
            </w:r>
          </w:p>
          <w:p w14:paraId="52A72063" w14:textId="1FCFFC84" w:rsidR="19E2E16C" w:rsidRDefault="49DF6795" w:rsidP="630F2888">
            <w:pPr>
              <w:spacing w:before="86"/>
              <w:ind w:left="1440"/>
              <w:rPr>
                <w:rFonts w:eastAsia="Times New Roman" w:cs="Times New Roman"/>
              </w:rPr>
            </w:pPr>
            <w:r w:rsidRPr="7E746020">
              <w:rPr>
                <w:rFonts w:eastAsia="Times New Roman" w:cs="Times New Roman"/>
              </w:rPr>
              <w:t>}</w:t>
            </w:r>
          </w:p>
          <w:p w14:paraId="495D7907" w14:textId="7F8E0495" w:rsidR="4A4135A1" w:rsidRDefault="4A4135A1" w:rsidP="630F2888">
            <w:pPr>
              <w:spacing w:before="86"/>
              <w:ind w:left="1440"/>
              <w:rPr>
                <w:rFonts w:eastAsia="Times New Roman" w:cs="Times New Roman"/>
              </w:rPr>
            </w:pPr>
            <w:r w:rsidRPr="0424B38F">
              <w:rPr>
                <w:rFonts w:eastAsia="Times New Roman" w:cs="Times New Roman"/>
              </w:rPr>
              <w:t>Close the view</w:t>
            </w:r>
          </w:p>
          <w:p w14:paraId="2E3A05D9" w14:textId="48227046" w:rsidR="756F94D4" w:rsidRDefault="1444659A" w:rsidP="630F2888">
            <w:pPr>
              <w:spacing w:before="86"/>
              <w:rPr>
                <w:rFonts w:eastAsia="Times New Roman" w:cs="Times New Roman"/>
              </w:rPr>
            </w:pPr>
            <w:r w:rsidRPr="7E746020">
              <w:rPr>
                <w:rFonts w:eastAsia="Times New Roman" w:cs="Times New Roman"/>
              </w:rPr>
              <w:t>}</w:t>
            </w:r>
          </w:p>
          <w:p w14:paraId="527DB260" w14:textId="03E41D13" w:rsidR="4A4135A1" w:rsidRDefault="4A4135A1" w:rsidP="630F2888">
            <w:pPr>
              <w:spacing w:before="86"/>
              <w:ind w:left="194"/>
              <w:rPr>
                <w:rFonts w:eastAsia="Times New Roman" w:cs="Times New Roman"/>
              </w:rPr>
            </w:pPr>
            <w:r w:rsidRPr="0424B38F">
              <w:rPr>
                <w:rFonts w:eastAsia="Times New Roman" w:cs="Times New Roman"/>
              </w:rPr>
              <w:t>}</w:t>
            </w:r>
          </w:p>
        </w:tc>
      </w:tr>
    </w:tbl>
    <w:p w14:paraId="51C991BC" w14:textId="45363E0D" w:rsidR="00026ECA" w:rsidRDefault="00026ECA" w:rsidP="0184327D">
      <w:pPr>
        <w:spacing w:before="3"/>
      </w:pPr>
    </w:p>
    <w:p w14:paraId="1A0EA132" w14:textId="77777777" w:rsidR="000A74AD" w:rsidRDefault="000A74AD" w:rsidP="0184327D">
      <w:pPr>
        <w:spacing w:before="3"/>
      </w:pPr>
    </w:p>
    <w:p w14:paraId="552E37D0" w14:textId="77777777" w:rsidR="000A74AD" w:rsidRDefault="000A74AD" w:rsidP="0184327D">
      <w:pPr>
        <w:spacing w:before="3"/>
      </w:pPr>
    </w:p>
    <w:p w14:paraId="0EEC9C5D" w14:textId="77777777" w:rsidR="000A74AD" w:rsidRDefault="000A74AD" w:rsidP="0184327D">
      <w:pPr>
        <w:spacing w:before="3"/>
      </w:pPr>
    </w:p>
    <w:p w14:paraId="35ABAF33" w14:textId="77777777" w:rsidR="000A74AD" w:rsidRDefault="000A74AD" w:rsidP="0184327D">
      <w:pPr>
        <w:spacing w:before="3"/>
      </w:pPr>
    </w:p>
    <w:p w14:paraId="4B70C698" w14:textId="77777777" w:rsidR="00EC59AC" w:rsidRDefault="00EC59AC" w:rsidP="0184327D">
      <w:pPr>
        <w:spacing w:before="3"/>
      </w:pPr>
    </w:p>
    <w:p w14:paraId="7BFE5D52" w14:textId="77777777" w:rsidR="00EC59AC" w:rsidRDefault="00EC59AC" w:rsidP="0184327D">
      <w:pPr>
        <w:spacing w:before="3"/>
      </w:pPr>
    </w:p>
    <w:p w14:paraId="3B39BBCC" w14:textId="77777777" w:rsidR="00EC59AC" w:rsidRDefault="00EC59AC" w:rsidP="0184327D">
      <w:pPr>
        <w:spacing w:before="3"/>
      </w:pPr>
    </w:p>
    <w:p w14:paraId="11D13BB8" w14:textId="77777777" w:rsidR="00EC59AC" w:rsidRDefault="00EC59AC" w:rsidP="0184327D">
      <w:pPr>
        <w:spacing w:before="3"/>
      </w:pPr>
    </w:p>
    <w:p w14:paraId="6D0C06EF" w14:textId="77777777" w:rsidR="00EC59AC" w:rsidRDefault="00EC59AC" w:rsidP="0184327D">
      <w:pPr>
        <w:spacing w:before="3"/>
      </w:pPr>
    </w:p>
    <w:p w14:paraId="31E575C7" w14:textId="77777777" w:rsidR="00EC59AC" w:rsidRDefault="00EC59AC" w:rsidP="0184327D">
      <w:pPr>
        <w:spacing w:before="3"/>
      </w:pPr>
    </w:p>
    <w:p w14:paraId="2F08EA00" w14:textId="77777777" w:rsidR="00EC59AC" w:rsidRDefault="00EC59AC" w:rsidP="0184327D">
      <w:pPr>
        <w:spacing w:before="3"/>
      </w:pPr>
    </w:p>
    <w:p w14:paraId="6EBC31C9" w14:textId="77777777" w:rsidR="000A74AD" w:rsidRDefault="000A74AD" w:rsidP="0184327D">
      <w:pPr>
        <w:spacing w:before="3"/>
      </w:pPr>
    </w:p>
    <w:p w14:paraId="5193D517" w14:textId="77777777" w:rsidR="000A74AD" w:rsidRPr="003E6B5A" w:rsidRDefault="000A74AD" w:rsidP="0184327D">
      <w:pPr>
        <w:spacing w:before="3"/>
      </w:pPr>
    </w:p>
    <w:p w14:paraId="4DADCD3B" w14:textId="04EABC1C" w:rsidR="00026ECA" w:rsidRPr="003E6B5A" w:rsidRDefault="00026ECA">
      <w:pPr>
        <w:pStyle w:val="BodyText"/>
        <w:spacing w:before="3"/>
        <w:rPr>
          <w:rFonts w:cs="Times New Roman"/>
          <w:b/>
          <w:sz w:val="13"/>
          <w:szCs w:val="13"/>
        </w:rPr>
      </w:pPr>
    </w:p>
    <w:p w14:paraId="04677257" w14:textId="618953C3" w:rsidR="00852C03" w:rsidRPr="003E6B5A" w:rsidRDefault="2F7E0EE5" w:rsidP="00B33EC2">
      <w:pPr>
        <w:pStyle w:val="Heading4"/>
        <w:numPr>
          <w:ilvl w:val="3"/>
          <w:numId w:val="21"/>
        </w:numPr>
        <w:spacing w:before="1" w:after="240"/>
        <w:ind w:left="1276" w:firstLine="0"/>
      </w:pPr>
      <w:r>
        <w:t xml:space="preserve">View </w:t>
      </w:r>
      <w:r w:rsidR="62E32EE9">
        <w:t>4</w:t>
      </w:r>
    </w:p>
    <w:tbl>
      <w:tblPr>
        <w:tblStyle w:val="Team3"/>
        <w:tblW w:w="0" w:type="auto"/>
        <w:tblLook w:val="04A0" w:firstRow="1" w:lastRow="0" w:firstColumn="1" w:lastColumn="0" w:noHBand="0" w:noVBand="1"/>
      </w:tblPr>
      <w:tblGrid>
        <w:gridCol w:w="3619"/>
        <w:gridCol w:w="9989"/>
      </w:tblGrid>
      <w:tr w:rsidR="0184327D" w14:paraId="58EBD65D" w14:textId="77777777" w:rsidTr="003C3261">
        <w:trPr>
          <w:cnfStyle w:val="100000000000" w:firstRow="1" w:lastRow="0" w:firstColumn="0" w:lastColumn="0" w:oddVBand="0" w:evenVBand="0" w:oddHBand="0" w:evenHBand="0" w:firstRowFirstColumn="0" w:firstRowLastColumn="0" w:lastRowFirstColumn="0" w:lastRowLastColumn="0"/>
        </w:trPr>
        <w:tc>
          <w:tcPr>
            <w:tcW w:w="13608" w:type="dxa"/>
            <w:gridSpan w:val="2"/>
          </w:tcPr>
          <w:p w14:paraId="2A988A72" w14:textId="1C83BBEF" w:rsidR="000420A0" w:rsidRDefault="0184327D" w:rsidP="2EEA3F96">
            <w:pPr>
              <w:pStyle w:val="TableParagraph"/>
              <w:spacing w:before="80" w:after="80" w:line="480" w:lineRule="auto"/>
              <w:ind w:left="4122" w:right="4108"/>
              <w:jc w:val="center"/>
              <w:rPr>
                <w:rFonts w:cs="Times New Roman"/>
                <w:b w:val="0"/>
                <w:sz w:val="28"/>
                <w:szCs w:val="28"/>
              </w:rPr>
            </w:pPr>
            <w:r w:rsidRPr="000420A0">
              <w:rPr>
                <w:rFonts w:cs="Times New Roman"/>
                <w:sz w:val="28"/>
                <w:szCs w:val="24"/>
              </w:rPr>
              <w:t xml:space="preserve">Class Name: </w:t>
            </w:r>
            <w:r w:rsidR="4AEBE5F9" w:rsidRPr="000420A0">
              <w:rPr>
                <w:rFonts w:cs="Times New Roman"/>
                <w:sz w:val="28"/>
                <w:szCs w:val="24"/>
              </w:rPr>
              <w:t>Grad Planner</w:t>
            </w:r>
            <w:r w:rsidRPr="000420A0">
              <w:rPr>
                <w:rFonts w:cs="Times New Roman"/>
                <w:sz w:val="28"/>
                <w:szCs w:val="24"/>
              </w:rPr>
              <w:t xml:space="preserve"> View</w:t>
            </w:r>
          </w:p>
        </w:tc>
      </w:tr>
      <w:tr w:rsidR="0184327D" w14:paraId="4EECA816" w14:textId="77777777" w:rsidTr="003C3261">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526C4CED" w14:textId="1B0AEBD1" w:rsidR="0184327D" w:rsidRDefault="0184327D" w:rsidP="0184327D">
            <w:pPr>
              <w:pStyle w:val="TableParagraph"/>
              <w:ind w:right="774"/>
              <w:rPr>
                <w:rFonts w:eastAsia="Times New Roman" w:cs="Times New Roman"/>
              </w:rPr>
            </w:pPr>
            <w:r w:rsidRPr="0184327D">
              <w:rPr>
                <w:rFonts w:eastAsia="Times New Roman" w:cs="Times New Roman"/>
              </w:rPr>
              <w:t xml:space="preserve">Description: The </w:t>
            </w:r>
            <w:r w:rsidR="2A7BF7EC" w:rsidRPr="0184327D">
              <w:rPr>
                <w:rFonts w:eastAsia="Times New Roman" w:cs="Times New Roman"/>
              </w:rPr>
              <w:t>Grad Planner View</w:t>
            </w:r>
          </w:p>
          <w:p w14:paraId="711537B4" w14:textId="77777777" w:rsidR="0184327D" w:rsidRDefault="0184327D" w:rsidP="00D959E4">
            <w:pPr>
              <w:pStyle w:val="TableParagraph"/>
              <w:ind w:right="774"/>
              <w:rPr>
                <w:rFonts w:eastAsia="Times New Roman" w:cs="Times New Roman"/>
              </w:rPr>
            </w:pPr>
            <w:r w:rsidRPr="0184327D">
              <w:rPr>
                <w:rFonts w:eastAsia="Times New Roman" w:cs="Times New Roman"/>
              </w:rPr>
              <w:t xml:space="preserve">The </w:t>
            </w:r>
            <w:r w:rsidR="128A3F87" w:rsidRPr="0184327D">
              <w:rPr>
                <w:rFonts w:eastAsia="Times New Roman" w:cs="Times New Roman"/>
              </w:rPr>
              <w:t>grad planner</w:t>
            </w:r>
            <w:r w:rsidRPr="0184327D">
              <w:rPr>
                <w:rFonts w:eastAsia="Times New Roman" w:cs="Times New Roman"/>
              </w:rPr>
              <w:t xml:space="preserve"> view is the</w:t>
            </w:r>
            <w:r w:rsidR="7F0CD1EA" w:rsidRPr="0184327D">
              <w:rPr>
                <w:rFonts w:eastAsia="Times New Roman" w:cs="Times New Roman"/>
              </w:rPr>
              <w:t xml:space="preserve"> interface the student will see for adding or moving classes in a certain window </w:t>
            </w:r>
            <w:r w:rsidR="40F5461A" w:rsidRPr="0184327D">
              <w:rPr>
                <w:rFonts w:eastAsia="Times New Roman" w:cs="Times New Roman"/>
              </w:rPr>
              <w:t>that will help navigate the course for his or her path to graduation.</w:t>
            </w:r>
          </w:p>
          <w:p w14:paraId="50D101AD" w14:textId="788713F3" w:rsidR="00D959E4" w:rsidRDefault="00D959E4" w:rsidP="00D959E4">
            <w:pPr>
              <w:pStyle w:val="TableParagraph"/>
              <w:ind w:right="774"/>
              <w:rPr>
                <w:rFonts w:eastAsia="Times New Roman" w:cs="Times New Roman"/>
              </w:rPr>
            </w:pPr>
          </w:p>
        </w:tc>
      </w:tr>
      <w:tr w:rsidR="0184327D" w14:paraId="5A48BC29"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tcPr>
          <w:p w14:paraId="5A2D633A" w14:textId="2F131DD1" w:rsidR="0184327D" w:rsidRPr="00C93259" w:rsidRDefault="0184327D" w:rsidP="00C93259">
            <w:pPr>
              <w:pStyle w:val="TableParagraph"/>
              <w:ind w:left="0"/>
              <w:jc w:val="center"/>
              <w:rPr>
                <w:rFonts w:eastAsia="Times New Roman" w:cs="Times New Roman"/>
                <w:b/>
                <w:bCs/>
              </w:rPr>
            </w:pPr>
            <w:r w:rsidRPr="00C93259">
              <w:rPr>
                <w:rFonts w:eastAsia="Times New Roman" w:cs="Times New Roman"/>
                <w:b/>
                <w:bCs/>
              </w:rPr>
              <w:t>Attributes (Fields)</w:t>
            </w:r>
          </w:p>
        </w:tc>
        <w:tc>
          <w:tcPr>
            <w:tcW w:w="9989" w:type="dxa"/>
          </w:tcPr>
          <w:p w14:paraId="35ED6CC3" w14:textId="48459DA0" w:rsidR="0184327D" w:rsidRDefault="0184327D" w:rsidP="006469DA">
            <w:pPr>
              <w:pStyle w:val="TableParagraph"/>
              <w:spacing w:after="240"/>
              <w:ind w:left="3896" w:right="3913"/>
              <w:jc w:val="center"/>
              <w:rPr>
                <w:rFonts w:eastAsia="Times New Roman" w:cs="Times New Roman"/>
                <w:b/>
                <w:bCs/>
              </w:rPr>
            </w:pPr>
            <w:r w:rsidRPr="0184327D">
              <w:rPr>
                <w:rFonts w:eastAsia="Times New Roman" w:cs="Times New Roman"/>
                <w:b/>
                <w:bCs/>
              </w:rPr>
              <w:t>Attribute Description</w:t>
            </w:r>
          </w:p>
        </w:tc>
      </w:tr>
      <w:tr w:rsidR="0184327D" w14:paraId="54B55FE8"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tcPr>
          <w:p w14:paraId="6CEB1DAB" w14:textId="0F608D7F" w:rsidR="4F674A18" w:rsidRPr="000A28ED" w:rsidRDefault="4F674A18" w:rsidP="00C93259">
            <w:pPr>
              <w:spacing w:before="84" w:after="240"/>
              <w:ind w:left="0"/>
              <w:jc w:val="center"/>
              <w:rPr>
                <w:rFonts w:eastAsia="Times New Roman" w:cs="Times New Roman"/>
              </w:rPr>
            </w:pPr>
            <w:r w:rsidRPr="000A28ED">
              <w:rPr>
                <w:rFonts w:eastAsia="Times New Roman" w:cs="Times New Roman"/>
              </w:rPr>
              <w:t>Classes</w:t>
            </w:r>
          </w:p>
        </w:tc>
        <w:tc>
          <w:tcPr>
            <w:tcW w:w="9989" w:type="dxa"/>
          </w:tcPr>
          <w:p w14:paraId="3B48BFFC" w14:textId="0BE9A23A" w:rsidR="61F6ACB4" w:rsidRDefault="61F6ACB4" w:rsidP="0184327D">
            <w:pPr>
              <w:pStyle w:val="TableParagraph"/>
              <w:spacing w:before="84"/>
              <w:ind w:left="196"/>
              <w:rPr>
                <w:rFonts w:eastAsia="Times New Roman" w:cs="Times New Roman"/>
              </w:rPr>
            </w:pPr>
            <w:r w:rsidRPr="0184327D">
              <w:rPr>
                <w:rFonts w:eastAsia="Times New Roman" w:cs="Times New Roman"/>
              </w:rPr>
              <w:t xml:space="preserve">Courses related to the </w:t>
            </w:r>
            <w:r w:rsidR="23C78B82" w:rsidRPr="0184327D">
              <w:rPr>
                <w:rFonts w:eastAsia="Times New Roman" w:cs="Times New Roman"/>
              </w:rPr>
              <w:t>student's</w:t>
            </w:r>
            <w:r w:rsidRPr="0184327D">
              <w:rPr>
                <w:rFonts w:eastAsia="Times New Roman" w:cs="Times New Roman"/>
              </w:rPr>
              <w:t xml:space="preserve"> major will be made present on the grad planner view.</w:t>
            </w:r>
          </w:p>
        </w:tc>
      </w:tr>
      <w:tr w:rsidR="0184327D" w14:paraId="01DA59A5"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tcPr>
          <w:p w14:paraId="57E3CC8D" w14:textId="1ECACC3E" w:rsidR="549870FF" w:rsidRPr="000A28ED" w:rsidRDefault="1D822EA7" w:rsidP="00C93259">
            <w:pPr>
              <w:spacing w:before="87"/>
              <w:ind w:left="0"/>
              <w:jc w:val="center"/>
              <w:rPr>
                <w:rFonts w:eastAsia="Times New Roman" w:cs="Times New Roman"/>
              </w:rPr>
            </w:pPr>
            <w:r w:rsidRPr="000A28ED">
              <w:rPr>
                <w:rFonts w:eastAsia="Times New Roman" w:cs="Times New Roman"/>
              </w:rPr>
              <w:t>Grad Plans</w:t>
            </w:r>
          </w:p>
        </w:tc>
        <w:tc>
          <w:tcPr>
            <w:tcW w:w="9989" w:type="dxa"/>
          </w:tcPr>
          <w:p w14:paraId="0063AC02" w14:textId="55CE1D40" w:rsidR="3A153D95" w:rsidRDefault="3A153D95" w:rsidP="0184327D">
            <w:pPr>
              <w:spacing w:before="87"/>
              <w:ind w:left="196"/>
              <w:rPr>
                <w:rFonts w:eastAsia="Times New Roman" w:cs="Times New Roman"/>
              </w:rPr>
            </w:pPr>
            <w:r w:rsidRPr="0184327D">
              <w:rPr>
                <w:rFonts w:eastAsia="Times New Roman" w:cs="Times New Roman"/>
              </w:rPr>
              <w:t>They</w:t>
            </w:r>
            <w:r w:rsidR="491910E1" w:rsidRPr="0184327D">
              <w:rPr>
                <w:rFonts w:eastAsia="Times New Roman" w:cs="Times New Roman"/>
              </w:rPr>
              <w:t xml:space="preserve"> </w:t>
            </w:r>
            <w:r w:rsidR="310A8EB5" w:rsidRPr="0184327D">
              <w:rPr>
                <w:rFonts w:eastAsia="Times New Roman" w:cs="Times New Roman"/>
              </w:rPr>
              <w:t>will be made available as a resource to guide a student on which classes he or she should register for during a given semester.</w:t>
            </w:r>
          </w:p>
        </w:tc>
      </w:tr>
      <w:tr w:rsidR="0184327D" w14:paraId="720EC9C9"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tcPr>
          <w:p w14:paraId="02E71EEB" w14:textId="724A8E9B" w:rsidR="6D556A8E" w:rsidRPr="000A28ED" w:rsidRDefault="6D556A8E" w:rsidP="00034115">
            <w:pPr>
              <w:spacing w:before="84" w:after="240"/>
              <w:ind w:left="0"/>
              <w:jc w:val="center"/>
              <w:rPr>
                <w:rFonts w:eastAsia="Times New Roman" w:cs="Times New Roman"/>
              </w:rPr>
            </w:pPr>
            <w:r w:rsidRPr="000A28ED">
              <w:rPr>
                <w:rFonts w:eastAsia="Times New Roman" w:cs="Times New Roman"/>
              </w:rPr>
              <w:t>Feedback</w:t>
            </w:r>
            <w:r w:rsidR="5EF2055F" w:rsidRPr="000A28ED">
              <w:rPr>
                <w:rFonts w:eastAsia="Times New Roman" w:cs="Times New Roman"/>
              </w:rPr>
              <w:t>s</w:t>
            </w:r>
          </w:p>
        </w:tc>
        <w:tc>
          <w:tcPr>
            <w:tcW w:w="9989" w:type="dxa"/>
          </w:tcPr>
          <w:p w14:paraId="7990BFBD" w14:textId="367395CA" w:rsidR="0EA27193" w:rsidRDefault="0EA27193" w:rsidP="66FD9EF4">
            <w:pPr>
              <w:pStyle w:val="TableParagraph"/>
              <w:spacing w:before="84" w:line="259" w:lineRule="auto"/>
              <w:ind w:left="196"/>
              <w:rPr>
                <w:rFonts w:eastAsia="Times New Roman" w:cs="Times New Roman"/>
              </w:rPr>
            </w:pPr>
            <w:r w:rsidRPr="0424B38F">
              <w:rPr>
                <w:rFonts w:eastAsia="Times New Roman" w:cs="Times New Roman"/>
              </w:rPr>
              <w:t>The feedbacks of classes and professors.</w:t>
            </w:r>
          </w:p>
        </w:tc>
      </w:tr>
      <w:tr w:rsidR="0184327D" w14:paraId="24044E9D"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tcPr>
          <w:p w14:paraId="2489868E" w14:textId="121701B4" w:rsidR="5EF2055F" w:rsidRPr="000A28ED" w:rsidRDefault="5EF2055F" w:rsidP="00034115">
            <w:pPr>
              <w:spacing w:before="84" w:after="240"/>
              <w:ind w:left="0"/>
              <w:jc w:val="center"/>
              <w:rPr>
                <w:rFonts w:eastAsia="Times New Roman" w:cs="Times New Roman"/>
              </w:rPr>
            </w:pPr>
            <w:r w:rsidRPr="000A28ED">
              <w:rPr>
                <w:rFonts w:eastAsia="Times New Roman" w:cs="Times New Roman"/>
              </w:rPr>
              <w:t>Student</w:t>
            </w:r>
          </w:p>
        </w:tc>
        <w:tc>
          <w:tcPr>
            <w:tcW w:w="9989" w:type="dxa"/>
          </w:tcPr>
          <w:p w14:paraId="180CBF9B" w14:textId="6D7BC3C1" w:rsidR="04431B1B" w:rsidRDefault="04431B1B" w:rsidP="66FD9EF4">
            <w:pPr>
              <w:pStyle w:val="TableParagraph"/>
              <w:spacing w:before="84" w:line="259" w:lineRule="auto"/>
              <w:ind w:left="196"/>
              <w:rPr>
                <w:rFonts w:eastAsia="Times New Roman" w:cs="Times New Roman"/>
              </w:rPr>
            </w:pPr>
            <w:r w:rsidRPr="0424B38F">
              <w:rPr>
                <w:rFonts w:eastAsia="Times New Roman" w:cs="Times New Roman"/>
              </w:rPr>
              <w:t>The user logged into the Grad Planner.</w:t>
            </w:r>
          </w:p>
        </w:tc>
      </w:tr>
      <w:tr w:rsidR="0184327D" w14:paraId="1C81B1FC"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tcPr>
          <w:p w14:paraId="761B977F" w14:textId="2D346335" w:rsidR="0184327D" w:rsidRPr="00C93259" w:rsidRDefault="0184327D" w:rsidP="00034115">
            <w:pPr>
              <w:spacing w:before="84" w:after="240"/>
              <w:ind w:left="0"/>
              <w:jc w:val="center"/>
              <w:rPr>
                <w:rFonts w:eastAsia="Times New Roman" w:cs="Times New Roman"/>
                <w:b/>
                <w:bCs/>
              </w:rPr>
            </w:pPr>
            <w:r w:rsidRPr="00C93259">
              <w:rPr>
                <w:rFonts w:eastAsia="Times New Roman" w:cs="Times New Roman"/>
                <w:b/>
                <w:bCs/>
              </w:rPr>
              <w:t>Methods (Operations)</w:t>
            </w:r>
          </w:p>
        </w:tc>
        <w:tc>
          <w:tcPr>
            <w:tcW w:w="9989" w:type="dxa"/>
          </w:tcPr>
          <w:p w14:paraId="1B7D58E0" w14:textId="2A23D0BA" w:rsidR="0184327D" w:rsidRDefault="0184327D" w:rsidP="0184327D">
            <w:pPr>
              <w:spacing w:before="86"/>
              <w:ind w:left="194"/>
              <w:rPr>
                <w:rFonts w:eastAsia="Times New Roman" w:cs="Times New Roman"/>
              </w:rPr>
            </w:pPr>
          </w:p>
        </w:tc>
      </w:tr>
      <w:tr w:rsidR="0184327D" w14:paraId="62BC3D60"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val="restart"/>
          </w:tcPr>
          <w:p w14:paraId="19507428" w14:textId="0805A43A" w:rsidR="0C8700EF" w:rsidRPr="000A28ED" w:rsidRDefault="0C8700EF" w:rsidP="00034115">
            <w:pPr>
              <w:spacing w:before="84" w:after="240"/>
              <w:ind w:left="0"/>
              <w:jc w:val="center"/>
              <w:rPr>
                <w:rFonts w:eastAsia="Times New Roman" w:cs="Times New Roman"/>
              </w:rPr>
            </w:pPr>
            <w:r w:rsidRPr="000A28ED">
              <w:rPr>
                <w:rFonts w:eastAsia="Times New Roman" w:cs="Times New Roman"/>
              </w:rPr>
              <w:t>Display Grad Plans</w:t>
            </w:r>
          </w:p>
          <w:p w14:paraId="118E9EE1" w14:textId="760E7A7E" w:rsidR="0184327D" w:rsidRPr="00C93259" w:rsidRDefault="0184327D" w:rsidP="00C93259">
            <w:pPr>
              <w:pStyle w:val="TableParagraph"/>
              <w:ind w:left="0"/>
              <w:jc w:val="center"/>
              <w:rPr>
                <w:rFonts w:eastAsia="Times New Roman" w:cs="Times New Roman"/>
                <w:b/>
                <w:bCs/>
              </w:rPr>
            </w:pPr>
          </w:p>
        </w:tc>
        <w:tc>
          <w:tcPr>
            <w:tcW w:w="9989" w:type="dxa"/>
          </w:tcPr>
          <w:p w14:paraId="5A0C1709" w14:textId="223DBC5E" w:rsidR="0184327D" w:rsidRDefault="0184327D" w:rsidP="006469DA">
            <w:pPr>
              <w:pStyle w:val="TableParagraph"/>
              <w:spacing w:after="240"/>
              <w:ind w:left="3896" w:right="3913"/>
              <w:jc w:val="center"/>
              <w:rPr>
                <w:rFonts w:eastAsia="Times New Roman" w:cs="Times New Roman"/>
              </w:rPr>
            </w:pPr>
            <w:r w:rsidRPr="0184327D">
              <w:rPr>
                <w:rFonts w:eastAsia="Times New Roman" w:cs="Times New Roman"/>
                <w:b/>
                <w:bCs/>
              </w:rPr>
              <w:t>Method Description</w:t>
            </w:r>
          </w:p>
        </w:tc>
      </w:tr>
      <w:tr w:rsidR="0184327D" w14:paraId="55DD23D2"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656B3D67" w14:textId="77777777" w:rsidR="00C77052" w:rsidRDefault="00C77052"/>
        </w:tc>
        <w:tc>
          <w:tcPr>
            <w:tcW w:w="9989" w:type="dxa"/>
          </w:tcPr>
          <w:p w14:paraId="5282643D" w14:textId="09A15CB0" w:rsidR="0184327D" w:rsidRDefault="0184327D" w:rsidP="0184327D">
            <w:pPr>
              <w:pStyle w:val="TableParagraph"/>
              <w:rPr>
                <w:rFonts w:eastAsia="Times New Roman" w:cs="Times New Roman"/>
              </w:rPr>
            </w:pPr>
            <w:r w:rsidRPr="0184327D">
              <w:rPr>
                <w:rFonts w:eastAsia="Times New Roman" w:cs="Times New Roman"/>
              </w:rPr>
              <w:t>Parameters:</w:t>
            </w:r>
            <w:r w:rsidR="0495297F" w:rsidRPr="0184327D">
              <w:rPr>
                <w:rFonts w:eastAsia="Times New Roman" w:cs="Times New Roman"/>
              </w:rPr>
              <w:t xml:space="preserve"> </w:t>
            </w:r>
            <w:proofErr w:type="spellStart"/>
            <w:r w:rsidR="5278B56E" w:rsidRPr="0184327D">
              <w:rPr>
                <w:rFonts w:eastAsia="Times New Roman" w:cs="Times New Roman"/>
              </w:rPr>
              <w:t>userId</w:t>
            </w:r>
            <w:proofErr w:type="spellEnd"/>
          </w:p>
          <w:p w14:paraId="6E936003" w14:textId="5F2FC829" w:rsidR="0184327D" w:rsidRDefault="0184327D" w:rsidP="0184327D">
            <w:pPr>
              <w:pStyle w:val="TableParagraph"/>
              <w:rPr>
                <w:rFonts w:eastAsia="Times New Roman" w:cs="Times New Roman"/>
              </w:rPr>
            </w:pPr>
            <w:r w:rsidRPr="0184327D">
              <w:rPr>
                <w:rFonts w:eastAsia="Times New Roman" w:cs="Times New Roman"/>
              </w:rPr>
              <w:t>Return:</w:t>
            </w:r>
            <w:r w:rsidR="6F7B6722" w:rsidRPr="0184327D">
              <w:rPr>
                <w:rFonts w:eastAsia="Times New Roman" w:cs="Times New Roman"/>
              </w:rPr>
              <w:t xml:space="preserve"> display grad plans</w:t>
            </w:r>
          </w:p>
          <w:p w14:paraId="34CFC404" w14:textId="14D65EC0" w:rsidR="0184327D" w:rsidRDefault="0184327D" w:rsidP="0184327D">
            <w:pPr>
              <w:pStyle w:val="TableParagraph"/>
              <w:rPr>
                <w:rFonts w:eastAsia="Times New Roman" w:cs="Times New Roman"/>
              </w:rPr>
            </w:pPr>
            <w:r w:rsidRPr="0184327D">
              <w:rPr>
                <w:rFonts w:eastAsia="Times New Roman" w:cs="Times New Roman"/>
              </w:rPr>
              <w:lastRenderedPageBreak/>
              <w:t>Description:</w:t>
            </w:r>
            <w:r w:rsidR="1965317E" w:rsidRPr="0184327D">
              <w:rPr>
                <w:rFonts w:eastAsia="Times New Roman" w:cs="Times New Roman"/>
              </w:rPr>
              <w:t xml:space="preserve"> Displays the grad plans of the user.</w:t>
            </w:r>
          </w:p>
        </w:tc>
      </w:tr>
      <w:tr w:rsidR="0184327D" w14:paraId="254EC1EA"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tcPr>
          <w:p w14:paraId="5DE49691" w14:textId="77777777" w:rsidR="00C77052" w:rsidRDefault="00C77052"/>
        </w:tc>
        <w:tc>
          <w:tcPr>
            <w:tcW w:w="9989" w:type="dxa"/>
          </w:tcPr>
          <w:p w14:paraId="2D848991" w14:textId="13A14C34" w:rsidR="0184327D" w:rsidRDefault="0184327D" w:rsidP="006469DA">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Pr="60BE0159">
              <w:rPr>
                <w:rFonts w:eastAsia="Times New Roman" w:cs="Times New Roman"/>
                <w:b/>
                <w:bCs/>
              </w:rPr>
              <w:t>Pseudo</w:t>
            </w:r>
            <w:r w:rsidR="3828FE75" w:rsidRPr="60BE0159">
              <w:rPr>
                <w:rFonts w:eastAsia="Times New Roman" w:cs="Times New Roman"/>
                <w:b/>
                <w:bCs/>
              </w:rPr>
              <w:t>c</w:t>
            </w:r>
            <w:r w:rsidRPr="60BE0159">
              <w:rPr>
                <w:rFonts w:eastAsia="Times New Roman" w:cs="Times New Roman"/>
                <w:b/>
                <w:bCs/>
              </w:rPr>
              <w:t>ode</w:t>
            </w:r>
          </w:p>
        </w:tc>
      </w:tr>
      <w:tr w:rsidR="0184327D" w14:paraId="486A472F"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05EFB676" w14:textId="77777777" w:rsidR="00C77052" w:rsidRDefault="00C77052"/>
        </w:tc>
        <w:tc>
          <w:tcPr>
            <w:tcW w:w="9989" w:type="dxa"/>
          </w:tcPr>
          <w:p w14:paraId="6C2E0EC3" w14:textId="4E75BDD1" w:rsidR="37C32F6B" w:rsidRDefault="37C32F6B" w:rsidP="630F2888">
            <w:pPr>
              <w:spacing w:before="86"/>
              <w:ind w:left="194"/>
              <w:rPr>
                <w:rFonts w:eastAsia="Times New Roman" w:cs="Times New Roman"/>
              </w:rPr>
            </w:pPr>
            <w:proofErr w:type="spellStart"/>
            <w:r w:rsidRPr="0184327D">
              <w:rPr>
                <w:rFonts w:eastAsia="Times New Roman" w:cs="Times New Roman"/>
              </w:rPr>
              <w:t>DisplayGradPlans</w:t>
            </w:r>
            <w:proofErr w:type="spellEnd"/>
            <w:r w:rsidRPr="0184327D">
              <w:rPr>
                <w:rFonts w:eastAsia="Times New Roman" w:cs="Times New Roman"/>
              </w:rPr>
              <w:t>(</w:t>
            </w:r>
            <w:proofErr w:type="spellStart"/>
            <w:r w:rsidRPr="0184327D">
              <w:rPr>
                <w:rFonts w:eastAsia="Times New Roman" w:cs="Times New Roman"/>
              </w:rPr>
              <w:t>userId</w:t>
            </w:r>
            <w:proofErr w:type="spellEnd"/>
            <w:r w:rsidRPr="0184327D">
              <w:rPr>
                <w:rFonts w:eastAsia="Times New Roman" w:cs="Times New Roman"/>
              </w:rPr>
              <w:t>)</w:t>
            </w:r>
            <w:r w:rsidR="45001B5D" w:rsidRPr="66FD9EF4">
              <w:rPr>
                <w:rFonts w:eastAsia="Times New Roman" w:cs="Times New Roman"/>
              </w:rPr>
              <w:t xml:space="preserve"> </w:t>
            </w:r>
            <w:r w:rsidRPr="0424B38F">
              <w:rPr>
                <w:rFonts w:eastAsia="Times New Roman" w:cs="Times New Roman"/>
              </w:rPr>
              <w:t>{</w:t>
            </w:r>
          </w:p>
          <w:p w14:paraId="559D86FB" w14:textId="707FEC3E" w:rsidR="37C32F6B" w:rsidRDefault="37C32F6B" w:rsidP="630F2888">
            <w:pPr>
              <w:spacing w:before="86"/>
              <w:rPr>
                <w:rFonts w:eastAsia="Times New Roman" w:cs="Times New Roman"/>
              </w:rPr>
            </w:pPr>
            <w:r w:rsidRPr="0424B38F">
              <w:rPr>
                <w:rFonts w:eastAsia="Times New Roman" w:cs="Times New Roman"/>
              </w:rPr>
              <w:t xml:space="preserve">Plans = </w:t>
            </w:r>
            <w:proofErr w:type="spellStart"/>
            <w:r w:rsidRPr="0424B38F">
              <w:rPr>
                <w:rFonts w:eastAsia="Times New Roman" w:cs="Times New Roman"/>
              </w:rPr>
              <w:t>GradPlanController</w:t>
            </w:r>
            <w:proofErr w:type="spellEnd"/>
            <w:r w:rsidRPr="0424B38F">
              <w:rPr>
                <w:rFonts w:eastAsia="Times New Roman" w:cs="Times New Roman"/>
              </w:rPr>
              <w:t xml:space="preserve"> request from API using the </w:t>
            </w:r>
            <w:proofErr w:type="spellStart"/>
            <w:r w:rsidRPr="0424B38F">
              <w:rPr>
                <w:rFonts w:eastAsia="Times New Roman" w:cs="Times New Roman"/>
              </w:rPr>
              <w:t>userId</w:t>
            </w:r>
            <w:proofErr w:type="spellEnd"/>
          </w:p>
          <w:p w14:paraId="229DB426" w14:textId="7F218BF0" w:rsidR="37C32F6B" w:rsidRDefault="37C32F6B" w:rsidP="630F2888">
            <w:pPr>
              <w:spacing w:before="86"/>
              <w:rPr>
                <w:rFonts w:eastAsia="Times New Roman" w:cs="Times New Roman"/>
              </w:rPr>
            </w:pPr>
            <w:r w:rsidRPr="0424B38F">
              <w:rPr>
                <w:rFonts w:eastAsia="Times New Roman" w:cs="Times New Roman"/>
              </w:rPr>
              <w:t>Display table of grad plans</w:t>
            </w:r>
          </w:p>
          <w:p w14:paraId="21F21ADA" w14:textId="5174808E" w:rsidR="37C32F6B" w:rsidRDefault="37C32F6B" w:rsidP="630F2888">
            <w:pPr>
              <w:spacing w:before="86"/>
              <w:ind w:left="194"/>
              <w:rPr>
                <w:rFonts w:eastAsia="Times New Roman" w:cs="Times New Roman"/>
              </w:rPr>
            </w:pPr>
            <w:r w:rsidRPr="0424B38F">
              <w:rPr>
                <w:rFonts w:eastAsia="Times New Roman" w:cs="Times New Roman"/>
              </w:rPr>
              <w:t>}</w:t>
            </w:r>
          </w:p>
        </w:tc>
      </w:tr>
      <w:tr w:rsidR="0184327D" w14:paraId="5A29CD66"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val="restart"/>
          </w:tcPr>
          <w:p w14:paraId="309EA872" w14:textId="1C6BC439" w:rsidR="7CADD79B" w:rsidRPr="000A28ED" w:rsidRDefault="7CADD79B" w:rsidP="006469DA">
            <w:pPr>
              <w:pStyle w:val="TableParagraph"/>
              <w:ind w:left="0"/>
              <w:jc w:val="center"/>
              <w:rPr>
                <w:rFonts w:eastAsia="Times New Roman" w:cs="Times New Roman"/>
              </w:rPr>
            </w:pPr>
            <w:r w:rsidRPr="000A28ED">
              <w:rPr>
                <w:rFonts w:eastAsia="Times New Roman" w:cs="Times New Roman"/>
              </w:rPr>
              <w:t>Display Classes</w:t>
            </w:r>
          </w:p>
          <w:p w14:paraId="29F03E0C" w14:textId="760E7A7E" w:rsidR="0184327D" w:rsidRPr="000A28ED" w:rsidRDefault="0184327D" w:rsidP="0184327D">
            <w:pPr>
              <w:pStyle w:val="TableParagraph"/>
              <w:ind w:left="0"/>
              <w:jc w:val="center"/>
              <w:rPr>
                <w:rFonts w:eastAsia="Times New Roman" w:cs="Times New Roman"/>
              </w:rPr>
            </w:pPr>
          </w:p>
          <w:p w14:paraId="69C365C6" w14:textId="68AD99A2" w:rsidR="0184327D" w:rsidRPr="000A28ED" w:rsidRDefault="0184327D" w:rsidP="0184327D">
            <w:pPr>
              <w:pStyle w:val="TableParagraph"/>
              <w:jc w:val="center"/>
              <w:rPr>
                <w:rFonts w:eastAsia="Times New Roman" w:cs="Times New Roman"/>
              </w:rPr>
            </w:pPr>
          </w:p>
        </w:tc>
        <w:tc>
          <w:tcPr>
            <w:tcW w:w="9989" w:type="dxa"/>
          </w:tcPr>
          <w:p w14:paraId="12F3EBDE" w14:textId="2405CC82" w:rsidR="7CADD79B" w:rsidRDefault="7CADD79B" w:rsidP="006469DA">
            <w:pPr>
              <w:pStyle w:val="TableParagraph"/>
              <w:spacing w:after="240"/>
              <w:ind w:left="3896" w:right="3913"/>
              <w:jc w:val="center"/>
              <w:rPr>
                <w:rFonts w:eastAsia="Times New Roman" w:cs="Times New Roman"/>
              </w:rPr>
            </w:pPr>
            <w:r w:rsidRPr="0184327D">
              <w:rPr>
                <w:rFonts w:eastAsia="Times New Roman" w:cs="Times New Roman"/>
                <w:b/>
                <w:bCs/>
              </w:rPr>
              <w:t>Method Description</w:t>
            </w:r>
          </w:p>
        </w:tc>
      </w:tr>
      <w:tr w:rsidR="0184327D" w14:paraId="635A4520"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5E089EA1" w14:textId="77777777" w:rsidR="00C77052" w:rsidRPr="000A28ED" w:rsidRDefault="00C77052"/>
        </w:tc>
        <w:tc>
          <w:tcPr>
            <w:tcW w:w="9989" w:type="dxa"/>
          </w:tcPr>
          <w:p w14:paraId="2CA4E42F" w14:textId="3B4AA5CC" w:rsidR="7CADD79B" w:rsidRDefault="7CADD79B" w:rsidP="0184327D">
            <w:pPr>
              <w:pStyle w:val="TableParagraph"/>
              <w:rPr>
                <w:rFonts w:eastAsia="Times New Roman" w:cs="Times New Roman"/>
              </w:rPr>
            </w:pPr>
            <w:r w:rsidRPr="0184327D">
              <w:rPr>
                <w:rFonts w:eastAsia="Times New Roman" w:cs="Times New Roman"/>
              </w:rPr>
              <w:t xml:space="preserve">Parameters: </w:t>
            </w:r>
            <w:proofErr w:type="spellStart"/>
            <w:r w:rsidRPr="0184327D">
              <w:rPr>
                <w:rFonts w:eastAsia="Times New Roman" w:cs="Times New Roman"/>
              </w:rPr>
              <w:t>userId</w:t>
            </w:r>
            <w:proofErr w:type="spellEnd"/>
            <w:r w:rsidRPr="0184327D">
              <w:rPr>
                <w:rFonts w:eastAsia="Times New Roman" w:cs="Times New Roman"/>
              </w:rPr>
              <w:t>, semester</w:t>
            </w:r>
          </w:p>
          <w:p w14:paraId="296A69F3" w14:textId="3B4AA5CC" w:rsidR="7CADD79B" w:rsidRDefault="7CADD79B" w:rsidP="0184327D">
            <w:pPr>
              <w:pStyle w:val="TableParagraph"/>
              <w:rPr>
                <w:rFonts w:eastAsia="Times New Roman" w:cs="Times New Roman"/>
              </w:rPr>
            </w:pPr>
            <w:r w:rsidRPr="0184327D">
              <w:rPr>
                <w:rFonts w:eastAsia="Times New Roman" w:cs="Times New Roman"/>
              </w:rPr>
              <w:t>Return: display grad plans</w:t>
            </w:r>
          </w:p>
          <w:p w14:paraId="63FC04D8" w14:textId="00F1C09C" w:rsidR="7CADD79B" w:rsidRDefault="7CADD79B" w:rsidP="00020976">
            <w:pPr>
              <w:pStyle w:val="TableParagraph"/>
              <w:spacing w:after="240"/>
              <w:rPr>
                <w:rFonts w:eastAsia="Times New Roman" w:cs="Times New Roman"/>
              </w:rPr>
            </w:pPr>
            <w:r w:rsidRPr="0184327D">
              <w:rPr>
                <w:rFonts w:eastAsia="Times New Roman" w:cs="Times New Roman"/>
              </w:rPr>
              <w:t>Description: Displays the classes the user is taking each semester.</w:t>
            </w:r>
          </w:p>
        </w:tc>
      </w:tr>
      <w:tr w:rsidR="0184327D" w14:paraId="6C8522B6"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tcPr>
          <w:p w14:paraId="53DBC3DE" w14:textId="77777777" w:rsidR="00C77052" w:rsidRPr="000A28ED" w:rsidRDefault="00C77052"/>
        </w:tc>
        <w:tc>
          <w:tcPr>
            <w:tcW w:w="9989" w:type="dxa"/>
          </w:tcPr>
          <w:p w14:paraId="3F03BB54" w14:textId="3F35BD28" w:rsidR="7CADD79B" w:rsidRDefault="7CADD79B" w:rsidP="006469DA">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Pr="60BE0159">
              <w:rPr>
                <w:rFonts w:eastAsia="Times New Roman" w:cs="Times New Roman"/>
                <w:b/>
                <w:bCs/>
              </w:rPr>
              <w:t>Pseudo</w:t>
            </w:r>
            <w:r w:rsidR="5D8BF109" w:rsidRPr="60BE0159">
              <w:rPr>
                <w:rFonts w:eastAsia="Times New Roman" w:cs="Times New Roman"/>
                <w:b/>
                <w:bCs/>
              </w:rPr>
              <w:t>c</w:t>
            </w:r>
            <w:r w:rsidRPr="60BE0159">
              <w:rPr>
                <w:rFonts w:eastAsia="Times New Roman" w:cs="Times New Roman"/>
                <w:b/>
                <w:bCs/>
              </w:rPr>
              <w:t>ode</w:t>
            </w:r>
          </w:p>
        </w:tc>
      </w:tr>
      <w:tr w:rsidR="0184327D" w14:paraId="1F8B89F1"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2F06F741" w14:textId="77777777" w:rsidR="00C77052" w:rsidRPr="000A28ED" w:rsidRDefault="00C77052"/>
        </w:tc>
        <w:tc>
          <w:tcPr>
            <w:tcW w:w="9989" w:type="dxa"/>
          </w:tcPr>
          <w:p w14:paraId="3A424DDE" w14:textId="52BA0DFD" w:rsidR="7CADD79B" w:rsidRDefault="7CADD79B" w:rsidP="716CDDEA">
            <w:pPr>
              <w:spacing w:before="86"/>
              <w:ind w:left="194"/>
              <w:rPr>
                <w:rFonts w:eastAsia="Times New Roman" w:cs="Times New Roman"/>
              </w:rPr>
            </w:pPr>
            <w:proofErr w:type="spellStart"/>
            <w:r w:rsidRPr="0184327D">
              <w:rPr>
                <w:rFonts w:eastAsia="Times New Roman" w:cs="Times New Roman"/>
              </w:rPr>
              <w:t>DisplayClasses</w:t>
            </w:r>
            <w:proofErr w:type="spellEnd"/>
            <w:r w:rsidRPr="0184327D">
              <w:rPr>
                <w:rFonts w:eastAsia="Times New Roman" w:cs="Times New Roman"/>
              </w:rPr>
              <w:t>(</w:t>
            </w:r>
            <w:proofErr w:type="spellStart"/>
            <w:r w:rsidRPr="0184327D">
              <w:rPr>
                <w:rFonts w:eastAsia="Times New Roman" w:cs="Times New Roman"/>
              </w:rPr>
              <w:t>userId</w:t>
            </w:r>
            <w:proofErr w:type="spellEnd"/>
            <w:r w:rsidRPr="0184327D">
              <w:rPr>
                <w:rFonts w:eastAsia="Times New Roman" w:cs="Times New Roman"/>
              </w:rPr>
              <w:t>, semester)</w:t>
            </w:r>
            <w:r w:rsidR="26B84219" w:rsidRPr="66FD9EF4">
              <w:rPr>
                <w:rFonts w:eastAsia="Times New Roman" w:cs="Times New Roman"/>
              </w:rPr>
              <w:t xml:space="preserve"> </w:t>
            </w:r>
            <w:r w:rsidRPr="0424B38F">
              <w:rPr>
                <w:rFonts w:eastAsia="Times New Roman" w:cs="Times New Roman"/>
              </w:rPr>
              <w:t>{</w:t>
            </w:r>
          </w:p>
          <w:p w14:paraId="2C935584" w14:textId="26BC38D2" w:rsidR="7CADD79B" w:rsidRDefault="7CADD79B" w:rsidP="716CDDEA">
            <w:pPr>
              <w:spacing w:before="86"/>
              <w:rPr>
                <w:rFonts w:eastAsia="Times New Roman" w:cs="Times New Roman"/>
              </w:rPr>
            </w:pPr>
            <w:r w:rsidRPr="0424B38F">
              <w:rPr>
                <w:rFonts w:eastAsia="Times New Roman" w:cs="Times New Roman"/>
              </w:rPr>
              <w:t xml:space="preserve">Classes = </w:t>
            </w:r>
            <w:proofErr w:type="spellStart"/>
            <w:r w:rsidRPr="0424B38F">
              <w:rPr>
                <w:rFonts w:eastAsia="Times New Roman" w:cs="Times New Roman"/>
              </w:rPr>
              <w:t>ClassesController</w:t>
            </w:r>
            <w:proofErr w:type="spellEnd"/>
            <w:r w:rsidRPr="0424B38F">
              <w:rPr>
                <w:rFonts w:eastAsia="Times New Roman" w:cs="Times New Roman"/>
              </w:rPr>
              <w:t xml:space="preserve"> request from API using the </w:t>
            </w:r>
            <w:proofErr w:type="spellStart"/>
            <w:r w:rsidRPr="0424B38F">
              <w:rPr>
                <w:rFonts w:eastAsia="Times New Roman" w:cs="Times New Roman"/>
              </w:rPr>
              <w:t>userId</w:t>
            </w:r>
            <w:proofErr w:type="spellEnd"/>
            <w:r w:rsidRPr="0424B38F">
              <w:rPr>
                <w:rFonts w:eastAsia="Times New Roman" w:cs="Times New Roman"/>
              </w:rPr>
              <w:t xml:space="preserve"> and semester</w:t>
            </w:r>
          </w:p>
          <w:p w14:paraId="62A1D312" w14:textId="2EF1D314" w:rsidR="7CADD79B" w:rsidRDefault="7CADD79B" w:rsidP="716CDDEA">
            <w:pPr>
              <w:spacing w:before="86"/>
              <w:rPr>
                <w:rFonts w:eastAsia="Times New Roman" w:cs="Times New Roman"/>
              </w:rPr>
            </w:pPr>
            <w:r w:rsidRPr="0424B38F">
              <w:rPr>
                <w:rFonts w:eastAsia="Times New Roman" w:cs="Times New Roman"/>
              </w:rPr>
              <w:t>Display table of classes</w:t>
            </w:r>
          </w:p>
          <w:p w14:paraId="5178EBFF" w14:textId="77415B0B" w:rsidR="7CADD79B" w:rsidRDefault="7CADD79B" w:rsidP="716CDDEA">
            <w:pPr>
              <w:spacing w:before="86"/>
              <w:ind w:left="194"/>
              <w:rPr>
                <w:rFonts w:eastAsia="Times New Roman" w:cs="Times New Roman"/>
              </w:rPr>
            </w:pPr>
            <w:r w:rsidRPr="0424B38F">
              <w:rPr>
                <w:rFonts w:eastAsia="Times New Roman" w:cs="Times New Roman"/>
              </w:rPr>
              <w:t>}</w:t>
            </w:r>
          </w:p>
        </w:tc>
      </w:tr>
      <w:tr w:rsidR="0184327D" w14:paraId="65E342CE"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val="restart"/>
          </w:tcPr>
          <w:p w14:paraId="0950E4FD" w14:textId="16EF1983" w:rsidR="7CADD79B" w:rsidRPr="000A28ED" w:rsidRDefault="7CADD79B" w:rsidP="0184327D">
            <w:pPr>
              <w:pStyle w:val="TableParagraph"/>
              <w:jc w:val="center"/>
              <w:rPr>
                <w:rFonts w:eastAsia="Times New Roman" w:cs="Times New Roman"/>
              </w:rPr>
            </w:pPr>
            <w:r w:rsidRPr="000A28ED">
              <w:rPr>
                <w:rFonts w:eastAsia="Times New Roman" w:cs="Times New Roman"/>
              </w:rPr>
              <w:t>Display Feedback</w:t>
            </w:r>
          </w:p>
        </w:tc>
        <w:tc>
          <w:tcPr>
            <w:tcW w:w="9989" w:type="dxa"/>
          </w:tcPr>
          <w:p w14:paraId="5D2C607A" w14:textId="2405CC82" w:rsidR="7CADD79B" w:rsidRPr="006469DA" w:rsidRDefault="7CADD79B" w:rsidP="006469DA">
            <w:pPr>
              <w:pStyle w:val="TableParagraph"/>
              <w:spacing w:after="240"/>
              <w:ind w:left="3896" w:right="3913"/>
              <w:jc w:val="center"/>
              <w:rPr>
                <w:rFonts w:eastAsia="Times New Roman" w:cs="Times New Roman"/>
                <w:b/>
                <w:bCs/>
              </w:rPr>
            </w:pPr>
            <w:r w:rsidRPr="0184327D">
              <w:rPr>
                <w:rFonts w:eastAsia="Times New Roman" w:cs="Times New Roman"/>
                <w:b/>
                <w:bCs/>
              </w:rPr>
              <w:t>Method Description</w:t>
            </w:r>
          </w:p>
          <w:p w14:paraId="639FC9F6" w14:textId="6EFC50C0" w:rsidR="0184327D" w:rsidRDefault="0184327D" w:rsidP="0184327D">
            <w:pPr>
              <w:jc w:val="center"/>
              <w:rPr>
                <w:rFonts w:eastAsia="Times New Roman" w:cs="Times New Roman"/>
                <w:b/>
                <w:bCs/>
              </w:rPr>
            </w:pPr>
          </w:p>
        </w:tc>
      </w:tr>
      <w:tr w:rsidR="0184327D" w14:paraId="346EF024"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05A9C5B5" w14:textId="77777777" w:rsidR="00C77052" w:rsidRDefault="00C77052"/>
        </w:tc>
        <w:tc>
          <w:tcPr>
            <w:tcW w:w="9989" w:type="dxa"/>
          </w:tcPr>
          <w:p w14:paraId="33B25734" w14:textId="533EFAEC" w:rsidR="7CADD79B" w:rsidRDefault="7CADD79B" w:rsidP="0184327D">
            <w:pPr>
              <w:pStyle w:val="TableParagraph"/>
              <w:rPr>
                <w:rFonts w:eastAsia="Times New Roman" w:cs="Times New Roman"/>
              </w:rPr>
            </w:pPr>
            <w:r w:rsidRPr="0184327D">
              <w:rPr>
                <w:rFonts w:eastAsia="Times New Roman" w:cs="Times New Roman"/>
              </w:rPr>
              <w:t>Parameters: class/professor</w:t>
            </w:r>
          </w:p>
          <w:p w14:paraId="4BF6B4FB" w14:textId="10721F22" w:rsidR="7CADD79B" w:rsidRDefault="7CADD79B" w:rsidP="0184327D">
            <w:pPr>
              <w:pStyle w:val="TableParagraph"/>
              <w:rPr>
                <w:rFonts w:eastAsia="Times New Roman" w:cs="Times New Roman"/>
              </w:rPr>
            </w:pPr>
            <w:r w:rsidRPr="0184327D">
              <w:rPr>
                <w:rFonts w:eastAsia="Times New Roman" w:cs="Times New Roman"/>
              </w:rPr>
              <w:t>Return: display the feedback of the class/professor</w:t>
            </w:r>
          </w:p>
          <w:p w14:paraId="5CEB477A" w14:textId="67DBD0CC" w:rsidR="7CADD79B" w:rsidRDefault="7CADD79B" w:rsidP="00020976">
            <w:pPr>
              <w:pStyle w:val="TableParagraph"/>
              <w:spacing w:after="240"/>
              <w:rPr>
                <w:rFonts w:eastAsia="Times New Roman" w:cs="Times New Roman"/>
              </w:rPr>
            </w:pPr>
            <w:r w:rsidRPr="0184327D">
              <w:rPr>
                <w:rFonts w:eastAsia="Times New Roman" w:cs="Times New Roman"/>
              </w:rPr>
              <w:lastRenderedPageBreak/>
              <w:t>Description: Displays the feedback for a class</w:t>
            </w:r>
            <w:r w:rsidR="17A91666" w:rsidRPr="078FCCC8">
              <w:rPr>
                <w:rFonts w:eastAsia="Times New Roman" w:cs="Times New Roman"/>
              </w:rPr>
              <w:t>.</w:t>
            </w:r>
          </w:p>
        </w:tc>
      </w:tr>
      <w:tr w:rsidR="0184327D" w14:paraId="545B084F"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tcPr>
          <w:p w14:paraId="381F844A" w14:textId="77777777" w:rsidR="00C77052" w:rsidRDefault="00C77052"/>
        </w:tc>
        <w:tc>
          <w:tcPr>
            <w:tcW w:w="9989" w:type="dxa"/>
          </w:tcPr>
          <w:p w14:paraId="55D4E184" w14:textId="73C0FAA1" w:rsidR="7CADD79B" w:rsidRDefault="7CADD79B" w:rsidP="006469DA">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Pr="60BE0159">
              <w:rPr>
                <w:rFonts w:eastAsia="Times New Roman" w:cs="Times New Roman"/>
                <w:b/>
                <w:bCs/>
              </w:rPr>
              <w:t>Pseudo</w:t>
            </w:r>
            <w:r w:rsidR="557ACB6E" w:rsidRPr="60BE0159">
              <w:rPr>
                <w:rFonts w:eastAsia="Times New Roman" w:cs="Times New Roman"/>
                <w:b/>
                <w:bCs/>
              </w:rPr>
              <w:t>c</w:t>
            </w:r>
            <w:r w:rsidRPr="60BE0159">
              <w:rPr>
                <w:rFonts w:eastAsia="Times New Roman" w:cs="Times New Roman"/>
                <w:b/>
                <w:bCs/>
              </w:rPr>
              <w:t>ode</w:t>
            </w:r>
          </w:p>
        </w:tc>
      </w:tr>
      <w:tr w:rsidR="0184327D" w14:paraId="71C0943E"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6A7D9303" w14:textId="77777777" w:rsidR="00C77052" w:rsidRDefault="00C77052"/>
        </w:tc>
        <w:tc>
          <w:tcPr>
            <w:tcW w:w="9989" w:type="dxa"/>
          </w:tcPr>
          <w:p w14:paraId="4D8B9D34" w14:textId="09F3C23A" w:rsidR="7CADD79B" w:rsidRDefault="2861EDA8" w:rsidP="716CDDEA">
            <w:pPr>
              <w:spacing w:before="86"/>
              <w:ind w:left="194"/>
              <w:rPr>
                <w:rFonts w:eastAsia="Times New Roman" w:cs="Times New Roman"/>
              </w:rPr>
            </w:pPr>
            <w:proofErr w:type="spellStart"/>
            <w:r w:rsidRPr="29346B37">
              <w:rPr>
                <w:rFonts w:eastAsia="Times New Roman" w:cs="Times New Roman"/>
              </w:rPr>
              <w:t>DisplayFeedback</w:t>
            </w:r>
            <w:proofErr w:type="spellEnd"/>
            <w:r w:rsidRPr="29346B37">
              <w:rPr>
                <w:rFonts w:eastAsia="Times New Roman" w:cs="Times New Roman"/>
              </w:rPr>
              <w:t>(class, professor) {</w:t>
            </w:r>
          </w:p>
          <w:p w14:paraId="3F552E89" w14:textId="039A98B8" w:rsidR="7CADD79B" w:rsidRDefault="2861EDA8" w:rsidP="716CDDEA">
            <w:pPr>
              <w:spacing w:before="86"/>
              <w:rPr>
                <w:rFonts w:eastAsia="Times New Roman" w:cs="Times New Roman"/>
              </w:rPr>
            </w:pPr>
            <w:r w:rsidRPr="29346B37">
              <w:rPr>
                <w:rFonts w:eastAsia="Times New Roman" w:cs="Times New Roman"/>
              </w:rPr>
              <w:t xml:space="preserve">Feedback = </w:t>
            </w:r>
            <w:proofErr w:type="spellStart"/>
            <w:r w:rsidRPr="29346B37">
              <w:rPr>
                <w:rFonts w:eastAsia="Times New Roman" w:cs="Times New Roman"/>
              </w:rPr>
              <w:t>FeedbackController</w:t>
            </w:r>
            <w:proofErr w:type="spellEnd"/>
            <w:r w:rsidRPr="29346B37">
              <w:rPr>
                <w:rFonts w:eastAsia="Times New Roman" w:cs="Times New Roman"/>
              </w:rPr>
              <w:t xml:space="preserve"> request from API using the </w:t>
            </w:r>
            <w:r w:rsidR="66A67B02" w:rsidRPr="29346B37">
              <w:rPr>
                <w:rFonts w:eastAsia="Times New Roman" w:cs="Times New Roman"/>
              </w:rPr>
              <w:t>class and professor</w:t>
            </w:r>
          </w:p>
          <w:p w14:paraId="6B8EC4F0" w14:textId="4508941D" w:rsidR="7CADD79B" w:rsidRDefault="2861EDA8" w:rsidP="716CDDEA">
            <w:pPr>
              <w:spacing w:before="86"/>
              <w:rPr>
                <w:rFonts w:eastAsia="Times New Roman" w:cs="Times New Roman"/>
              </w:rPr>
            </w:pPr>
            <w:r w:rsidRPr="29346B37">
              <w:rPr>
                <w:rFonts w:eastAsia="Times New Roman" w:cs="Times New Roman"/>
              </w:rPr>
              <w:t>Display table of feedback</w:t>
            </w:r>
          </w:p>
          <w:p w14:paraId="45773787" w14:textId="2BE022B9" w:rsidR="7CADD79B" w:rsidRDefault="2861EDA8" w:rsidP="716CDDEA">
            <w:pPr>
              <w:spacing w:before="86"/>
              <w:ind w:left="194"/>
              <w:rPr>
                <w:rFonts w:eastAsia="Times New Roman" w:cs="Times New Roman"/>
              </w:rPr>
            </w:pPr>
            <w:r w:rsidRPr="29346B37">
              <w:rPr>
                <w:rFonts w:eastAsia="Times New Roman" w:cs="Times New Roman"/>
              </w:rPr>
              <w:t>}</w:t>
            </w:r>
          </w:p>
        </w:tc>
      </w:tr>
    </w:tbl>
    <w:p w14:paraId="4E432CA8" w14:textId="77777777" w:rsidR="006E3304" w:rsidRPr="003E6B5A" w:rsidRDefault="006E3304" w:rsidP="00814C49">
      <w:pPr>
        <w:pStyle w:val="BodyText"/>
        <w:spacing w:before="1"/>
        <w:ind w:left="0"/>
        <w:rPr>
          <w:rFonts w:cs="Times New Roman"/>
          <w:b/>
          <w:sz w:val="15"/>
          <w:szCs w:val="15"/>
        </w:rPr>
      </w:pPr>
    </w:p>
    <w:p w14:paraId="1BF92151" w14:textId="67DFD38E" w:rsidR="0DFFF2DA" w:rsidRDefault="0DFFF2DA" w:rsidP="005A49E7">
      <w:pPr>
        <w:pStyle w:val="Heading4"/>
        <w:numPr>
          <w:ilvl w:val="3"/>
          <w:numId w:val="21"/>
        </w:numPr>
        <w:spacing w:after="240"/>
        <w:ind w:left="1276" w:firstLine="0"/>
      </w:pPr>
      <w:r>
        <w:t>View 5</w:t>
      </w:r>
    </w:p>
    <w:tbl>
      <w:tblPr>
        <w:tblStyle w:val="Team3"/>
        <w:tblW w:w="0" w:type="auto"/>
        <w:tblLook w:val="04A0" w:firstRow="1" w:lastRow="0" w:firstColumn="1" w:lastColumn="0" w:noHBand="0" w:noVBand="1"/>
      </w:tblPr>
      <w:tblGrid>
        <w:gridCol w:w="3619"/>
        <w:gridCol w:w="9989"/>
      </w:tblGrid>
      <w:tr w:rsidR="0184327D" w14:paraId="51386392" w14:textId="77777777" w:rsidTr="003C3261">
        <w:trPr>
          <w:cnfStyle w:val="100000000000" w:firstRow="1" w:lastRow="0" w:firstColumn="0" w:lastColumn="0" w:oddVBand="0" w:evenVBand="0" w:oddHBand="0" w:evenHBand="0" w:firstRowFirstColumn="0" w:firstRowLastColumn="0" w:lastRowFirstColumn="0" w:lastRowLastColumn="0"/>
        </w:trPr>
        <w:tc>
          <w:tcPr>
            <w:tcW w:w="13608" w:type="dxa"/>
            <w:gridSpan w:val="2"/>
          </w:tcPr>
          <w:p w14:paraId="0DA7DCCE" w14:textId="46F0429C" w:rsidR="005A49E7" w:rsidRDefault="0184327D" w:rsidP="6294CE92">
            <w:pPr>
              <w:pStyle w:val="TableParagraph"/>
              <w:spacing w:before="80" w:after="80" w:line="480" w:lineRule="auto"/>
              <w:ind w:left="4122" w:right="4108"/>
              <w:jc w:val="center"/>
              <w:rPr>
                <w:rFonts w:cs="Times New Roman"/>
                <w:b w:val="0"/>
                <w:sz w:val="28"/>
                <w:szCs w:val="28"/>
              </w:rPr>
            </w:pPr>
            <w:r w:rsidRPr="005A49E7">
              <w:rPr>
                <w:rFonts w:cs="Times New Roman"/>
                <w:sz w:val="28"/>
                <w:szCs w:val="24"/>
              </w:rPr>
              <w:t>Class Name: Registration View</w:t>
            </w:r>
          </w:p>
        </w:tc>
      </w:tr>
      <w:tr w:rsidR="0184327D" w14:paraId="2B3E8007" w14:textId="77777777" w:rsidTr="003C3261">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442DF491" w14:textId="2757A8A7" w:rsidR="6D787E7E" w:rsidRDefault="6D787E7E" w:rsidP="0184327D">
            <w:pPr>
              <w:pStyle w:val="TableParagraph"/>
              <w:ind w:right="774"/>
              <w:rPr>
                <w:rFonts w:eastAsia="Times New Roman" w:cs="Times New Roman"/>
              </w:rPr>
            </w:pPr>
            <w:r w:rsidRPr="0184327D">
              <w:rPr>
                <w:rFonts w:eastAsia="Times New Roman" w:cs="Times New Roman"/>
              </w:rPr>
              <w:t>Description:</w:t>
            </w:r>
          </w:p>
          <w:p w14:paraId="6F73F192" w14:textId="7ACB3CC3" w:rsidR="6D787E7E" w:rsidRDefault="6D787E7E" w:rsidP="0184327D">
            <w:pPr>
              <w:spacing w:before="239"/>
              <w:ind w:left="194" w:right="647"/>
              <w:rPr>
                <w:rFonts w:eastAsia="Times New Roman" w:cs="Times New Roman"/>
              </w:rPr>
            </w:pPr>
            <w:r w:rsidRPr="0184327D">
              <w:rPr>
                <w:rFonts w:eastAsia="Times New Roman" w:cs="Times New Roman"/>
              </w:rPr>
              <w:t xml:space="preserve">The grad planner tour view consists of the optional guided tour presented to the user when first entering the grad planner. The tour guides the user through the many different functions of </w:t>
            </w:r>
            <w:r w:rsidR="7E8E00CD" w:rsidRPr="078FCCC8">
              <w:rPr>
                <w:rFonts w:eastAsia="Times New Roman" w:cs="Times New Roman"/>
              </w:rPr>
              <w:t>the G</w:t>
            </w:r>
            <w:r w:rsidR="4F37BF77" w:rsidRPr="078FCCC8">
              <w:rPr>
                <w:rFonts w:eastAsia="Times New Roman" w:cs="Times New Roman"/>
              </w:rPr>
              <w:t xml:space="preserve">rad </w:t>
            </w:r>
            <w:r w:rsidR="242F277A" w:rsidRPr="078FCCC8">
              <w:rPr>
                <w:rFonts w:eastAsia="Times New Roman" w:cs="Times New Roman"/>
              </w:rPr>
              <w:t>P</w:t>
            </w:r>
            <w:r w:rsidR="4F37BF77" w:rsidRPr="078FCCC8">
              <w:rPr>
                <w:rFonts w:eastAsia="Times New Roman" w:cs="Times New Roman"/>
              </w:rPr>
              <w:t>lanner</w:t>
            </w:r>
            <w:r w:rsidRPr="0184327D">
              <w:rPr>
                <w:rFonts w:eastAsia="Times New Roman" w:cs="Times New Roman"/>
              </w:rPr>
              <w:t>.</w:t>
            </w:r>
          </w:p>
          <w:p w14:paraId="57062FBD" w14:textId="391D74D9" w:rsidR="6D787E7E" w:rsidRDefault="6D787E7E" w:rsidP="0184327D">
            <w:pPr>
              <w:ind w:left="220"/>
              <w:rPr>
                <w:rFonts w:ascii="Times" w:eastAsia="Times" w:hAnsi="Times" w:cs="Times"/>
              </w:rPr>
            </w:pPr>
            <w:r w:rsidRPr="0184327D">
              <w:rPr>
                <w:rFonts w:ascii="Times" w:eastAsia="Times" w:hAnsi="Times" w:cs="Times"/>
              </w:rPr>
              <w:t>The Grad Planner Registration will look to see if the user has a cookie that would be deposited if the user previously accessed to the Grad Planner</w:t>
            </w:r>
          </w:p>
          <w:p w14:paraId="0311706B" w14:textId="391D74D9" w:rsidR="6D787E7E" w:rsidRDefault="6D787E7E" w:rsidP="0184327D">
            <w:pPr>
              <w:ind w:left="220"/>
              <w:rPr>
                <w:rFonts w:ascii="Times" w:eastAsia="Times" w:hAnsi="Times" w:cs="Times"/>
              </w:rPr>
            </w:pPr>
            <w:r w:rsidRPr="0184327D">
              <w:rPr>
                <w:rFonts w:ascii="Times" w:eastAsia="Times" w:hAnsi="Times" w:cs="Times"/>
              </w:rPr>
              <w:t>Show modal to prompt the user if they want to take the tour: “Would you like to take the tour of the Grad Planner.”</w:t>
            </w:r>
          </w:p>
          <w:p w14:paraId="49B38A78" w14:textId="391D74D9" w:rsidR="6D787E7E" w:rsidRDefault="6D787E7E" w:rsidP="0184327D">
            <w:pPr>
              <w:ind w:left="220"/>
              <w:rPr>
                <w:rFonts w:ascii="Times" w:eastAsia="Times" w:hAnsi="Times" w:cs="Times"/>
              </w:rPr>
            </w:pPr>
            <w:r w:rsidRPr="0184327D">
              <w:rPr>
                <w:rFonts w:ascii="Times" w:eastAsia="Times" w:hAnsi="Times" w:cs="Times"/>
              </w:rPr>
              <w:t>If the user clicks “Yes” the user will access the Grad Planner Registration Integration tour functionality and take a tour of the Grad Planner Registration Integration site. A cookie will be placed on the user’s computer indicating that the user has taken the Grad Planner Registration Integration tour and will no longer prompt the user to take the tour.</w:t>
            </w:r>
          </w:p>
          <w:p w14:paraId="511D4198" w14:textId="77777777" w:rsidR="6D787E7E" w:rsidRDefault="6D787E7E" w:rsidP="0184327D">
            <w:pPr>
              <w:ind w:left="220"/>
              <w:rPr>
                <w:rFonts w:ascii="Times" w:eastAsia="Times" w:hAnsi="Times" w:cs="Times"/>
              </w:rPr>
            </w:pPr>
            <w:r w:rsidRPr="0184327D">
              <w:rPr>
                <w:rFonts w:ascii="Times" w:eastAsia="Times" w:hAnsi="Times" w:cs="Times"/>
              </w:rPr>
              <w:t>If the user chooses “No” a cookie will be placed on the user’s computer indicating that the user has refused to take the Grad Planner Registration Integration tour and will no longer prompt the user to take the tour.</w:t>
            </w:r>
          </w:p>
          <w:p w14:paraId="753DB47D" w14:textId="77777777" w:rsidR="00916361" w:rsidRDefault="00916361" w:rsidP="0184327D">
            <w:pPr>
              <w:ind w:left="220"/>
              <w:rPr>
                <w:rFonts w:ascii="Times" w:eastAsia="Times" w:hAnsi="Times" w:cs="Times"/>
                <w:b/>
                <w:bCs/>
              </w:rPr>
            </w:pPr>
          </w:p>
          <w:p w14:paraId="5102CD9B" w14:textId="6CE2BA98" w:rsidR="00CA6D2B" w:rsidRDefault="00CA6D2B" w:rsidP="0184327D">
            <w:pPr>
              <w:ind w:left="220"/>
              <w:rPr>
                <w:rFonts w:ascii="Times" w:eastAsia="Times" w:hAnsi="Times" w:cs="Times"/>
              </w:rPr>
            </w:pPr>
          </w:p>
        </w:tc>
      </w:tr>
      <w:tr w:rsidR="0184327D" w14:paraId="0EB5EBE3"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tcPr>
          <w:p w14:paraId="5F4B42BD" w14:textId="2F131DD1" w:rsidR="0184327D" w:rsidRPr="00916361" w:rsidRDefault="0184327D" w:rsidP="00F86287">
            <w:pPr>
              <w:pStyle w:val="TableParagraph"/>
              <w:spacing w:after="240"/>
              <w:ind w:left="0"/>
              <w:jc w:val="center"/>
              <w:rPr>
                <w:rFonts w:eastAsia="Times New Roman" w:cs="Times New Roman"/>
                <w:b/>
                <w:bCs/>
              </w:rPr>
            </w:pPr>
            <w:r w:rsidRPr="00916361">
              <w:rPr>
                <w:rFonts w:eastAsia="Times New Roman" w:cs="Times New Roman"/>
                <w:b/>
                <w:bCs/>
              </w:rPr>
              <w:lastRenderedPageBreak/>
              <w:t>Attributes (Fields)</w:t>
            </w:r>
          </w:p>
        </w:tc>
        <w:tc>
          <w:tcPr>
            <w:tcW w:w="9989" w:type="dxa"/>
          </w:tcPr>
          <w:p w14:paraId="4C2DB047" w14:textId="14249FA7" w:rsidR="0184327D" w:rsidRDefault="0184327D" w:rsidP="0030508F">
            <w:pPr>
              <w:pStyle w:val="TableParagraph"/>
              <w:spacing w:after="240"/>
              <w:ind w:left="3896" w:right="3913"/>
              <w:jc w:val="center"/>
              <w:rPr>
                <w:rFonts w:eastAsia="Times New Roman" w:cs="Times New Roman"/>
                <w:b/>
                <w:bCs/>
              </w:rPr>
            </w:pPr>
            <w:r w:rsidRPr="0184327D">
              <w:rPr>
                <w:rFonts w:eastAsia="Times New Roman" w:cs="Times New Roman"/>
                <w:b/>
                <w:bCs/>
              </w:rPr>
              <w:t>Attribute Description</w:t>
            </w:r>
          </w:p>
        </w:tc>
      </w:tr>
      <w:tr w:rsidR="0184327D" w14:paraId="503FD1CC"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tcPr>
          <w:p w14:paraId="526B996E" w14:textId="1FB4E31E" w:rsidR="499728E5" w:rsidRPr="00B87083" w:rsidRDefault="499728E5" w:rsidP="00F86287">
            <w:pPr>
              <w:pStyle w:val="TableParagraph"/>
              <w:spacing w:after="240"/>
              <w:ind w:left="0"/>
              <w:jc w:val="center"/>
              <w:rPr>
                <w:rFonts w:eastAsia="Times New Roman" w:cs="Times New Roman"/>
              </w:rPr>
            </w:pPr>
            <w:r w:rsidRPr="00B87083">
              <w:rPr>
                <w:rFonts w:eastAsia="Times New Roman" w:cs="Times New Roman"/>
              </w:rPr>
              <w:t>Cookie</w:t>
            </w:r>
          </w:p>
        </w:tc>
        <w:tc>
          <w:tcPr>
            <w:tcW w:w="9989" w:type="dxa"/>
          </w:tcPr>
          <w:p w14:paraId="3C081F67" w14:textId="1178827E" w:rsidR="0184327D" w:rsidRDefault="0184327D" w:rsidP="0184327D">
            <w:pPr>
              <w:pStyle w:val="TableParagraph"/>
              <w:spacing w:before="84" w:line="259" w:lineRule="auto"/>
              <w:ind w:left="196"/>
              <w:rPr>
                <w:rFonts w:eastAsia="Times New Roman" w:cs="Times New Roman"/>
              </w:rPr>
            </w:pPr>
            <w:r w:rsidRPr="0184327D">
              <w:rPr>
                <w:rFonts w:eastAsia="Times New Roman" w:cs="Times New Roman"/>
              </w:rPr>
              <w:t>T</w:t>
            </w:r>
            <w:r w:rsidR="0A221E1E" w:rsidRPr="0184327D">
              <w:rPr>
                <w:rFonts w:eastAsia="Times New Roman" w:cs="Times New Roman"/>
              </w:rPr>
              <w:t>he cookie that is saved on the user’s browser.</w:t>
            </w:r>
          </w:p>
        </w:tc>
      </w:tr>
      <w:tr w:rsidR="0184327D" w14:paraId="4EA40708"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tcPr>
          <w:p w14:paraId="1ADAC514" w14:textId="5B420B28" w:rsidR="0184327D" w:rsidRDefault="0184327D" w:rsidP="00F86287">
            <w:pPr>
              <w:pStyle w:val="TableParagraph"/>
              <w:ind w:left="0"/>
              <w:jc w:val="center"/>
              <w:rPr>
                <w:rFonts w:eastAsia="Times New Roman" w:cs="Times New Roman"/>
                <w:b/>
                <w:bCs/>
              </w:rPr>
            </w:pPr>
          </w:p>
        </w:tc>
        <w:tc>
          <w:tcPr>
            <w:tcW w:w="9989" w:type="dxa"/>
          </w:tcPr>
          <w:p w14:paraId="511B1CBD" w14:textId="13A50C7B" w:rsidR="0184327D" w:rsidRDefault="0184327D" w:rsidP="0184327D">
            <w:pPr>
              <w:spacing w:before="87"/>
              <w:ind w:left="196"/>
              <w:rPr>
                <w:rFonts w:eastAsia="Times New Roman" w:cs="Times New Roman"/>
              </w:rPr>
            </w:pPr>
          </w:p>
        </w:tc>
      </w:tr>
      <w:tr w:rsidR="0184327D" w14:paraId="504E3298"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tcPr>
          <w:p w14:paraId="0999990F" w14:textId="2D346335" w:rsidR="0184327D" w:rsidRPr="00916361" w:rsidRDefault="0184327D" w:rsidP="0030508F">
            <w:pPr>
              <w:pStyle w:val="TableParagraph"/>
              <w:spacing w:after="240"/>
              <w:ind w:left="0"/>
              <w:jc w:val="center"/>
              <w:rPr>
                <w:rFonts w:eastAsia="Times New Roman" w:cs="Times New Roman"/>
                <w:b/>
                <w:bCs/>
              </w:rPr>
            </w:pPr>
            <w:r w:rsidRPr="00916361">
              <w:rPr>
                <w:rFonts w:eastAsia="Times New Roman" w:cs="Times New Roman"/>
                <w:b/>
                <w:bCs/>
              </w:rPr>
              <w:t>Methods (Operations)</w:t>
            </w:r>
          </w:p>
        </w:tc>
        <w:tc>
          <w:tcPr>
            <w:tcW w:w="9989" w:type="dxa"/>
          </w:tcPr>
          <w:p w14:paraId="758E1F52" w14:textId="2A23D0BA" w:rsidR="0184327D" w:rsidRDefault="0184327D" w:rsidP="0184327D">
            <w:pPr>
              <w:spacing w:before="86"/>
              <w:ind w:left="194"/>
              <w:rPr>
                <w:rFonts w:eastAsia="Times New Roman" w:cs="Times New Roman"/>
              </w:rPr>
            </w:pPr>
          </w:p>
        </w:tc>
      </w:tr>
      <w:tr w:rsidR="0184327D" w14:paraId="36DDAA00"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val="restart"/>
          </w:tcPr>
          <w:p w14:paraId="375FE14B" w14:textId="0A3991AE" w:rsidR="0D6461CD" w:rsidRPr="00B87083" w:rsidRDefault="0D6461CD" w:rsidP="00F86287">
            <w:pPr>
              <w:pStyle w:val="TableParagraph"/>
              <w:ind w:left="0"/>
              <w:jc w:val="center"/>
              <w:rPr>
                <w:rFonts w:eastAsia="Times New Roman" w:cs="Times New Roman"/>
              </w:rPr>
            </w:pPr>
            <w:r w:rsidRPr="00B87083">
              <w:rPr>
                <w:rFonts w:eastAsia="Times New Roman" w:cs="Times New Roman"/>
              </w:rPr>
              <w:t xml:space="preserve">Prompt </w:t>
            </w:r>
            <w:r w:rsidR="252C6701" w:rsidRPr="00B87083">
              <w:rPr>
                <w:rFonts w:eastAsia="Times New Roman" w:cs="Times New Roman"/>
              </w:rPr>
              <w:t>New User</w:t>
            </w:r>
          </w:p>
        </w:tc>
        <w:tc>
          <w:tcPr>
            <w:tcW w:w="9989" w:type="dxa"/>
          </w:tcPr>
          <w:p w14:paraId="4715D719" w14:textId="223DBC5E" w:rsidR="0184327D" w:rsidRDefault="0184327D" w:rsidP="0030508F">
            <w:pPr>
              <w:pStyle w:val="TableParagraph"/>
              <w:spacing w:after="240"/>
              <w:ind w:left="3896" w:right="3913"/>
              <w:jc w:val="center"/>
              <w:rPr>
                <w:rFonts w:eastAsia="Times New Roman" w:cs="Times New Roman"/>
              </w:rPr>
            </w:pPr>
            <w:r w:rsidRPr="0184327D">
              <w:rPr>
                <w:rFonts w:eastAsia="Times New Roman" w:cs="Times New Roman"/>
                <w:b/>
                <w:bCs/>
              </w:rPr>
              <w:t>Method Description</w:t>
            </w:r>
          </w:p>
        </w:tc>
      </w:tr>
      <w:tr w:rsidR="0184327D" w14:paraId="54CD1E3F"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5944F466" w14:textId="77777777" w:rsidR="00C77052" w:rsidRDefault="00C77052"/>
        </w:tc>
        <w:tc>
          <w:tcPr>
            <w:tcW w:w="9989" w:type="dxa"/>
          </w:tcPr>
          <w:p w14:paraId="7DBE5E01" w14:textId="6390C06F" w:rsidR="0184327D" w:rsidRDefault="0184327D" w:rsidP="0184327D">
            <w:pPr>
              <w:pStyle w:val="TableParagraph"/>
              <w:rPr>
                <w:rFonts w:eastAsia="Times New Roman" w:cs="Times New Roman"/>
              </w:rPr>
            </w:pPr>
            <w:r w:rsidRPr="0184327D">
              <w:rPr>
                <w:rFonts w:eastAsia="Times New Roman" w:cs="Times New Roman"/>
              </w:rPr>
              <w:t xml:space="preserve">Parameters: </w:t>
            </w:r>
            <w:r w:rsidR="72DF1175" w:rsidRPr="0184327D">
              <w:rPr>
                <w:rFonts w:eastAsia="Times New Roman" w:cs="Times New Roman"/>
              </w:rPr>
              <w:t>N/A</w:t>
            </w:r>
          </w:p>
          <w:p w14:paraId="46C3776C" w14:textId="5A824DC7" w:rsidR="0184327D" w:rsidRDefault="0184327D" w:rsidP="0184327D">
            <w:pPr>
              <w:pStyle w:val="TableParagraph"/>
              <w:rPr>
                <w:rFonts w:eastAsia="Times New Roman" w:cs="Times New Roman"/>
              </w:rPr>
            </w:pPr>
            <w:r w:rsidRPr="0184327D">
              <w:rPr>
                <w:rFonts w:eastAsia="Times New Roman" w:cs="Times New Roman"/>
              </w:rPr>
              <w:t xml:space="preserve">Return: </w:t>
            </w:r>
            <w:r w:rsidR="759E5E69" w:rsidRPr="0184327D">
              <w:rPr>
                <w:rFonts w:eastAsia="Times New Roman" w:cs="Times New Roman"/>
              </w:rPr>
              <w:t>N/A</w:t>
            </w:r>
          </w:p>
          <w:p w14:paraId="5E9F6784" w14:textId="1FB2314A" w:rsidR="0184327D" w:rsidRDefault="0184327D" w:rsidP="00805CD3">
            <w:pPr>
              <w:pStyle w:val="TableParagraph"/>
              <w:spacing w:after="240"/>
              <w:rPr>
                <w:rFonts w:eastAsia="Times New Roman" w:cs="Times New Roman"/>
              </w:rPr>
            </w:pPr>
            <w:r w:rsidRPr="0184327D">
              <w:rPr>
                <w:rFonts w:eastAsia="Times New Roman" w:cs="Times New Roman"/>
              </w:rPr>
              <w:t xml:space="preserve">Description: The method will return a Boolean verifying if </w:t>
            </w:r>
            <w:r w:rsidR="0DD244CB" w:rsidRPr="0184327D">
              <w:rPr>
                <w:rFonts w:eastAsia="Times New Roman" w:cs="Times New Roman"/>
              </w:rPr>
              <w:t>the user has a cookie saved.</w:t>
            </w:r>
          </w:p>
        </w:tc>
      </w:tr>
      <w:tr w:rsidR="0184327D" w14:paraId="28328A4E"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tcPr>
          <w:p w14:paraId="44D7E689" w14:textId="77777777" w:rsidR="00C77052" w:rsidRDefault="00C77052"/>
        </w:tc>
        <w:tc>
          <w:tcPr>
            <w:tcW w:w="9989" w:type="dxa"/>
          </w:tcPr>
          <w:p w14:paraId="2FC1F97A" w14:textId="02678A58" w:rsidR="0184327D" w:rsidRDefault="0184327D" w:rsidP="0030508F">
            <w:pPr>
              <w:pStyle w:val="TableParagraph"/>
              <w:spacing w:after="240"/>
              <w:ind w:left="3896" w:right="3913"/>
              <w:jc w:val="center"/>
              <w:rPr>
                <w:rFonts w:eastAsia="Times New Roman" w:cs="Times New Roman"/>
              </w:rPr>
            </w:pPr>
            <w:r w:rsidRPr="0184327D">
              <w:rPr>
                <w:rFonts w:eastAsia="Times New Roman" w:cs="Times New Roman"/>
                <w:b/>
                <w:bCs/>
              </w:rPr>
              <w:t xml:space="preserve">Method </w:t>
            </w:r>
            <w:r w:rsidRPr="60BE0159">
              <w:rPr>
                <w:rFonts w:eastAsia="Times New Roman" w:cs="Times New Roman"/>
                <w:b/>
                <w:bCs/>
              </w:rPr>
              <w:t>Pseudo</w:t>
            </w:r>
            <w:r w:rsidR="7C2AA282" w:rsidRPr="60BE0159">
              <w:rPr>
                <w:rFonts w:eastAsia="Times New Roman" w:cs="Times New Roman"/>
                <w:b/>
                <w:bCs/>
              </w:rPr>
              <w:t>c</w:t>
            </w:r>
            <w:r w:rsidRPr="60BE0159">
              <w:rPr>
                <w:rFonts w:eastAsia="Times New Roman" w:cs="Times New Roman"/>
                <w:b/>
                <w:bCs/>
              </w:rPr>
              <w:t>ode</w:t>
            </w:r>
          </w:p>
        </w:tc>
      </w:tr>
      <w:tr w:rsidR="0184327D" w14:paraId="262E9E35"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1A038D53" w14:textId="77777777" w:rsidR="00C77052" w:rsidRDefault="00C77052"/>
        </w:tc>
        <w:tc>
          <w:tcPr>
            <w:tcW w:w="9989" w:type="dxa"/>
          </w:tcPr>
          <w:p w14:paraId="65990ADC" w14:textId="2AFCAE09" w:rsidR="0184327D" w:rsidRDefault="0776BE28" w:rsidP="68BF1FBB">
            <w:pPr>
              <w:spacing w:before="86"/>
              <w:ind w:left="194"/>
              <w:rPr>
                <w:rFonts w:eastAsia="Times New Roman" w:cs="Times New Roman"/>
              </w:rPr>
            </w:pPr>
            <w:proofErr w:type="spellStart"/>
            <w:r w:rsidRPr="0184327D">
              <w:rPr>
                <w:rFonts w:eastAsia="Times New Roman" w:cs="Times New Roman"/>
              </w:rPr>
              <w:t>Prompt</w:t>
            </w:r>
            <w:r w:rsidR="7C14CCEE" w:rsidRPr="0184327D">
              <w:rPr>
                <w:rFonts w:eastAsia="Times New Roman" w:cs="Times New Roman"/>
              </w:rPr>
              <w:t>NewUser</w:t>
            </w:r>
            <w:proofErr w:type="spellEnd"/>
            <w:r w:rsidR="0184327D" w:rsidRPr="0184327D">
              <w:rPr>
                <w:rFonts w:eastAsia="Times New Roman" w:cs="Times New Roman"/>
              </w:rPr>
              <w:t>()</w:t>
            </w:r>
            <w:r w:rsidR="0B37AF21" w:rsidRPr="66FD9EF4">
              <w:rPr>
                <w:rFonts w:eastAsia="Times New Roman" w:cs="Times New Roman"/>
              </w:rPr>
              <w:t xml:space="preserve"> </w:t>
            </w:r>
            <w:r w:rsidR="0184327D" w:rsidRPr="0424B38F">
              <w:rPr>
                <w:rFonts w:eastAsia="Times New Roman" w:cs="Times New Roman"/>
              </w:rPr>
              <w:t>{</w:t>
            </w:r>
          </w:p>
          <w:p w14:paraId="147C2F11" w14:textId="152D3592" w:rsidR="23C35D58" w:rsidRDefault="23C35D58" w:rsidP="68BF1FBB">
            <w:pPr>
              <w:spacing w:before="86"/>
              <w:rPr>
                <w:rFonts w:eastAsia="Times New Roman" w:cs="Times New Roman"/>
              </w:rPr>
            </w:pPr>
            <w:r w:rsidRPr="0424B38F">
              <w:rPr>
                <w:rFonts w:eastAsia="Times New Roman" w:cs="Times New Roman"/>
              </w:rPr>
              <w:t xml:space="preserve">Cookie = </w:t>
            </w:r>
            <w:proofErr w:type="spellStart"/>
            <w:r w:rsidRPr="0424B38F">
              <w:rPr>
                <w:rFonts w:eastAsia="Times New Roman" w:cs="Times New Roman"/>
              </w:rPr>
              <w:t>ReadBrowserCookie</w:t>
            </w:r>
            <w:proofErr w:type="spellEnd"/>
            <w:r w:rsidRPr="0424B38F">
              <w:rPr>
                <w:rFonts w:eastAsia="Times New Roman" w:cs="Times New Roman"/>
              </w:rPr>
              <w:t>()</w:t>
            </w:r>
          </w:p>
          <w:p w14:paraId="114D5C1E" w14:textId="161A3036" w:rsidR="773D53DF" w:rsidRDefault="2EB62E68" w:rsidP="68BF1FBB">
            <w:pPr>
              <w:spacing w:before="86"/>
              <w:rPr>
                <w:rFonts w:eastAsia="Times New Roman" w:cs="Times New Roman"/>
              </w:rPr>
            </w:pPr>
            <w:r w:rsidRPr="66FD9EF4">
              <w:rPr>
                <w:rFonts w:eastAsia="Times New Roman" w:cs="Times New Roman"/>
              </w:rPr>
              <w:t>I</w:t>
            </w:r>
            <w:r w:rsidR="66D2B02A" w:rsidRPr="66FD9EF4">
              <w:rPr>
                <w:rFonts w:eastAsia="Times New Roman" w:cs="Times New Roman"/>
              </w:rPr>
              <w:t>F</w:t>
            </w:r>
            <w:r w:rsidR="0184327D" w:rsidRPr="0424B38F">
              <w:rPr>
                <w:rFonts w:eastAsia="Times New Roman" w:cs="Times New Roman"/>
              </w:rPr>
              <w:t xml:space="preserve"> </w:t>
            </w:r>
            <w:r w:rsidR="03219BE6" w:rsidRPr="0424B38F">
              <w:rPr>
                <w:rFonts w:eastAsia="Times New Roman" w:cs="Times New Roman"/>
              </w:rPr>
              <w:t>Cookie is null or empty</w:t>
            </w:r>
            <w:r w:rsidR="773D53DF" w:rsidRPr="0424B38F">
              <w:rPr>
                <w:rFonts w:eastAsia="Times New Roman" w:cs="Times New Roman"/>
              </w:rPr>
              <w:t xml:space="preserve"> </w:t>
            </w:r>
            <w:r w:rsidR="1D209546" w:rsidRPr="0424B38F">
              <w:rPr>
                <w:rFonts w:eastAsia="Times New Roman" w:cs="Times New Roman"/>
              </w:rPr>
              <w:t>{</w:t>
            </w:r>
          </w:p>
          <w:p w14:paraId="538407D1" w14:textId="188FC5A6" w:rsidR="773D53DF" w:rsidRDefault="1C7ECA46" w:rsidP="68BF1FBB">
            <w:pPr>
              <w:spacing w:before="86"/>
              <w:ind w:left="1440"/>
              <w:rPr>
                <w:rFonts w:eastAsia="Times New Roman" w:cs="Times New Roman"/>
              </w:rPr>
            </w:pPr>
            <w:r w:rsidRPr="0424B38F">
              <w:rPr>
                <w:rFonts w:eastAsia="Times New Roman" w:cs="Times New Roman"/>
              </w:rPr>
              <w:t>Dialogue. Show</w:t>
            </w:r>
            <w:r w:rsidR="60274EC8" w:rsidRPr="0424B38F">
              <w:rPr>
                <w:rFonts w:eastAsia="Times New Roman" w:cs="Times New Roman"/>
              </w:rPr>
              <w:t>()</w:t>
            </w:r>
          </w:p>
          <w:p w14:paraId="6DE8645E" w14:textId="73068FDA" w:rsidR="60274EC8" w:rsidRDefault="60274EC8" w:rsidP="68BF1FBB">
            <w:pPr>
              <w:spacing w:before="86"/>
              <w:ind w:left="1440"/>
              <w:rPr>
                <w:rFonts w:eastAsia="Times New Roman" w:cs="Times New Roman"/>
              </w:rPr>
            </w:pPr>
            <w:proofErr w:type="spellStart"/>
            <w:r w:rsidRPr="0424B38F">
              <w:rPr>
                <w:rFonts w:eastAsia="Times New Roman" w:cs="Times New Roman"/>
              </w:rPr>
              <w:t>Dialogue.text</w:t>
            </w:r>
            <w:proofErr w:type="spellEnd"/>
            <w:r w:rsidRPr="0424B38F">
              <w:rPr>
                <w:rFonts w:eastAsia="Times New Roman" w:cs="Times New Roman"/>
              </w:rPr>
              <w:t xml:space="preserve"> = “Would you like to take the tour of the Grad Planner?”</w:t>
            </w:r>
          </w:p>
          <w:p w14:paraId="3EAB6683" w14:textId="0BEC0915" w:rsidR="79F32DBD" w:rsidRDefault="44EECAD4" w:rsidP="68BF1FBB">
            <w:pPr>
              <w:spacing w:before="86"/>
              <w:ind w:left="1440"/>
              <w:rPr>
                <w:rFonts w:eastAsia="Times New Roman" w:cs="Times New Roman"/>
              </w:rPr>
            </w:pPr>
            <w:r w:rsidRPr="66FD9EF4">
              <w:rPr>
                <w:rFonts w:eastAsia="Times New Roman" w:cs="Times New Roman"/>
              </w:rPr>
              <w:t>I</w:t>
            </w:r>
            <w:r w:rsidR="56D4A444" w:rsidRPr="66FD9EF4">
              <w:rPr>
                <w:rFonts w:eastAsia="Times New Roman" w:cs="Times New Roman"/>
              </w:rPr>
              <w:t>F</w:t>
            </w:r>
            <w:r w:rsidR="79F32DBD" w:rsidRPr="0424B38F">
              <w:rPr>
                <w:rFonts w:eastAsia="Times New Roman" w:cs="Times New Roman"/>
              </w:rPr>
              <w:t xml:space="preserve"> user clicks “Yes” {</w:t>
            </w:r>
          </w:p>
          <w:p w14:paraId="59895FEF" w14:textId="64695196" w:rsidR="79F32DBD" w:rsidRDefault="79F32DBD" w:rsidP="68BF1FBB">
            <w:pPr>
              <w:spacing w:before="86"/>
              <w:ind w:left="2160"/>
              <w:rPr>
                <w:rFonts w:eastAsia="Times New Roman" w:cs="Times New Roman"/>
              </w:rPr>
            </w:pPr>
            <w:proofErr w:type="spellStart"/>
            <w:r w:rsidRPr="0424B38F">
              <w:rPr>
                <w:rFonts w:eastAsia="Times New Roman" w:cs="Times New Roman"/>
              </w:rPr>
              <w:t>WriteBrowserCookie</w:t>
            </w:r>
            <w:proofErr w:type="spellEnd"/>
            <w:r w:rsidRPr="0424B38F">
              <w:rPr>
                <w:rFonts w:eastAsia="Times New Roman" w:cs="Times New Roman"/>
              </w:rPr>
              <w:t>(“T</w:t>
            </w:r>
            <w:r w:rsidR="3AB31BB8" w:rsidRPr="0424B38F">
              <w:rPr>
                <w:rFonts w:eastAsia="Times New Roman" w:cs="Times New Roman"/>
              </w:rPr>
              <w:t>ook tour”)</w:t>
            </w:r>
          </w:p>
          <w:p w14:paraId="5CC21C8C" w14:textId="5C06E433" w:rsidR="3AB31BB8" w:rsidRDefault="23187FE0" w:rsidP="68BF1FBB">
            <w:pPr>
              <w:spacing w:before="86"/>
              <w:ind w:left="2160"/>
              <w:rPr>
                <w:rFonts w:eastAsia="Times New Roman" w:cs="Times New Roman"/>
              </w:rPr>
            </w:pPr>
            <w:proofErr w:type="spellStart"/>
            <w:r w:rsidRPr="0424B38F">
              <w:rPr>
                <w:rFonts w:eastAsia="Times New Roman" w:cs="Times New Roman"/>
              </w:rPr>
              <w:t>TakeTour</w:t>
            </w:r>
            <w:proofErr w:type="spellEnd"/>
            <w:r w:rsidRPr="0424B38F">
              <w:rPr>
                <w:rFonts w:eastAsia="Times New Roman" w:cs="Times New Roman"/>
              </w:rPr>
              <w:t>(</w:t>
            </w:r>
            <w:r w:rsidR="4884DA0F" w:rsidRPr="66FD9EF4">
              <w:rPr>
                <w:rFonts w:eastAsia="Times New Roman" w:cs="Times New Roman"/>
              </w:rPr>
              <w:t>TRUE</w:t>
            </w:r>
            <w:r w:rsidRPr="0424B38F">
              <w:rPr>
                <w:rFonts w:eastAsia="Times New Roman" w:cs="Times New Roman"/>
              </w:rPr>
              <w:t>)</w:t>
            </w:r>
          </w:p>
          <w:p w14:paraId="436CC14C" w14:textId="439A1665" w:rsidR="4FEB4672" w:rsidRDefault="44EECAD4" w:rsidP="68BF1FBB">
            <w:pPr>
              <w:spacing w:before="86"/>
              <w:ind w:left="1440"/>
              <w:rPr>
                <w:rFonts w:eastAsia="Times New Roman" w:cs="Times New Roman"/>
              </w:rPr>
            </w:pPr>
            <w:r w:rsidRPr="66FD9EF4">
              <w:rPr>
                <w:rFonts w:eastAsia="Times New Roman" w:cs="Times New Roman"/>
              </w:rPr>
              <w:t>}</w:t>
            </w:r>
            <w:r w:rsidR="179907A7" w:rsidRPr="66FD9EF4">
              <w:rPr>
                <w:rFonts w:eastAsia="Times New Roman" w:cs="Times New Roman"/>
              </w:rPr>
              <w:t xml:space="preserve"> </w:t>
            </w:r>
            <w:r w:rsidR="3B0D6BE0" w:rsidRPr="66FD9EF4">
              <w:rPr>
                <w:rFonts w:eastAsia="Times New Roman" w:cs="Times New Roman"/>
              </w:rPr>
              <w:t>E</w:t>
            </w:r>
            <w:r w:rsidR="0ADEE4FB" w:rsidRPr="66FD9EF4">
              <w:rPr>
                <w:rFonts w:eastAsia="Times New Roman" w:cs="Times New Roman"/>
              </w:rPr>
              <w:t xml:space="preserve">LSE </w:t>
            </w:r>
            <w:r w:rsidR="3B0D6BE0" w:rsidRPr="66FD9EF4">
              <w:rPr>
                <w:rFonts w:eastAsia="Times New Roman" w:cs="Times New Roman"/>
              </w:rPr>
              <w:t>{</w:t>
            </w:r>
          </w:p>
          <w:p w14:paraId="002D5961" w14:textId="7D5FD93D" w:rsidR="4FEB4672" w:rsidRDefault="4FEB4672" w:rsidP="68BF1FBB">
            <w:pPr>
              <w:spacing w:before="86"/>
              <w:ind w:left="2160"/>
              <w:rPr>
                <w:rFonts w:eastAsia="Times New Roman" w:cs="Times New Roman"/>
              </w:rPr>
            </w:pPr>
            <w:proofErr w:type="spellStart"/>
            <w:r w:rsidRPr="0424B38F">
              <w:rPr>
                <w:rFonts w:eastAsia="Times New Roman" w:cs="Times New Roman"/>
              </w:rPr>
              <w:lastRenderedPageBreak/>
              <w:t>WriteBrowserCookie</w:t>
            </w:r>
            <w:proofErr w:type="spellEnd"/>
            <w:r w:rsidRPr="0424B38F">
              <w:rPr>
                <w:rFonts w:eastAsia="Times New Roman" w:cs="Times New Roman"/>
              </w:rPr>
              <w:t xml:space="preserve">(“Refused tour”) </w:t>
            </w:r>
          </w:p>
          <w:p w14:paraId="4C5BE2A2" w14:textId="0E91AEE1" w:rsidR="78B093ED" w:rsidRDefault="3B0D6BE0" w:rsidP="68BF1FBB">
            <w:pPr>
              <w:spacing w:before="86"/>
              <w:ind w:left="1440"/>
              <w:rPr>
                <w:rFonts w:eastAsia="Times New Roman" w:cs="Times New Roman"/>
              </w:rPr>
            </w:pPr>
            <w:r w:rsidRPr="66FD9EF4">
              <w:rPr>
                <w:rFonts w:eastAsia="Times New Roman" w:cs="Times New Roman"/>
              </w:rPr>
              <w:t>}</w:t>
            </w:r>
          </w:p>
          <w:p w14:paraId="462DF096" w14:textId="7A1C4E23" w:rsidR="123FE7B2" w:rsidRDefault="123FE7B2" w:rsidP="68BF1FBB">
            <w:pPr>
              <w:spacing w:before="86"/>
              <w:ind w:left="1440"/>
              <w:rPr>
                <w:rFonts w:eastAsia="Times New Roman" w:cs="Times New Roman"/>
              </w:rPr>
            </w:pPr>
            <w:proofErr w:type="spellStart"/>
            <w:r w:rsidRPr="0424B38F">
              <w:rPr>
                <w:rFonts w:eastAsia="Times New Roman" w:cs="Times New Roman"/>
              </w:rPr>
              <w:t>Dialogue.Hide</w:t>
            </w:r>
            <w:proofErr w:type="spellEnd"/>
            <w:r w:rsidRPr="0424B38F">
              <w:rPr>
                <w:rFonts w:eastAsia="Times New Roman" w:cs="Times New Roman"/>
              </w:rPr>
              <w:t>()</w:t>
            </w:r>
          </w:p>
          <w:p w14:paraId="3E0DE5F3" w14:textId="71ACAB04" w:rsidR="773D53DF" w:rsidRDefault="1D209546" w:rsidP="68BF1FBB">
            <w:pPr>
              <w:spacing w:before="86"/>
              <w:rPr>
                <w:rFonts w:eastAsia="Times New Roman" w:cs="Times New Roman"/>
              </w:rPr>
            </w:pPr>
            <w:r w:rsidRPr="0424B38F">
              <w:rPr>
                <w:rFonts w:eastAsia="Times New Roman" w:cs="Times New Roman"/>
              </w:rPr>
              <w:t>}</w:t>
            </w:r>
          </w:p>
          <w:p w14:paraId="7BE17732" w14:textId="6DBC6A27" w:rsidR="4A51FEA9" w:rsidRDefault="4A51FEA9" w:rsidP="68BF1FBB">
            <w:pPr>
              <w:spacing w:before="86"/>
              <w:ind w:left="194"/>
              <w:rPr>
                <w:rFonts w:eastAsia="Times New Roman" w:cs="Times New Roman"/>
              </w:rPr>
            </w:pPr>
            <w:r w:rsidRPr="0424B38F">
              <w:rPr>
                <w:rFonts w:eastAsia="Times New Roman" w:cs="Times New Roman"/>
              </w:rPr>
              <w:t>}</w:t>
            </w:r>
          </w:p>
        </w:tc>
      </w:tr>
      <w:tr w:rsidR="0184327D" w14:paraId="2F92756F"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val="restart"/>
          </w:tcPr>
          <w:p w14:paraId="788D66E7" w14:textId="3538D47E" w:rsidR="26DF0F66" w:rsidRPr="00B87083" w:rsidRDefault="26DF0F66" w:rsidP="0184327D">
            <w:pPr>
              <w:pStyle w:val="TableParagraph"/>
              <w:jc w:val="center"/>
              <w:rPr>
                <w:rFonts w:eastAsia="Times New Roman" w:cs="Times New Roman"/>
              </w:rPr>
            </w:pPr>
            <w:r w:rsidRPr="00B87083">
              <w:rPr>
                <w:rFonts w:eastAsia="Times New Roman" w:cs="Times New Roman"/>
              </w:rPr>
              <w:lastRenderedPageBreak/>
              <w:t>Take Tour</w:t>
            </w:r>
          </w:p>
        </w:tc>
        <w:tc>
          <w:tcPr>
            <w:tcW w:w="9989" w:type="dxa"/>
          </w:tcPr>
          <w:p w14:paraId="667F7274" w14:textId="52CA66B7" w:rsidR="0184327D" w:rsidRDefault="0184327D" w:rsidP="0030508F">
            <w:pPr>
              <w:pStyle w:val="TableParagraph"/>
              <w:spacing w:after="240"/>
              <w:ind w:left="3896" w:right="3913"/>
              <w:jc w:val="center"/>
              <w:rPr>
                <w:rFonts w:eastAsia="Times New Roman" w:cs="Times New Roman"/>
                <w:b/>
                <w:bCs/>
              </w:rPr>
            </w:pPr>
            <w:r w:rsidRPr="0424B38F">
              <w:rPr>
                <w:rFonts w:eastAsia="Times New Roman" w:cs="Times New Roman"/>
                <w:b/>
                <w:bCs/>
              </w:rPr>
              <w:t>Method Description</w:t>
            </w:r>
          </w:p>
        </w:tc>
      </w:tr>
      <w:tr w:rsidR="0184327D" w14:paraId="171ECDE7"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747AD740" w14:textId="77777777" w:rsidR="00C77052" w:rsidRDefault="00C77052"/>
        </w:tc>
        <w:tc>
          <w:tcPr>
            <w:tcW w:w="9989" w:type="dxa"/>
          </w:tcPr>
          <w:p w14:paraId="0EDFF681" w14:textId="0EF087E6" w:rsidR="0184327D" w:rsidRDefault="0184327D" w:rsidP="66FD9EF4">
            <w:pPr>
              <w:pStyle w:val="TableParagraph"/>
              <w:spacing w:line="259" w:lineRule="auto"/>
              <w:rPr>
                <w:rFonts w:eastAsia="Times New Roman" w:cs="Times New Roman"/>
              </w:rPr>
            </w:pPr>
            <w:r w:rsidRPr="0424B38F">
              <w:rPr>
                <w:rFonts w:eastAsia="Times New Roman" w:cs="Times New Roman"/>
              </w:rPr>
              <w:t xml:space="preserve">Parameters: </w:t>
            </w:r>
            <w:proofErr w:type="spellStart"/>
            <w:r w:rsidR="4181CCE1" w:rsidRPr="0424B38F">
              <w:rPr>
                <w:rFonts w:eastAsia="Times New Roman" w:cs="Times New Roman"/>
              </w:rPr>
              <w:t>isNewUser</w:t>
            </w:r>
            <w:proofErr w:type="spellEnd"/>
            <w:r w:rsidR="4181CCE1" w:rsidRPr="0424B38F">
              <w:rPr>
                <w:rFonts w:eastAsia="Times New Roman" w:cs="Times New Roman"/>
              </w:rPr>
              <w:t xml:space="preserve"> (Boolean)</w:t>
            </w:r>
          </w:p>
          <w:p w14:paraId="7A6A1E89" w14:textId="16FE4D54" w:rsidR="0184327D" w:rsidRDefault="0184327D" w:rsidP="66FD9EF4">
            <w:pPr>
              <w:pStyle w:val="TableParagraph"/>
              <w:spacing w:line="259" w:lineRule="auto"/>
              <w:rPr>
                <w:rFonts w:eastAsia="Times New Roman" w:cs="Times New Roman"/>
              </w:rPr>
            </w:pPr>
            <w:r w:rsidRPr="0424B38F">
              <w:rPr>
                <w:rFonts w:eastAsia="Times New Roman" w:cs="Times New Roman"/>
              </w:rPr>
              <w:t xml:space="preserve">Return: </w:t>
            </w:r>
            <w:r w:rsidR="469AF7FD" w:rsidRPr="0424B38F">
              <w:rPr>
                <w:rFonts w:eastAsia="Times New Roman" w:cs="Times New Roman"/>
              </w:rPr>
              <w:t>N/A</w:t>
            </w:r>
          </w:p>
          <w:p w14:paraId="7B9922D9" w14:textId="56D34566" w:rsidR="0184327D" w:rsidRDefault="0184327D" w:rsidP="66FD9EF4">
            <w:pPr>
              <w:pStyle w:val="TableParagraph"/>
              <w:spacing w:line="259" w:lineRule="auto"/>
              <w:rPr>
                <w:rFonts w:eastAsia="Times New Roman" w:cs="Times New Roman"/>
              </w:rPr>
            </w:pPr>
            <w:r w:rsidRPr="0184327D">
              <w:rPr>
                <w:rFonts w:eastAsia="Times New Roman" w:cs="Times New Roman"/>
              </w:rPr>
              <w:t xml:space="preserve">Description: </w:t>
            </w:r>
            <w:r w:rsidR="127901F7" w:rsidRPr="0184327D">
              <w:rPr>
                <w:rFonts w:eastAsia="Times New Roman" w:cs="Times New Roman"/>
              </w:rPr>
              <w:t>This method starts the tour of the Grad Planner.</w:t>
            </w:r>
          </w:p>
        </w:tc>
      </w:tr>
      <w:tr w:rsidR="0184327D" w14:paraId="46BD3EDA" w14:textId="77777777" w:rsidTr="003C3261">
        <w:trPr>
          <w:cnfStyle w:val="000000010000" w:firstRow="0" w:lastRow="0" w:firstColumn="0" w:lastColumn="0" w:oddVBand="0" w:evenVBand="0" w:oddHBand="0" w:evenHBand="1" w:firstRowFirstColumn="0" w:firstRowLastColumn="0" w:lastRowFirstColumn="0" w:lastRowLastColumn="0"/>
        </w:trPr>
        <w:tc>
          <w:tcPr>
            <w:tcW w:w="3619" w:type="dxa"/>
            <w:vMerge/>
          </w:tcPr>
          <w:p w14:paraId="2963F7D5" w14:textId="77777777" w:rsidR="00C77052" w:rsidRDefault="00C77052"/>
        </w:tc>
        <w:tc>
          <w:tcPr>
            <w:tcW w:w="9989" w:type="dxa"/>
          </w:tcPr>
          <w:p w14:paraId="23D4FDDE" w14:textId="04607822" w:rsidR="0184327D" w:rsidRDefault="0184327D" w:rsidP="0030508F">
            <w:pPr>
              <w:pStyle w:val="TableParagraph"/>
              <w:spacing w:after="240"/>
              <w:ind w:left="3896" w:right="3913"/>
              <w:jc w:val="center"/>
              <w:rPr>
                <w:rFonts w:eastAsia="Times New Roman" w:cs="Times New Roman"/>
                <w:b/>
                <w:bCs/>
              </w:rPr>
            </w:pPr>
            <w:r w:rsidRPr="0424B38F">
              <w:rPr>
                <w:rFonts w:eastAsia="Times New Roman" w:cs="Times New Roman"/>
                <w:b/>
                <w:bCs/>
              </w:rPr>
              <w:t xml:space="preserve">Method </w:t>
            </w:r>
            <w:r w:rsidRPr="6B883004">
              <w:rPr>
                <w:rFonts w:eastAsia="Times New Roman" w:cs="Times New Roman"/>
                <w:b/>
                <w:bCs/>
              </w:rPr>
              <w:t>Pseudo</w:t>
            </w:r>
            <w:r w:rsidR="69CD3188" w:rsidRPr="6B883004">
              <w:rPr>
                <w:rFonts w:eastAsia="Times New Roman" w:cs="Times New Roman"/>
                <w:b/>
                <w:bCs/>
              </w:rPr>
              <w:t>c</w:t>
            </w:r>
            <w:r w:rsidRPr="6B883004">
              <w:rPr>
                <w:rFonts w:eastAsia="Times New Roman" w:cs="Times New Roman"/>
                <w:b/>
                <w:bCs/>
              </w:rPr>
              <w:t>ode</w:t>
            </w:r>
          </w:p>
        </w:tc>
      </w:tr>
      <w:tr w:rsidR="0184327D" w14:paraId="302D0387" w14:textId="77777777" w:rsidTr="003C3261">
        <w:trPr>
          <w:cnfStyle w:val="000000100000" w:firstRow="0" w:lastRow="0" w:firstColumn="0" w:lastColumn="0" w:oddVBand="0" w:evenVBand="0" w:oddHBand="1" w:evenHBand="0" w:firstRowFirstColumn="0" w:firstRowLastColumn="0" w:lastRowFirstColumn="0" w:lastRowLastColumn="0"/>
        </w:trPr>
        <w:tc>
          <w:tcPr>
            <w:tcW w:w="3619" w:type="dxa"/>
            <w:vMerge/>
          </w:tcPr>
          <w:p w14:paraId="0D9FBD0E" w14:textId="77777777" w:rsidR="00C77052" w:rsidRDefault="00C77052"/>
        </w:tc>
        <w:tc>
          <w:tcPr>
            <w:tcW w:w="9989" w:type="dxa"/>
          </w:tcPr>
          <w:p w14:paraId="343960BE" w14:textId="5C772D2B" w:rsidR="378DDEF4" w:rsidRDefault="378DDEF4" w:rsidP="68BF1FBB">
            <w:pPr>
              <w:pStyle w:val="TableParagraph"/>
              <w:rPr>
                <w:rFonts w:eastAsia="Times New Roman" w:cs="Times New Roman"/>
              </w:rPr>
            </w:pPr>
            <w:proofErr w:type="spellStart"/>
            <w:r w:rsidRPr="0184327D">
              <w:rPr>
                <w:rFonts w:eastAsia="Times New Roman" w:cs="Times New Roman"/>
              </w:rPr>
              <w:t>TakeTour</w:t>
            </w:r>
            <w:proofErr w:type="spellEnd"/>
            <w:r w:rsidRPr="0184327D">
              <w:rPr>
                <w:rFonts w:eastAsia="Times New Roman" w:cs="Times New Roman"/>
              </w:rPr>
              <w:t>(</w:t>
            </w:r>
            <w:proofErr w:type="spellStart"/>
            <w:r w:rsidR="6AF3F6A7" w:rsidRPr="0184327D">
              <w:rPr>
                <w:rFonts w:eastAsia="Times New Roman" w:cs="Times New Roman"/>
              </w:rPr>
              <w:t>isNewUser</w:t>
            </w:r>
            <w:proofErr w:type="spellEnd"/>
            <w:r w:rsidRPr="0184327D">
              <w:rPr>
                <w:rFonts w:eastAsia="Times New Roman" w:cs="Times New Roman"/>
              </w:rPr>
              <w:t>)</w:t>
            </w:r>
            <w:r w:rsidRPr="0424B38F">
              <w:rPr>
                <w:rFonts w:eastAsia="Times New Roman" w:cs="Times New Roman"/>
              </w:rPr>
              <w:t xml:space="preserve"> {</w:t>
            </w:r>
          </w:p>
          <w:p w14:paraId="663239F2" w14:textId="5932D1E3" w:rsidR="04598893" w:rsidRDefault="6A692E51" w:rsidP="68BF1FBB">
            <w:pPr>
              <w:pStyle w:val="TableParagraph"/>
              <w:ind w:left="720"/>
              <w:rPr>
                <w:rFonts w:eastAsia="Times New Roman" w:cs="Times New Roman"/>
              </w:rPr>
            </w:pPr>
            <w:r w:rsidRPr="66FD9EF4">
              <w:rPr>
                <w:rFonts w:eastAsia="Times New Roman" w:cs="Times New Roman"/>
              </w:rPr>
              <w:t>I</w:t>
            </w:r>
            <w:r w:rsidR="40B3A605" w:rsidRPr="66FD9EF4">
              <w:rPr>
                <w:rFonts w:eastAsia="Times New Roman" w:cs="Times New Roman"/>
              </w:rPr>
              <w:t>F</w:t>
            </w:r>
            <w:r w:rsidR="04598893" w:rsidRPr="0424B38F">
              <w:rPr>
                <w:rFonts w:eastAsia="Times New Roman" w:cs="Times New Roman"/>
              </w:rPr>
              <w:t xml:space="preserve"> (user clicks tour button in Grad Planner </w:t>
            </w:r>
            <w:r w:rsidR="1031BE74" w:rsidRPr="66FD9EF4">
              <w:rPr>
                <w:rFonts w:eastAsia="Times New Roman" w:cs="Times New Roman"/>
              </w:rPr>
              <w:t>OR</w:t>
            </w:r>
            <w:r w:rsidR="04598893" w:rsidRPr="0424B38F">
              <w:rPr>
                <w:rFonts w:eastAsia="Times New Roman" w:cs="Times New Roman"/>
              </w:rPr>
              <w:t xml:space="preserve"> </w:t>
            </w:r>
            <w:proofErr w:type="spellStart"/>
            <w:r w:rsidR="66F7F5C5" w:rsidRPr="0424B38F">
              <w:rPr>
                <w:rFonts w:eastAsia="Times New Roman" w:cs="Times New Roman"/>
              </w:rPr>
              <w:t>isNewUser</w:t>
            </w:r>
            <w:proofErr w:type="spellEnd"/>
            <w:r w:rsidR="04598893" w:rsidRPr="0424B38F">
              <w:rPr>
                <w:rFonts w:eastAsia="Times New Roman" w:cs="Times New Roman"/>
              </w:rPr>
              <w:t>) {</w:t>
            </w:r>
          </w:p>
          <w:p w14:paraId="19E29234" w14:textId="6ADF7D12" w:rsidR="04598893" w:rsidRDefault="04598893" w:rsidP="68BF1FBB">
            <w:pPr>
              <w:pStyle w:val="TableParagraph"/>
              <w:ind w:left="1440"/>
              <w:rPr>
                <w:rFonts w:eastAsia="Times New Roman" w:cs="Times New Roman"/>
              </w:rPr>
            </w:pPr>
            <w:r w:rsidRPr="0424B38F">
              <w:rPr>
                <w:rFonts w:eastAsia="Times New Roman" w:cs="Times New Roman"/>
              </w:rPr>
              <w:t>Then take the tour.</w:t>
            </w:r>
          </w:p>
          <w:p w14:paraId="5180BFE7" w14:textId="60A1923A" w:rsidR="04598893" w:rsidRDefault="6A692E51" w:rsidP="68BF1FBB">
            <w:pPr>
              <w:pStyle w:val="TableParagraph"/>
              <w:ind w:left="720"/>
              <w:rPr>
                <w:rFonts w:eastAsia="Times New Roman" w:cs="Times New Roman"/>
              </w:rPr>
            </w:pPr>
            <w:r w:rsidRPr="66FD9EF4">
              <w:rPr>
                <w:rFonts w:eastAsia="Times New Roman" w:cs="Times New Roman"/>
              </w:rPr>
              <w:t>}</w:t>
            </w:r>
          </w:p>
          <w:p w14:paraId="2A3298BC" w14:textId="6E5A4683" w:rsidR="378DDEF4" w:rsidRDefault="378DDEF4" w:rsidP="68BF1FBB">
            <w:pPr>
              <w:pStyle w:val="TableParagraph"/>
              <w:rPr>
                <w:rFonts w:eastAsia="Times New Roman" w:cs="Times New Roman"/>
              </w:rPr>
            </w:pPr>
            <w:r w:rsidRPr="0424B38F">
              <w:rPr>
                <w:rFonts w:eastAsia="Times New Roman" w:cs="Times New Roman"/>
              </w:rPr>
              <w:t>}</w:t>
            </w:r>
          </w:p>
        </w:tc>
      </w:tr>
    </w:tbl>
    <w:p w14:paraId="5EAC2B29" w14:textId="1DBAF468" w:rsidR="0184327D" w:rsidRDefault="0184327D" w:rsidP="0184327D"/>
    <w:p w14:paraId="7DD0FA4D" w14:textId="2B288C08" w:rsidR="0184327D" w:rsidRDefault="0184327D" w:rsidP="0184327D">
      <w:pPr>
        <w:pStyle w:val="BodyText"/>
        <w:spacing w:before="1"/>
        <w:rPr>
          <w:rFonts w:cs="Times New Roman"/>
          <w:b/>
          <w:bCs/>
          <w:sz w:val="15"/>
          <w:szCs w:val="15"/>
        </w:rPr>
      </w:pPr>
    </w:p>
    <w:p w14:paraId="116A3269" w14:textId="5A4A7AB9" w:rsidR="6FF5DDC6" w:rsidRPr="00D82C59" w:rsidRDefault="4D153D48" w:rsidP="00CC571B">
      <w:pPr>
        <w:pStyle w:val="Heading3"/>
        <w:numPr>
          <w:ilvl w:val="2"/>
          <w:numId w:val="21"/>
        </w:numPr>
        <w:ind w:left="900" w:hanging="49"/>
        <w:rPr>
          <w:b/>
          <w:sz w:val="28"/>
          <w:szCs w:val="28"/>
        </w:rPr>
      </w:pPr>
      <w:r w:rsidRPr="0184327D">
        <w:rPr>
          <w:b/>
          <w:sz w:val="28"/>
          <w:szCs w:val="28"/>
        </w:rPr>
        <w:t xml:space="preserve"> </w:t>
      </w:r>
      <w:bookmarkStart w:id="77" w:name="_Toc46337691"/>
      <w:r w:rsidR="6FF5DDC6" w:rsidRPr="0184327D">
        <w:rPr>
          <w:b/>
          <w:sz w:val="28"/>
          <w:szCs w:val="28"/>
        </w:rPr>
        <w:t xml:space="preserve">Controller </w:t>
      </w:r>
      <w:r w:rsidR="2625C44C" w:rsidRPr="0184327D">
        <w:rPr>
          <w:b/>
          <w:sz w:val="28"/>
          <w:szCs w:val="28"/>
        </w:rPr>
        <w:t>Classes</w:t>
      </w:r>
      <w:bookmarkEnd w:id="77"/>
    </w:p>
    <w:p w14:paraId="1C91FEE1" w14:textId="55F8CEF7" w:rsidR="2625C44C" w:rsidRDefault="2625C44C" w:rsidP="0DF4B179">
      <w:pPr>
        <w:pStyle w:val="BodyText"/>
        <w:spacing w:before="240" w:line="259" w:lineRule="auto"/>
        <w:ind w:left="320" w:right="1485"/>
        <w:rPr>
          <w:rFonts w:cs="Times New Roman"/>
        </w:rPr>
      </w:pPr>
      <w:r w:rsidRPr="0DF4B179">
        <w:rPr>
          <w:rFonts w:cs="Times New Roman"/>
        </w:rPr>
        <w:t xml:space="preserve">The </w:t>
      </w:r>
      <w:r w:rsidR="553DD813" w:rsidRPr="0184327D">
        <w:rPr>
          <w:rFonts w:cs="Times New Roman"/>
        </w:rPr>
        <w:t xml:space="preserve">controller </w:t>
      </w:r>
      <w:r w:rsidRPr="0DF4B179">
        <w:rPr>
          <w:rFonts w:cs="Times New Roman"/>
        </w:rPr>
        <w:t xml:space="preserve">classes perform all the functions related to </w:t>
      </w:r>
      <w:r w:rsidR="3C9DAE1F" w:rsidRPr="0184327D">
        <w:rPr>
          <w:rFonts w:cs="Times New Roman"/>
        </w:rPr>
        <w:t>accessing and modifying data using</w:t>
      </w:r>
      <w:r w:rsidRPr="0DF4B179">
        <w:rPr>
          <w:rFonts w:cs="Times New Roman"/>
        </w:rPr>
        <w:t xml:space="preserve"> the </w:t>
      </w:r>
      <w:r w:rsidR="3C9DAE1F" w:rsidRPr="0184327D">
        <w:rPr>
          <w:rFonts w:cs="Times New Roman"/>
        </w:rPr>
        <w:t>registration API.</w:t>
      </w:r>
      <w:r w:rsidRPr="0DF4B179">
        <w:rPr>
          <w:rFonts w:cs="Times New Roman"/>
        </w:rPr>
        <w:t xml:space="preserve"> They send </w:t>
      </w:r>
      <w:r w:rsidR="3C9DAE1F" w:rsidRPr="0184327D">
        <w:rPr>
          <w:rFonts w:cs="Times New Roman"/>
        </w:rPr>
        <w:t>requests to the API for CRUD operations.</w:t>
      </w:r>
    </w:p>
    <w:p w14:paraId="63772F50" w14:textId="6D55BCE2" w:rsidR="0184327D" w:rsidRDefault="0184327D" w:rsidP="0184327D">
      <w:pPr>
        <w:pStyle w:val="BodyText"/>
        <w:spacing w:before="240" w:line="259" w:lineRule="auto"/>
        <w:ind w:left="320" w:right="1485"/>
        <w:rPr>
          <w:rFonts w:cs="Times New Roman"/>
        </w:rPr>
      </w:pPr>
    </w:p>
    <w:p w14:paraId="6FB56F1A" w14:textId="4A7C1996" w:rsidR="41D99F44" w:rsidRDefault="41D99F44" w:rsidP="0184327D">
      <w:pPr>
        <w:pStyle w:val="Heading3"/>
        <w:numPr>
          <w:ilvl w:val="2"/>
          <w:numId w:val="21"/>
        </w:numPr>
        <w:ind w:left="900" w:hanging="49"/>
        <w:rPr>
          <w:b/>
          <w:sz w:val="28"/>
          <w:szCs w:val="28"/>
        </w:rPr>
      </w:pPr>
      <w:r w:rsidRPr="0184327D">
        <w:rPr>
          <w:b/>
          <w:sz w:val="28"/>
          <w:szCs w:val="28"/>
        </w:rPr>
        <w:lastRenderedPageBreak/>
        <w:t xml:space="preserve"> </w:t>
      </w:r>
      <w:bookmarkStart w:id="78" w:name="_Toc46337692"/>
      <w:r w:rsidRPr="0184327D">
        <w:rPr>
          <w:b/>
          <w:sz w:val="28"/>
          <w:szCs w:val="28"/>
        </w:rPr>
        <w:t>Model Classes</w:t>
      </w:r>
      <w:bookmarkEnd w:id="78"/>
    </w:p>
    <w:p w14:paraId="0001C3E3" w14:textId="15C9DF25" w:rsidR="41D99F44" w:rsidRDefault="41D99F44" w:rsidP="0184327D">
      <w:pPr>
        <w:pStyle w:val="BodyText"/>
        <w:spacing w:before="240" w:line="259" w:lineRule="auto"/>
        <w:ind w:left="320" w:right="1485"/>
        <w:rPr>
          <w:rFonts w:cs="Times New Roman"/>
        </w:rPr>
      </w:pPr>
      <w:r w:rsidRPr="0184327D">
        <w:rPr>
          <w:rFonts w:cs="Times New Roman"/>
        </w:rPr>
        <w:t xml:space="preserve">The </w:t>
      </w:r>
      <w:r w:rsidR="4D709457" w:rsidRPr="0184327D">
        <w:rPr>
          <w:rFonts w:cs="Times New Roman"/>
        </w:rPr>
        <w:t>model classes represent different enti</w:t>
      </w:r>
      <w:r w:rsidR="76D538B0" w:rsidRPr="0184327D">
        <w:rPr>
          <w:rFonts w:cs="Times New Roman"/>
        </w:rPr>
        <w:t xml:space="preserve">ties used in the operations of </w:t>
      </w:r>
      <w:r w:rsidR="6DEC325A" w:rsidRPr="0184327D">
        <w:rPr>
          <w:rFonts w:cs="Times New Roman"/>
        </w:rPr>
        <w:t>the system.</w:t>
      </w:r>
    </w:p>
    <w:p w14:paraId="64675800" w14:textId="04F8263F" w:rsidR="0DF4B179" w:rsidRDefault="0DF4B179" w:rsidP="0DF4B179">
      <w:pPr>
        <w:pStyle w:val="BodyText"/>
        <w:spacing w:before="1"/>
        <w:rPr>
          <w:rFonts w:cs="Times New Roman"/>
          <w:b/>
          <w:bCs/>
          <w:sz w:val="15"/>
          <w:szCs w:val="15"/>
        </w:rPr>
      </w:pPr>
    </w:p>
    <w:p w14:paraId="6BF1769B" w14:textId="2856E8E5" w:rsidR="51D123A1" w:rsidRPr="00D82C59" w:rsidRDefault="51D123A1" w:rsidP="00CC571B">
      <w:pPr>
        <w:pStyle w:val="Heading4"/>
        <w:numPr>
          <w:ilvl w:val="3"/>
          <w:numId w:val="21"/>
        </w:numPr>
        <w:tabs>
          <w:tab w:val="left" w:pos="1276"/>
        </w:tabs>
        <w:ind w:left="1276" w:firstLine="0"/>
      </w:pPr>
      <w:r w:rsidRPr="0009107B">
        <w:t>Student</w:t>
      </w:r>
    </w:p>
    <w:p w14:paraId="04DA6B57" w14:textId="77777777" w:rsidR="002E48B1" w:rsidRPr="002E48B1" w:rsidRDefault="002E48B1" w:rsidP="002E48B1">
      <w:pPr>
        <w:pStyle w:val="BodyText"/>
        <w:spacing w:before="6"/>
        <w:rPr>
          <w:rFonts w:cs="Times New Roman"/>
          <w:b/>
          <w:bCs/>
          <w:sz w:val="21"/>
          <w:szCs w:val="21"/>
        </w:rPr>
      </w:pPr>
    </w:p>
    <w:tbl>
      <w:tblPr>
        <w:tblStyle w:val="Team3"/>
        <w:tblW w:w="0" w:type="auto"/>
        <w:tblLook w:val="01E0" w:firstRow="1" w:lastRow="1" w:firstColumn="1" w:lastColumn="1" w:noHBand="0" w:noVBand="0"/>
      </w:tblPr>
      <w:tblGrid>
        <w:gridCol w:w="3226"/>
        <w:gridCol w:w="10382"/>
      </w:tblGrid>
      <w:tr w:rsidR="0DF4B179" w14:paraId="088171D8" w14:textId="77777777" w:rsidTr="00F72D74">
        <w:trPr>
          <w:cnfStyle w:val="100000000000" w:firstRow="1" w:lastRow="0" w:firstColumn="0" w:lastColumn="0" w:oddVBand="0" w:evenVBand="0" w:oddHBand="0" w:evenHBand="0" w:firstRowFirstColumn="0" w:firstRowLastColumn="0" w:lastRowFirstColumn="0" w:lastRowLastColumn="0"/>
          <w:trHeight w:val="733"/>
        </w:trPr>
        <w:tc>
          <w:tcPr>
            <w:tcW w:w="13608" w:type="dxa"/>
            <w:gridSpan w:val="2"/>
          </w:tcPr>
          <w:p w14:paraId="4313895A" w14:textId="69D2FE19" w:rsidR="00431BEA" w:rsidRDefault="0DF4B179" w:rsidP="462B0461">
            <w:pPr>
              <w:pStyle w:val="TableParagraph"/>
              <w:spacing w:before="80" w:after="80" w:line="480" w:lineRule="auto"/>
              <w:ind w:left="3600" w:right="4108"/>
              <w:jc w:val="center"/>
              <w:rPr>
                <w:rFonts w:cs="Times New Roman"/>
                <w:b w:val="0"/>
                <w:sz w:val="28"/>
                <w:szCs w:val="28"/>
              </w:rPr>
            </w:pPr>
            <w:r w:rsidRPr="462B0461">
              <w:rPr>
                <w:rFonts w:cs="Times New Roman"/>
                <w:sz w:val="28"/>
                <w:szCs w:val="28"/>
              </w:rPr>
              <w:t>Class Name: Student</w:t>
            </w:r>
          </w:p>
        </w:tc>
      </w:tr>
      <w:tr w:rsidR="0DF4B179" w14:paraId="63ABA3E2" w14:textId="77777777" w:rsidTr="00F72D74">
        <w:trPr>
          <w:cnfStyle w:val="000000100000" w:firstRow="0" w:lastRow="0" w:firstColumn="0" w:lastColumn="0" w:oddVBand="0" w:evenVBand="0" w:oddHBand="1" w:evenHBand="0" w:firstRowFirstColumn="0" w:firstRowLastColumn="0" w:lastRowFirstColumn="0" w:lastRowLastColumn="0"/>
          <w:trHeight w:val="1021"/>
        </w:trPr>
        <w:tc>
          <w:tcPr>
            <w:tcW w:w="13608" w:type="dxa"/>
            <w:gridSpan w:val="2"/>
          </w:tcPr>
          <w:p w14:paraId="0F7709EC" w14:textId="024FDAA1" w:rsidR="0DF4B179" w:rsidRDefault="0DF4B179" w:rsidP="0DF4B179">
            <w:pPr>
              <w:pStyle w:val="TableParagraph"/>
              <w:spacing w:line="259" w:lineRule="auto"/>
              <w:ind w:right="774"/>
              <w:rPr>
                <w:rFonts w:cs="Times New Roman"/>
              </w:rPr>
            </w:pPr>
            <w:r w:rsidRPr="0DF4B179">
              <w:rPr>
                <w:rFonts w:cs="Times New Roman"/>
              </w:rPr>
              <w:t>Description: This class represents the student within the Grad Planner system.</w:t>
            </w:r>
          </w:p>
          <w:p w14:paraId="4581B9EF" w14:textId="2D228265" w:rsidR="0DF4B179" w:rsidRDefault="0DF4B179" w:rsidP="0DF4B179">
            <w:pPr>
              <w:pStyle w:val="TableParagraph"/>
              <w:spacing w:before="239" w:line="259" w:lineRule="auto"/>
              <w:ind w:right="647"/>
              <w:rPr>
                <w:rFonts w:cs="Times New Roman"/>
              </w:rPr>
            </w:pPr>
          </w:p>
        </w:tc>
      </w:tr>
      <w:tr w:rsidR="0DF4B179" w14:paraId="28DEC673" w14:textId="77777777" w:rsidTr="00F72D74">
        <w:trPr>
          <w:cnfStyle w:val="000000010000" w:firstRow="0" w:lastRow="0" w:firstColumn="0" w:lastColumn="0" w:oddVBand="0" w:evenVBand="0" w:oddHBand="0" w:evenHBand="1" w:firstRowFirstColumn="0" w:firstRowLastColumn="0" w:lastRowFirstColumn="0" w:lastRowLastColumn="0"/>
          <w:trHeight w:val="735"/>
        </w:trPr>
        <w:tc>
          <w:tcPr>
            <w:tcW w:w="3226" w:type="dxa"/>
          </w:tcPr>
          <w:p w14:paraId="00C678A6" w14:textId="4D63E5EB" w:rsidR="0DF4B179" w:rsidRDefault="0DF4B179" w:rsidP="0DF4B179">
            <w:pPr>
              <w:pStyle w:val="TableParagraph"/>
              <w:ind w:left="712"/>
              <w:rPr>
                <w:rFonts w:cs="Times New Roman"/>
                <w:b/>
                <w:bCs/>
              </w:rPr>
            </w:pPr>
            <w:r w:rsidRPr="0DF4B179">
              <w:rPr>
                <w:rFonts w:cs="Times New Roman"/>
                <w:b/>
                <w:bCs/>
              </w:rPr>
              <w:t>Attributes</w:t>
            </w:r>
            <w:r w:rsidR="396FF52E" w:rsidRPr="0184327D">
              <w:rPr>
                <w:rFonts w:cs="Times New Roman"/>
                <w:b/>
                <w:bCs/>
              </w:rPr>
              <w:t xml:space="preserve"> </w:t>
            </w:r>
            <w:r w:rsidRPr="0DF4B179">
              <w:rPr>
                <w:rFonts w:cs="Times New Roman"/>
                <w:b/>
                <w:bCs/>
              </w:rPr>
              <w:t>(Fields)</w:t>
            </w:r>
          </w:p>
        </w:tc>
        <w:tc>
          <w:tcPr>
            <w:tcW w:w="10382" w:type="dxa"/>
          </w:tcPr>
          <w:p w14:paraId="604FF80A" w14:textId="77777777" w:rsidR="0DF4B179" w:rsidRDefault="0DF4B179" w:rsidP="0DF4B179">
            <w:pPr>
              <w:pStyle w:val="TableParagraph"/>
              <w:ind w:left="3930" w:right="3913"/>
              <w:jc w:val="center"/>
              <w:rPr>
                <w:rFonts w:cs="Times New Roman"/>
                <w:b/>
                <w:bCs/>
              </w:rPr>
            </w:pPr>
            <w:r w:rsidRPr="0DF4B179">
              <w:rPr>
                <w:rFonts w:cs="Times New Roman"/>
                <w:b/>
                <w:bCs/>
              </w:rPr>
              <w:t>Attribute Description</w:t>
            </w:r>
          </w:p>
        </w:tc>
      </w:tr>
      <w:tr w:rsidR="0DF4B179" w14:paraId="502183CF" w14:textId="77777777" w:rsidTr="00F72D74">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6CDB76DC" w14:textId="38B24262" w:rsidR="0DF4B179" w:rsidRPr="00B87083" w:rsidRDefault="0DF4B179" w:rsidP="000E58A4">
            <w:pPr>
              <w:pStyle w:val="TableParagraph"/>
              <w:spacing w:before="84"/>
              <w:ind w:left="0"/>
              <w:jc w:val="center"/>
              <w:rPr>
                <w:rFonts w:cs="Times New Roman"/>
              </w:rPr>
            </w:pPr>
            <w:r w:rsidRPr="00B87083">
              <w:rPr>
                <w:rFonts w:cs="Times New Roman"/>
              </w:rPr>
              <w:t>Schedule</w:t>
            </w:r>
          </w:p>
        </w:tc>
        <w:tc>
          <w:tcPr>
            <w:tcW w:w="10382" w:type="dxa"/>
          </w:tcPr>
          <w:p w14:paraId="45900D51" w14:textId="29E0D495" w:rsidR="0DF4B179" w:rsidRDefault="0DF4B179" w:rsidP="0DF4B179">
            <w:pPr>
              <w:pStyle w:val="TableParagraph"/>
              <w:spacing w:before="84"/>
              <w:ind w:left="196"/>
              <w:rPr>
                <w:rFonts w:cs="Times New Roman"/>
              </w:rPr>
            </w:pPr>
            <w:r w:rsidRPr="0DF4B179">
              <w:rPr>
                <w:rFonts w:cs="Times New Roman"/>
              </w:rPr>
              <w:t>A list of courses the student is enrolled in.</w:t>
            </w:r>
          </w:p>
        </w:tc>
      </w:tr>
      <w:tr w:rsidR="0DF4B179" w14:paraId="42971C64" w14:textId="77777777" w:rsidTr="00F72D74">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1A08F633" w14:textId="141156CA" w:rsidR="0DF4B179" w:rsidRPr="00B87083" w:rsidRDefault="0DF4B179" w:rsidP="000E58A4">
            <w:pPr>
              <w:pStyle w:val="TableParagraph"/>
              <w:spacing w:before="87"/>
              <w:jc w:val="center"/>
              <w:rPr>
                <w:rFonts w:cs="Times New Roman"/>
              </w:rPr>
            </w:pPr>
            <w:r w:rsidRPr="00B87083">
              <w:rPr>
                <w:rFonts w:cs="Times New Roman"/>
              </w:rPr>
              <w:t>Degree</w:t>
            </w:r>
          </w:p>
        </w:tc>
        <w:tc>
          <w:tcPr>
            <w:tcW w:w="10382" w:type="dxa"/>
          </w:tcPr>
          <w:p w14:paraId="7494E1BF" w14:textId="73283312" w:rsidR="0DF4B179" w:rsidRDefault="0DF4B179" w:rsidP="0DF4B179">
            <w:pPr>
              <w:pStyle w:val="TableParagraph"/>
              <w:spacing w:before="87"/>
              <w:ind w:left="196"/>
              <w:rPr>
                <w:rFonts w:cs="Times New Roman"/>
              </w:rPr>
            </w:pPr>
            <w:r w:rsidRPr="0DF4B179">
              <w:rPr>
                <w:rFonts w:cs="Times New Roman"/>
              </w:rPr>
              <w:t>The student’s chosen degree.</w:t>
            </w:r>
          </w:p>
        </w:tc>
      </w:tr>
      <w:tr w:rsidR="0DF4B179" w14:paraId="331472EF" w14:textId="77777777" w:rsidTr="00F72D74">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1CF19466" w14:textId="37B5DC49" w:rsidR="0DF4B179" w:rsidRPr="00B87083" w:rsidRDefault="0DF4B179" w:rsidP="000E58A4">
            <w:pPr>
              <w:pStyle w:val="TableParagraph"/>
              <w:jc w:val="center"/>
              <w:rPr>
                <w:rFonts w:cs="Times New Roman"/>
              </w:rPr>
            </w:pPr>
            <w:r w:rsidRPr="00B87083">
              <w:rPr>
                <w:rFonts w:cs="Times New Roman"/>
              </w:rPr>
              <w:t>Completed Courses</w:t>
            </w:r>
          </w:p>
        </w:tc>
        <w:tc>
          <w:tcPr>
            <w:tcW w:w="10382" w:type="dxa"/>
          </w:tcPr>
          <w:p w14:paraId="012BDF10" w14:textId="568BCB21" w:rsidR="0DF4B179" w:rsidRDefault="0DF4B179" w:rsidP="0DF4B179">
            <w:pPr>
              <w:pStyle w:val="TableParagraph"/>
              <w:rPr>
                <w:rFonts w:cs="Times New Roman"/>
              </w:rPr>
            </w:pPr>
            <w:r w:rsidRPr="73D2847C">
              <w:rPr>
                <w:rFonts w:cs="Times New Roman"/>
              </w:rPr>
              <w:t>A list of courses the student has completed.</w:t>
            </w:r>
          </w:p>
        </w:tc>
      </w:tr>
    </w:tbl>
    <w:p w14:paraId="4A2D0A88" w14:textId="77777777" w:rsidR="0DF4B179" w:rsidRDefault="0DF4B179" w:rsidP="0DF4B179">
      <w:pPr>
        <w:rPr>
          <w:rFonts w:cs="Times New Roman"/>
        </w:rPr>
      </w:pPr>
    </w:p>
    <w:p w14:paraId="4C028644" w14:textId="77777777" w:rsidR="004D4496" w:rsidRDefault="004D4496" w:rsidP="0DF4B179">
      <w:pPr>
        <w:rPr>
          <w:rFonts w:cs="Times New Roman"/>
        </w:rPr>
      </w:pPr>
    </w:p>
    <w:p w14:paraId="64864B6A" w14:textId="77777777" w:rsidR="004D4496" w:rsidRDefault="004D4496" w:rsidP="0DF4B179">
      <w:pPr>
        <w:rPr>
          <w:rFonts w:cs="Times New Roman"/>
        </w:rPr>
      </w:pPr>
    </w:p>
    <w:p w14:paraId="42A0DBB7" w14:textId="77777777" w:rsidR="004D4496" w:rsidRDefault="004D4496" w:rsidP="0DF4B179">
      <w:pPr>
        <w:rPr>
          <w:rFonts w:cs="Times New Roman"/>
        </w:rPr>
      </w:pPr>
    </w:p>
    <w:p w14:paraId="6BF3C71F" w14:textId="77777777" w:rsidR="004D4496" w:rsidRDefault="004D4496" w:rsidP="0DF4B179">
      <w:pPr>
        <w:rPr>
          <w:rFonts w:cs="Times New Roman"/>
        </w:rPr>
      </w:pPr>
    </w:p>
    <w:p w14:paraId="401C27CF" w14:textId="77777777" w:rsidR="004D4496" w:rsidRDefault="004D4496" w:rsidP="0DF4B179">
      <w:pPr>
        <w:rPr>
          <w:rFonts w:cs="Times New Roman"/>
        </w:rPr>
      </w:pPr>
    </w:p>
    <w:p w14:paraId="3420B444" w14:textId="77777777" w:rsidR="004D4496" w:rsidRDefault="004D4496" w:rsidP="0DF4B179">
      <w:pPr>
        <w:rPr>
          <w:rFonts w:cs="Times New Roman"/>
        </w:rPr>
      </w:pPr>
    </w:p>
    <w:p w14:paraId="330A2096" w14:textId="514D2868" w:rsidR="220994E4" w:rsidRPr="006D2F67" w:rsidRDefault="220994E4" w:rsidP="00CC571B">
      <w:pPr>
        <w:pStyle w:val="Heading4"/>
        <w:numPr>
          <w:ilvl w:val="3"/>
          <w:numId w:val="21"/>
        </w:numPr>
      </w:pPr>
      <w:r w:rsidRPr="006D2F67">
        <w:lastRenderedPageBreak/>
        <w:t>Course</w:t>
      </w:r>
    </w:p>
    <w:p w14:paraId="15BCD08C" w14:textId="77777777" w:rsidR="0DF4B179" w:rsidRDefault="0DF4B179" w:rsidP="0DF4B179">
      <w:pPr>
        <w:pStyle w:val="BodyText"/>
        <w:spacing w:before="6"/>
        <w:rPr>
          <w:rFonts w:cs="Times New Roman"/>
          <w:b/>
          <w:bCs/>
          <w:sz w:val="21"/>
          <w:szCs w:val="21"/>
        </w:rPr>
      </w:pPr>
    </w:p>
    <w:tbl>
      <w:tblPr>
        <w:tblStyle w:val="Team3"/>
        <w:tblW w:w="0" w:type="auto"/>
        <w:tblLook w:val="01E0" w:firstRow="1" w:lastRow="1" w:firstColumn="1" w:lastColumn="1" w:noHBand="0" w:noVBand="0"/>
      </w:tblPr>
      <w:tblGrid>
        <w:gridCol w:w="3226"/>
        <w:gridCol w:w="10382"/>
      </w:tblGrid>
      <w:tr w:rsidR="0DF4B179" w14:paraId="4EBD0363" w14:textId="77777777" w:rsidTr="00F72D74">
        <w:trPr>
          <w:cnfStyle w:val="100000000000" w:firstRow="1" w:lastRow="0" w:firstColumn="0" w:lastColumn="0" w:oddVBand="0" w:evenVBand="0" w:oddHBand="0" w:evenHBand="0" w:firstRowFirstColumn="0" w:firstRowLastColumn="0" w:lastRowFirstColumn="0" w:lastRowLastColumn="0"/>
          <w:trHeight w:val="733"/>
        </w:trPr>
        <w:tc>
          <w:tcPr>
            <w:tcW w:w="13608" w:type="dxa"/>
            <w:gridSpan w:val="2"/>
          </w:tcPr>
          <w:p w14:paraId="2D00C300" w14:textId="5244B4A7" w:rsidR="00AB4510" w:rsidRDefault="0DF4B179" w:rsidP="462B0461">
            <w:pPr>
              <w:pStyle w:val="TableParagraph"/>
              <w:spacing w:before="80" w:after="80" w:line="480" w:lineRule="auto"/>
              <w:ind w:left="4122" w:right="4108"/>
              <w:jc w:val="center"/>
              <w:rPr>
                <w:rFonts w:cs="Times New Roman"/>
                <w:b w:val="0"/>
                <w:sz w:val="28"/>
                <w:szCs w:val="28"/>
              </w:rPr>
            </w:pPr>
            <w:r w:rsidRPr="462B0461">
              <w:rPr>
                <w:rFonts w:cs="Times New Roman"/>
                <w:sz w:val="28"/>
                <w:szCs w:val="28"/>
              </w:rPr>
              <w:t xml:space="preserve">Class Name: </w:t>
            </w:r>
            <w:r w:rsidR="43549BF3" w:rsidRPr="462B0461">
              <w:rPr>
                <w:rFonts w:cs="Times New Roman"/>
                <w:sz w:val="28"/>
                <w:szCs w:val="28"/>
              </w:rPr>
              <w:t>Cou</w:t>
            </w:r>
            <w:r w:rsidR="4D14CB49" w:rsidRPr="462B0461">
              <w:rPr>
                <w:rFonts w:cs="Times New Roman"/>
                <w:sz w:val="28"/>
                <w:szCs w:val="28"/>
              </w:rPr>
              <w:t>r</w:t>
            </w:r>
            <w:r w:rsidR="43549BF3" w:rsidRPr="462B0461">
              <w:rPr>
                <w:rFonts w:cs="Times New Roman"/>
                <w:sz w:val="28"/>
                <w:szCs w:val="28"/>
              </w:rPr>
              <w:t>se</w:t>
            </w:r>
          </w:p>
        </w:tc>
      </w:tr>
      <w:tr w:rsidR="0DF4B179" w14:paraId="49924D55" w14:textId="77777777" w:rsidTr="00F72D74">
        <w:trPr>
          <w:cnfStyle w:val="000000100000" w:firstRow="0" w:lastRow="0" w:firstColumn="0" w:lastColumn="0" w:oddVBand="0" w:evenVBand="0" w:oddHBand="1" w:evenHBand="0" w:firstRowFirstColumn="0" w:firstRowLastColumn="0" w:lastRowFirstColumn="0" w:lastRowLastColumn="0"/>
          <w:trHeight w:val="930"/>
        </w:trPr>
        <w:tc>
          <w:tcPr>
            <w:tcW w:w="13608" w:type="dxa"/>
            <w:gridSpan w:val="2"/>
          </w:tcPr>
          <w:p w14:paraId="05D1CB35" w14:textId="1CF2B27D" w:rsidR="0DF4B179" w:rsidRDefault="0DF4B179" w:rsidP="0DF4B179">
            <w:pPr>
              <w:pStyle w:val="TableParagraph"/>
              <w:spacing w:line="259" w:lineRule="auto"/>
              <w:ind w:right="774"/>
              <w:rPr>
                <w:rFonts w:cs="Times New Roman"/>
              </w:rPr>
            </w:pPr>
            <w:r w:rsidRPr="0DF4B179">
              <w:rPr>
                <w:rFonts w:cs="Times New Roman"/>
              </w:rPr>
              <w:t xml:space="preserve">Description: This class represents </w:t>
            </w:r>
            <w:r w:rsidR="3E01E2A6" w:rsidRPr="0DF4B179">
              <w:rPr>
                <w:rFonts w:cs="Times New Roman"/>
              </w:rPr>
              <w:t xml:space="preserve">a course </w:t>
            </w:r>
            <w:r w:rsidRPr="0DF4B179">
              <w:rPr>
                <w:rFonts w:cs="Times New Roman"/>
              </w:rPr>
              <w:t>within the Grad Planner system.</w:t>
            </w:r>
          </w:p>
          <w:p w14:paraId="5ECA02A0" w14:textId="2D228265" w:rsidR="0DF4B179" w:rsidRDefault="0DF4B179" w:rsidP="0DF4B179">
            <w:pPr>
              <w:pStyle w:val="TableParagraph"/>
              <w:spacing w:before="239" w:line="259" w:lineRule="auto"/>
              <w:ind w:right="647"/>
              <w:rPr>
                <w:rFonts w:cs="Times New Roman"/>
              </w:rPr>
            </w:pPr>
          </w:p>
        </w:tc>
      </w:tr>
      <w:tr w:rsidR="0DF4B179" w14:paraId="12CD4D80" w14:textId="77777777" w:rsidTr="00F72D74">
        <w:trPr>
          <w:cnfStyle w:val="000000010000" w:firstRow="0" w:lastRow="0" w:firstColumn="0" w:lastColumn="0" w:oddVBand="0" w:evenVBand="0" w:oddHBand="0" w:evenHBand="1" w:firstRowFirstColumn="0" w:firstRowLastColumn="0" w:lastRowFirstColumn="0" w:lastRowLastColumn="0"/>
          <w:trHeight w:val="735"/>
        </w:trPr>
        <w:tc>
          <w:tcPr>
            <w:tcW w:w="3226" w:type="dxa"/>
          </w:tcPr>
          <w:p w14:paraId="60B88A2B" w14:textId="1FBC8E16" w:rsidR="0DF4B179" w:rsidRDefault="0DF4B179" w:rsidP="0DF4B179">
            <w:pPr>
              <w:pStyle w:val="TableParagraph"/>
              <w:ind w:left="712"/>
              <w:rPr>
                <w:rFonts w:cs="Times New Roman"/>
                <w:b/>
                <w:bCs/>
              </w:rPr>
            </w:pPr>
            <w:r w:rsidRPr="0DF4B179">
              <w:rPr>
                <w:rFonts w:cs="Times New Roman"/>
                <w:b/>
                <w:bCs/>
              </w:rPr>
              <w:t>Attributes</w:t>
            </w:r>
            <w:r w:rsidR="73CF3212" w:rsidRPr="423E0C20">
              <w:rPr>
                <w:rFonts w:cs="Times New Roman"/>
                <w:b/>
                <w:bCs/>
              </w:rPr>
              <w:t xml:space="preserve"> </w:t>
            </w:r>
            <w:r w:rsidRPr="0DF4B179">
              <w:rPr>
                <w:rFonts w:cs="Times New Roman"/>
                <w:b/>
                <w:bCs/>
              </w:rPr>
              <w:t>(Fields)</w:t>
            </w:r>
          </w:p>
        </w:tc>
        <w:tc>
          <w:tcPr>
            <w:tcW w:w="10382" w:type="dxa"/>
          </w:tcPr>
          <w:p w14:paraId="7D6A519E" w14:textId="77777777" w:rsidR="0DF4B179" w:rsidRDefault="0DF4B179" w:rsidP="0DF4B179">
            <w:pPr>
              <w:pStyle w:val="TableParagraph"/>
              <w:ind w:left="3930" w:right="3913"/>
              <w:jc w:val="center"/>
              <w:rPr>
                <w:rFonts w:cs="Times New Roman"/>
                <w:b/>
                <w:bCs/>
              </w:rPr>
            </w:pPr>
            <w:r w:rsidRPr="0DF4B179">
              <w:rPr>
                <w:rFonts w:cs="Times New Roman"/>
                <w:b/>
                <w:bCs/>
              </w:rPr>
              <w:t>Attribute Description</w:t>
            </w:r>
          </w:p>
        </w:tc>
      </w:tr>
      <w:tr w:rsidR="0DF4B179" w14:paraId="52761479" w14:textId="77777777" w:rsidTr="00F72D74">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1E66D0A1" w14:textId="57AA3484" w:rsidR="3C934F71" w:rsidRDefault="6F497B93" w:rsidP="00B87083">
            <w:pPr>
              <w:pStyle w:val="TableParagraph"/>
              <w:spacing w:before="84" w:line="259" w:lineRule="auto"/>
              <w:ind w:left="0"/>
              <w:jc w:val="center"/>
            </w:pPr>
            <w:r w:rsidRPr="23E0A662">
              <w:rPr>
                <w:rFonts w:cs="Times New Roman"/>
              </w:rPr>
              <w:t>Title</w:t>
            </w:r>
          </w:p>
        </w:tc>
        <w:tc>
          <w:tcPr>
            <w:tcW w:w="10382" w:type="dxa"/>
          </w:tcPr>
          <w:p w14:paraId="48017323" w14:textId="547C7359" w:rsidR="0DF4B179" w:rsidRDefault="6F497B93" w:rsidP="6FAA97EF">
            <w:pPr>
              <w:pStyle w:val="TableParagraph"/>
              <w:spacing w:before="84" w:line="259" w:lineRule="auto"/>
              <w:ind w:left="196"/>
            </w:pPr>
            <w:r w:rsidRPr="6FAA97EF">
              <w:rPr>
                <w:rFonts w:cs="Times New Roman"/>
              </w:rPr>
              <w:t>The name of the course.</w:t>
            </w:r>
          </w:p>
        </w:tc>
      </w:tr>
      <w:tr w:rsidR="0DF4B179" w14:paraId="002F8C64" w14:textId="77777777" w:rsidTr="00F72D74">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37FBB374" w14:textId="5B2F7C35" w:rsidR="0DF4B179" w:rsidRDefault="6F497B93" w:rsidP="00B87083">
            <w:pPr>
              <w:pStyle w:val="TableParagraph"/>
              <w:spacing w:before="87"/>
              <w:ind w:left="0"/>
              <w:jc w:val="center"/>
              <w:rPr>
                <w:rFonts w:cs="Times New Roman"/>
              </w:rPr>
            </w:pPr>
            <w:r w:rsidRPr="6FAA97EF">
              <w:rPr>
                <w:rFonts w:cs="Times New Roman"/>
              </w:rPr>
              <w:t>Credits</w:t>
            </w:r>
          </w:p>
        </w:tc>
        <w:tc>
          <w:tcPr>
            <w:tcW w:w="10382" w:type="dxa"/>
          </w:tcPr>
          <w:p w14:paraId="6C4EC81E" w14:textId="284E386A" w:rsidR="0DF4B179" w:rsidRDefault="6F497B93" w:rsidP="6FAA97EF">
            <w:pPr>
              <w:pStyle w:val="TableParagraph"/>
              <w:spacing w:before="87" w:line="259" w:lineRule="auto"/>
              <w:ind w:left="196"/>
            </w:pPr>
            <w:r w:rsidRPr="6FAA97EF">
              <w:rPr>
                <w:rFonts w:cs="Times New Roman"/>
              </w:rPr>
              <w:t xml:space="preserve">The number of credits the </w:t>
            </w:r>
            <w:r w:rsidRPr="1B9A2027">
              <w:rPr>
                <w:rFonts w:cs="Times New Roman"/>
              </w:rPr>
              <w:t>course is worth.</w:t>
            </w:r>
          </w:p>
        </w:tc>
      </w:tr>
      <w:tr w:rsidR="0DF4B179" w14:paraId="4F48341A" w14:textId="77777777" w:rsidTr="00F72D74">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460C7A42" w14:textId="37B5DC49" w:rsidR="0DF4B179" w:rsidRDefault="0DF4B179" w:rsidP="00B87083">
            <w:pPr>
              <w:pStyle w:val="TableParagraph"/>
              <w:ind w:left="0"/>
              <w:jc w:val="center"/>
              <w:rPr>
                <w:rFonts w:cs="Times New Roman"/>
              </w:rPr>
            </w:pPr>
            <w:r w:rsidRPr="73D2847C">
              <w:rPr>
                <w:rFonts w:cs="Times New Roman"/>
              </w:rPr>
              <w:t>Completed Courses</w:t>
            </w:r>
          </w:p>
        </w:tc>
        <w:tc>
          <w:tcPr>
            <w:tcW w:w="10382" w:type="dxa"/>
          </w:tcPr>
          <w:p w14:paraId="40696C5B" w14:textId="568BCB21" w:rsidR="0DF4B179" w:rsidRDefault="0DF4B179" w:rsidP="0DF4B179">
            <w:pPr>
              <w:pStyle w:val="TableParagraph"/>
              <w:rPr>
                <w:rFonts w:cs="Times New Roman"/>
              </w:rPr>
            </w:pPr>
            <w:r w:rsidRPr="73D2847C">
              <w:rPr>
                <w:rFonts w:cs="Times New Roman"/>
              </w:rPr>
              <w:t>A list of courses the student has completed.</w:t>
            </w:r>
          </w:p>
        </w:tc>
      </w:tr>
      <w:tr w:rsidR="1B9A2027" w14:paraId="4A238B07" w14:textId="77777777" w:rsidTr="00F72D74">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70396109" w14:textId="4A603321" w:rsidR="36092BEC" w:rsidRDefault="636F3D37" w:rsidP="00B87083">
            <w:pPr>
              <w:pStyle w:val="TableParagraph"/>
              <w:ind w:left="0"/>
              <w:jc w:val="center"/>
              <w:rPr>
                <w:rFonts w:cs="Times New Roman"/>
              </w:rPr>
            </w:pPr>
            <w:r w:rsidRPr="73D2847C">
              <w:rPr>
                <w:rFonts w:cs="Times New Roman"/>
              </w:rPr>
              <w:t>Instructor</w:t>
            </w:r>
          </w:p>
        </w:tc>
        <w:tc>
          <w:tcPr>
            <w:tcW w:w="10382" w:type="dxa"/>
          </w:tcPr>
          <w:p w14:paraId="724E5763" w14:textId="363151BA" w:rsidR="36092BEC" w:rsidRDefault="636F3D37" w:rsidP="1B9A2027">
            <w:pPr>
              <w:pStyle w:val="TableParagraph"/>
              <w:rPr>
                <w:rFonts w:cs="Times New Roman"/>
              </w:rPr>
            </w:pPr>
            <w:r w:rsidRPr="73D2847C">
              <w:rPr>
                <w:rFonts w:cs="Times New Roman"/>
              </w:rPr>
              <w:t>The instructor of the course.</w:t>
            </w:r>
          </w:p>
        </w:tc>
      </w:tr>
      <w:tr w:rsidR="1B9A2027" w14:paraId="33A6284A" w14:textId="77777777" w:rsidTr="00F72D74">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38216DE0" w14:textId="385B7283" w:rsidR="1B9A2027" w:rsidRDefault="636F3D37" w:rsidP="00B87083">
            <w:pPr>
              <w:pStyle w:val="TableParagraph"/>
              <w:ind w:left="0"/>
              <w:jc w:val="center"/>
              <w:rPr>
                <w:rFonts w:cs="Times New Roman"/>
              </w:rPr>
            </w:pPr>
            <w:r w:rsidRPr="73D2847C">
              <w:rPr>
                <w:rFonts w:cs="Times New Roman"/>
              </w:rPr>
              <w:t>Seats</w:t>
            </w:r>
          </w:p>
        </w:tc>
        <w:tc>
          <w:tcPr>
            <w:tcW w:w="10382" w:type="dxa"/>
          </w:tcPr>
          <w:p w14:paraId="609BAAE1" w14:textId="39DD9190" w:rsidR="1B9A2027" w:rsidRDefault="636F3D37" w:rsidP="1B9A2027">
            <w:pPr>
              <w:pStyle w:val="TableParagraph"/>
              <w:rPr>
                <w:rFonts w:cs="Times New Roman"/>
              </w:rPr>
            </w:pPr>
            <w:r w:rsidRPr="73D2847C">
              <w:rPr>
                <w:rFonts w:cs="Times New Roman"/>
              </w:rPr>
              <w:t>The number of open seats in the class.</w:t>
            </w:r>
          </w:p>
        </w:tc>
      </w:tr>
      <w:tr w:rsidR="29F4F23F" w14:paraId="0C87E953" w14:textId="77777777" w:rsidTr="00F72D74">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6AE2CFD7" w14:textId="1AEFF9F6" w:rsidR="36092BEC" w:rsidRDefault="636F3D37" w:rsidP="00C802FB">
            <w:pPr>
              <w:pStyle w:val="TableParagraph"/>
              <w:jc w:val="center"/>
              <w:rPr>
                <w:rFonts w:cs="Times New Roman"/>
              </w:rPr>
            </w:pPr>
            <w:r w:rsidRPr="73D2847C">
              <w:rPr>
                <w:rFonts w:cs="Times New Roman"/>
              </w:rPr>
              <w:t>Status</w:t>
            </w:r>
          </w:p>
        </w:tc>
        <w:tc>
          <w:tcPr>
            <w:tcW w:w="10382" w:type="dxa"/>
          </w:tcPr>
          <w:p w14:paraId="1844349F" w14:textId="49AAFC9B" w:rsidR="29F4F23F" w:rsidRDefault="636F3D37" w:rsidP="29F4F23F">
            <w:pPr>
              <w:pStyle w:val="TableParagraph"/>
              <w:rPr>
                <w:rFonts w:cs="Times New Roman"/>
              </w:rPr>
            </w:pPr>
            <w:r w:rsidRPr="73D2847C">
              <w:rPr>
                <w:rFonts w:cs="Times New Roman"/>
              </w:rPr>
              <w:t>The current status of the class (i.e. Open, Closed).</w:t>
            </w:r>
          </w:p>
        </w:tc>
      </w:tr>
      <w:tr w:rsidR="04B72B7B" w14:paraId="4143A1EE" w14:textId="77777777" w:rsidTr="00F72D74">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7B91248F" w14:textId="3F2CDC74" w:rsidR="411C5FF3" w:rsidRDefault="50A44CF3" w:rsidP="00C802FB">
            <w:pPr>
              <w:pStyle w:val="TableParagraph"/>
              <w:jc w:val="center"/>
              <w:rPr>
                <w:rFonts w:cs="Times New Roman"/>
              </w:rPr>
            </w:pPr>
            <w:r w:rsidRPr="73D2847C">
              <w:rPr>
                <w:rFonts w:cs="Times New Roman"/>
              </w:rPr>
              <w:t>Time</w:t>
            </w:r>
          </w:p>
        </w:tc>
        <w:tc>
          <w:tcPr>
            <w:tcW w:w="10382" w:type="dxa"/>
          </w:tcPr>
          <w:p w14:paraId="12AE21B5" w14:textId="197BCCC8" w:rsidR="411C5FF3" w:rsidRDefault="50A44CF3" w:rsidP="04B72B7B">
            <w:pPr>
              <w:pStyle w:val="TableParagraph"/>
              <w:rPr>
                <w:rFonts w:cs="Times New Roman"/>
              </w:rPr>
            </w:pPr>
            <w:r w:rsidRPr="73D2847C">
              <w:rPr>
                <w:rFonts w:cs="Times New Roman"/>
              </w:rPr>
              <w:t>The day of the week and time this class meets, or if this is an online course.</w:t>
            </w:r>
          </w:p>
        </w:tc>
      </w:tr>
    </w:tbl>
    <w:p w14:paraId="676BD66D" w14:textId="586C9221" w:rsidR="0DF4B179" w:rsidRDefault="0DF4B179" w:rsidP="0DF4B179">
      <w:pPr>
        <w:rPr>
          <w:rFonts w:cs="Times New Roman"/>
        </w:rPr>
      </w:pPr>
    </w:p>
    <w:p w14:paraId="36057F76" w14:textId="37F5038A" w:rsidR="0DF4B179" w:rsidRDefault="0DF4B179" w:rsidP="0DF4B179">
      <w:pPr>
        <w:pStyle w:val="BodyText"/>
        <w:spacing w:before="1"/>
        <w:rPr>
          <w:rFonts w:cs="Times New Roman"/>
          <w:b/>
          <w:bCs/>
          <w:sz w:val="15"/>
          <w:szCs w:val="15"/>
        </w:rPr>
      </w:pPr>
    </w:p>
    <w:p w14:paraId="668F0BDB" w14:textId="0B0593E5" w:rsidR="0DF4B179" w:rsidRDefault="0DF4B179" w:rsidP="0DF4B179">
      <w:pPr>
        <w:pStyle w:val="BodyText"/>
        <w:spacing w:before="1"/>
        <w:rPr>
          <w:rFonts w:cs="Times New Roman"/>
          <w:b/>
          <w:bCs/>
          <w:sz w:val="15"/>
          <w:szCs w:val="15"/>
        </w:rPr>
      </w:pPr>
    </w:p>
    <w:p w14:paraId="426946F7" w14:textId="6214851B" w:rsidR="00026ECA" w:rsidRPr="00CE0A39" w:rsidRDefault="00813618" w:rsidP="00CC571B">
      <w:pPr>
        <w:pStyle w:val="Heading2"/>
        <w:numPr>
          <w:ilvl w:val="1"/>
          <w:numId w:val="21"/>
        </w:numPr>
        <w:ind w:left="709" w:hanging="567"/>
      </w:pPr>
      <w:bookmarkStart w:id="79" w:name="_Toc46337693"/>
      <w:r w:rsidRPr="00CE0A39">
        <w:rPr>
          <w:noProof/>
        </w:rPr>
        <w:lastRenderedPageBreak/>
        <mc:AlternateContent>
          <mc:Choice Requires="wps">
            <w:drawing>
              <wp:anchor distT="0" distB="0" distL="0" distR="0" simplePos="0" relativeHeight="251658243" behindDoc="1" locked="0" layoutInCell="1" allowOverlap="1" wp14:anchorId="7078F1E3" wp14:editId="4D44910A">
                <wp:simplePos x="0" y="0"/>
                <wp:positionH relativeFrom="page">
                  <wp:posOffset>895985</wp:posOffset>
                </wp:positionH>
                <wp:positionV relativeFrom="paragraph">
                  <wp:posOffset>434975</wp:posOffset>
                </wp:positionV>
                <wp:extent cx="8267700" cy="1270"/>
                <wp:effectExtent l="0" t="0" r="0" b="0"/>
                <wp:wrapTopAndBottom/>
                <wp:docPr id="42"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E912B" id="Freeform 9" o:spid="_x0000_s1026" style="position:absolute;margin-left:70.55pt;margin-top:34.25pt;width:651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" path="m,l13020,e" filled="f" strokecolor="#eaebee" strokeweight=".72pt">
                <v:path arrowok="t" o:connecttype="custom" o:connectlocs="0,0;8267700,0" o:connectangles="0,0"/>
                <w10:wrap type="topAndBottom" anchorx="page"/>
              </v:shape>
            </w:pict>
          </mc:Fallback>
        </mc:AlternateContent>
      </w:r>
      <w:r w:rsidR="003E6B5A" w:rsidRPr="00CE0A39">
        <w:t>System Interfaces</w:t>
      </w:r>
      <w:bookmarkEnd w:id="79"/>
    </w:p>
    <w:p w14:paraId="5BD44FB0" w14:textId="77777777" w:rsidR="00026ECA" w:rsidRPr="003E6B5A" w:rsidRDefault="00026ECA">
      <w:pPr>
        <w:pStyle w:val="BodyText"/>
        <w:spacing w:before="1"/>
        <w:rPr>
          <w:rFonts w:cs="Times New Roman"/>
          <w:b/>
          <w:sz w:val="17"/>
        </w:rPr>
      </w:pPr>
    </w:p>
    <w:p w14:paraId="7B020A98" w14:textId="6FAEA6D6" w:rsidR="00026ECA" w:rsidRPr="008421A0" w:rsidRDefault="003E6B5A" w:rsidP="00CC571B">
      <w:pPr>
        <w:pStyle w:val="Heading3"/>
        <w:numPr>
          <w:ilvl w:val="2"/>
          <w:numId w:val="21"/>
        </w:numPr>
        <w:ind w:left="900" w:hanging="49"/>
        <w:rPr>
          <w:b/>
          <w:sz w:val="28"/>
          <w:szCs w:val="32"/>
        </w:rPr>
      </w:pPr>
      <w:bookmarkStart w:id="80" w:name="_Toc46337694"/>
      <w:r w:rsidRPr="00C21737">
        <w:rPr>
          <w:b/>
          <w:sz w:val="28"/>
          <w:szCs w:val="32"/>
        </w:rPr>
        <w:t>User</w:t>
      </w:r>
      <w:r w:rsidRPr="008421A0">
        <w:rPr>
          <w:b/>
          <w:sz w:val="28"/>
          <w:szCs w:val="32"/>
        </w:rPr>
        <w:t xml:space="preserve"> Interface</w:t>
      </w:r>
      <w:bookmarkEnd w:id="80"/>
    </w:p>
    <w:p w14:paraId="2B6A7C36" w14:textId="4D9FA391" w:rsidR="7688D8A5" w:rsidRDefault="7688D8A5" w:rsidP="7688D8A5">
      <w:pPr>
        <w:spacing w:before="101"/>
        <w:rPr>
          <w:rFonts w:cs="Times New Roman"/>
          <w:b/>
          <w:bCs/>
          <w:sz w:val="30"/>
          <w:szCs w:val="30"/>
        </w:rPr>
      </w:pPr>
    </w:p>
    <w:p w14:paraId="5318009A" w14:textId="0CE6085D" w:rsidR="00026ECA" w:rsidRPr="003E6B5A" w:rsidRDefault="184DC8B5" w:rsidP="66FD9EF4">
      <w:pPr>
        <w:pStyle w:val="BodyText"/>
        <w:spacing w:before="239" w:line="360" w:lineRule="auto"/>
        <w:ind w:left="320" w:right="1712"/>
        <w:rPr>
          <w:rFonts w:cs="Times New Roman"/>
        </w:rPr>
      </w:pPr>
      <w:r w:rsidRPr="7688D8A5">
        <w:rPr>
          <w:rFonts w:cs="Times New Roman"/>
        </w:rPr>
        <w:t>The user shall be able to navigate through</w:t>
      </w:r>
      <w:r w:rsidR="30D8F3B6" w:rsidRPr="7688D8A5">
        <w:rPr>
          <w:rFonts w:cs="Times New Roman"/>
        </w:rPr>
        <w:t xml:space="preserve"> the grad planner in an organized matter while comfortably registering for classes, planning for graduation, and </w:t>
      </w:r>
      <w:r w:rsidR="2B42C906" w:rsidRPr="7688D8A5">
        <w:rPr>
          <w:rFonts w:cs="Times New Roman"/>
        </w:rPr>
        <w:t>having little to no concern for his or her future as a student at BYU-I.</w:t>
      </w:r>
    </w:p>
    <w:p w14:paraId="205D9B53" w14:textId="3979CF1D" w:rsidR="7688D8A5" w:rsidRDefault="7688D8A5" w:rsidP="7688D8A5">
      <w:pPr>
        <w:pStyle w:val="BodyText"/>
        <w:spacing w:before="2"/>
        <w:rPr>
          <w:rFonts w:cs="Times New Roman"/>
        </w:rPr>
      </w:pPr>
    </w:p>
    <w:p w14:paraId="5ADC0430" w14:textId="3AE95721" w:rsidR="00026ECA" w:rsidRPr="00C21737" w:rsidRDefault="003E6B5A" w:rsidP="00CC571B">
      <w:pPr>
        <w:pStyle w:val="Heading3"/>
        <w:numPr>
          <w:ilvl w:val="2"/>
          <w:numId w:val="21"/>
        </w:numPr>
        <w:ind w:left="900" w:hanging="49"/>
        <w:rPr>
          <w:b/>
          <w:sz w:val="28"/>
          <w:szCs w:val="32"/>
        </w:rPr>
      </w:pPr>
      <w:bookmarkStart w:id="81" w:name="_Toc46337695"/>
      <w:r w:rsidRPr="00C21737">
        <w:rPr>
          <w:b/>
          <w:sz w:val="28"/>
          <w:szCs w:val="32"/>
        </w:rPr>
        <w:t>Software Interfaces</w:t>
      </w:r>
      <w:bookmarkEnd w:id="81"/>
    </w:p>
    <w:p w14:paraId="45998306" w14:textId="77777777" w:rsidR="00026ECA" w:rsidRPr="003E6B5A" w:rsidRDefault="003E6B5A" w:rsidP="007A74F8">
      <w:pPr>
        <w:pStyle w:val="BodyText"/>
        <w:spacing w:before="239" w:line="360" w:lineRule="auto"/>
        <w:ind w:left="320" w:right="1712"/>
        <w:rPr>
          <w:rFonts w:cs="Times New Roman"/>
        </w:rPr>
      </w:pPr>
      <w:r w:rsidRPr="003E6B5A">
        <w:rPr>
          <w:rFonts w:cs="Times New Roman"/>
        </w:rPr>
        <w:t>The software will need to interface with a database management system to retrieve data from and store data to a user account database. The connection will use a standard database connection technology.</w:t>
      </w:r>
    </w:p>
    <w:p w14:paraId="2D445200" w14:textId="77777777" w:rsidR="00026ECA" w:rsidRPr="003E6B5A" w:rsidRDefault="00026ECA">
      <w:pPr>
        <w:pStyle w:val="BodyText"/>
        <w:spacing w:before="0"/>
        <w:rPr>
          <w:rFonts w:cs="Times New Roman"/>
          <w:sz w:val="20"/>
        </w:rPr>
      </w:pPr>
    </w:p>
    <w:p w14:paraId="3329FF22" w14:textId="73856D23" w:rsidR="00026ECA" w:rsidRPr="003E6B5A" w:rsidRDefault="00813618" w:rsidP="00E87800">
      <w:pPr>
        <w:pStyle w:val="Heading2"/>
        <w:numPr>
          <w:ilvl w:val="1"/>
          <w:numId w:val="21"/>
        </w:numPr>
        <w:ind w:left="709" w:hanging="567"/>
        <w:rPr>
          <w:rFonts w:cs="Times New Roman"/>
        </w:rPr>
      </w:pPr>
      <w:bookmarkStart w:id="82" w:name="_Toc46337696"/>
      <w:r w:rsidRPr="00E87800">
        <w:rPr>
          <w:noProof/>
        </w:rPr>
        <mc:AlternateContent>
          <mc:Choice Requires="wps">
            <w:drawing>
              <wp:anchor distT="0" distB="0" distL="0" distR="0" simplePos="0" relativeHeight="251658244" behindDoc="1" locked="0" layoutInCell="1" allowOverlap="1" wp14:anchorId="5C594E97" wp14:editId="2CA1089F">
                <wp:simplePos x="0" y="0"/>
                <wp:positionH relativeFrom="page">
                  <wp:posOffset>895985</wp:posOffset>
                </wp:positionH>
                <wp:positionV relativeFrom="paragraph">
                  <wp:posOffset>434975</wp:posOffset>
                </wp:positionV>
                <wp:extent cx="8267700" cy="1270"/>
                <wp:effectExtent l="0" t="0" r="0" b="0"/>
                <wp:wrapTopAndBottom/>
                <wp:docPr id="3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5A895" id="Freeform 7" o:spid="_x0000_s1026" style="position:absolute;margin-left:70.55pt;margin-top:34.25pt;width:651pt;height:.1pt;z-index:-2516582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" path="m,l13020,e" filled="f" strokecolor="#eaebee" strokeweight=".72pt">
                <v:path arrowok="t" o:connecttype="custom" o:connectlocs="0,0;8267700,0" o:connectangles="0,0"/>
                <w10:wrap type="topAndBottom" anchorx="page"/>
              </v:shape>
            </w:pict>
          </mc:Fallback>
        </mc:AlternateContent>
      </w:r>
      <w:r w:rsidR="00E87800" w:rsidRPr="00E87800">
        <w:t>C</w:t>
      </w:r>
      <w:r w:rsidR="003E6B5A" w:rsidRPr="00E87800">
        <w:t>onstraints and</w:t>
      </w:r>
      <w:r w:rsidR="003E6B5A" w:rsidRPr="00BE460A">
        <w:t xml:space="preserve"> </w:t>
      </w:r>
      <w:r w:rsidR="003E6B5A" w:rsidRPr="00E87800">
        <w:t>Assumptions</w:t>
      </w:r>
      <w:bookmarkEnd w:id="82"/>
    </w:p>
    <w:p w14:paraId="6D2D8DC5" w14:textId="77777777" w:rsidR="00026ECA" w:rsidRPr="003E6B5A" w:rsidRDefault="00026ECA">
      <w:pPr>
        <w:pStyle w:val="BodyText"/>
        <w:spacing w:before="1"/>
        <w:rPr>
          <w:rFonts w:cs="Times New Roman"/>
          <w:b/>
          <w:sz w:val="17"/>
        </w:rPr>
      </w:pPr>
    </w:p>
    <w:p w14:paraId="5517EA3F" w14:textId="7E8FACA0" w:rsidR="00026ECA" w:rsidRPr="0009107B" w:rsidRDefault="003E6B5A" w:rsidP="00CC571B">
      <w:pPr>
        <w:pStyle w:val="Heading3"/>
        <w:numPr>
          <w:ilvl w:val="2"/>
          <w:numId w:val="21"/>
        </w:numPr>
        <w:ind w:left="900" w:hanging="49"/>
        <w:rPr>
          <w:b/>
          <w:sz w:val="28"/>
          <w:szCs w:val="32"/>
        </w:rPr>
      </w:pPr>
      <w:bookmarkStart w:id="83" w:name="_Toc46337697"/>
      <w:r w:rsidRPr="0009107B">
        <w:rPr>
          <w:b/>
          <w:sz w:val="28"/>
          <w:szCs w:val="32"/>
        </w:rPr>
        <w:t>Constraints</w:t>
      </w:r>
      <w:bookmarkEnd w:id="83"/>
    </w:p>
    <w:p w14:paraId="1182495B" w14:textId="77777777" w:rsidR="00026ECA" w:rsidRPr="003E6B5A" w:rsidRDefault="003E6B5A" w:rsidP="00CC571B">
      <w:pPr>
        <w:pStyle w:val="Heading4"/>
        <w:numPr>
          <w:ilvl w:val="3"/>
          <w:numId w:val="21"/>
        </w:numPr>
        <w:tabs>
          <w:tab w:val="left" w:pos="1276"/>
        </w:tabs>
        <w:ind w:left="1276" w:firstLine="0"/>
      </w:pPr>
      <w:r w:rsidRPr="003E6B5A">
        <w:t>Web Browser</w:t>
      </w:r>
      <w:r w:rsidRPr="003F551D">
        <w:t xml:space="preserve"> </w:t>
      </w:r>
      <w:r w:rsidRPr="003E6B5A">
        <w:t>Compatibility</w:t>
      </w:r>
    </w:p>
    <w:p w14:paraId="4E44F310" w14:textId="77777777" w:rsidR="00026ECA" w:rsidRPr="003E6B5A" w:rsidRDefault="003E6B5A" w:rsidP="007A74F8">
      <w:pPr>
        <w:pStyle w:val="BodyText"/>
        <w:spacing w:before="240" w:line="360" w:lineRule="auto"/>
        <w:ind w:left="320" w:right="1184"/>
        <w:rPr>
          <w:rFonts w:cs="Times New Roman"/>
        </w:rPr>
      </w:pPr>
      <w:r w:rsidRPr="003E6B5A">
        <w:rPr>
          <w:rFonts w:cs="Times New Roman"/>
        </w:rPr>
        <w:t>Due to the large number of web browsers available and limited resources to ensure compatibility with every web browser, these browsers will be tested for compatibility: Google Chrome, Firefox, Chromium, Safari, and Microsoft Edge. The browsers will be tested using their respective minimum versions that are available as of 2017.</w:t>
      </w:r>
    </w:p>
    <w:p w14:paraId="462D7FD5" w14:textId="77777777" w:rsidR="0057417D" w:rsidRPr="0057417D" w:rsidRDefault="0057417D" w:rsidP="0057417D">
      <w:pPr>
        <w:pStyle w:val="BodyText"/>
        <w:spacing w:before="1"/>
        <w:rPr>
          <w:rFonts w:cs="Times New Roman"/>
          <w:sz w:val="27"/>
        </w:rPr>
      </w:pPr>
    </w:p>
    <w:p w14:paraId="5A8DF21B" w14:textId="42D031A7" w:rsidR="00026ECA" w:rsidRDefault="003E6B5A" w:rsidP="00CC571B">
      <w:pPr>
        <w:pStyle w:val="Heading4"/>
        <w:numPr>
          <w:ilvl w:val="3"/>
          <w:numId w:val="21"/>
        </w:numPr>
        <w:tabs>
          <w:tab w:val="left" w:pos="1276"/>
        </w:tabs>
        <w:ind w:left="1276" w:firstLine="0"/>
      </w:pPr>
      <w:r w:rsidRPr="003E6B5A">
        <w:t>Family Educational Rights and Privacy Act</w:t>
      </w:r>
      <w:r w:rsidRPr="003F551D">
        <w:t xml:space="preserve"> </w:t>
      </w:r>
      <w:r w:rsidRPr="003E6B5A">
        <w:t>(FERPA)</w:t>
      </w:r>
    </w:p>
    <w:p w14:paraId="4FFCC371" w14:textId="3790010A" w:rsidR="00FD65C8" w:rsidRPr="003E6B5A" w:rsidRDefault="00FD65C8" w:rsidP="007A74F8">
      <w:pPr>
        <w:pStyle w:val="BodyText"/>
        <w:spacing w:before="240" w:line="360" w:lineRule="auto"/>
        <w:ind w:left="319" w:right="1184"/>
        <w:rPr>
          <w:rFonts w:cs="Times New Roman"/>
        </w:rPr>
      </w:pPr>
      <w:r w:rsidRPr="003E6B5A">
        <w:rPr>
          <w:rFonts w:cs="Times New Roman"/>
        </w:rPr>
        <w:lastRenderedPageBreak/>
        <w:t xml:space="preserve">The </w:t>
      </w:r>
      <w:r w:rsidR="00445046">
        <w:rPr>
          <w:rFonts w:cs="Times New Roman"/>
        </w:rPr>
        <w:t>Grad Plan Registration</w:t>
      </w:r>
      <w:r w:rsidRPr="003E6B5A">
        <w:rPr>
          <w:rFonts w:cs="Times New Roman"/>
        </w:rPr>
        <w:t xml:space="preserve"> Integration </w:t>
      </w:r>
      <w:r w:rsidR="00445046">
        <w:rPr>
          <w:rFonts w:cs="Times New Roman"/>
        </w:rPr>
        <w:t>a</w:t>
      </w:r>
      <w:r w:rsidRPr="003E6B5A">
        <w:rPr>
          <w:rFonts w:cs="Times New Roman"/>
        </w:rPr>
        <w:t>pplication will operate within FERPA, namely not disclosing educational records of any kind to parties other than the authorized user.</w:t>
      </w:r>
    </w:p>
    <w:p w14:paraId="69C7D268" w14:textId="525FB1AB" w:rsidR="00026ECA" w:rsidRPr="003E6B5A" w:rsidRDefault="00026ECA">
      <w:pPr>
        <w:pStyle w:val="BodyText"/>
        <w:spacing w:before="1"/>
        <w:rPr>
          <w:rFonts w:cs="Times New Roman"/>
          <w:sz w:val="27"/>
        </w:rPr>
      </w:pPr>
    </w:p>
    <w:p w14:paraId="31DFDF76" w14:textId="012EBD6E" w:rsidR="00026ECA" w:rsidRPr="003F551D" w:rsidRDefault="003E6B5A" w:rsidP="00CC571B">
      <w:pPr>
        <w:pStyle w:val="Heading3"/>
        <w:numPr>
          <w:ilvl w:val="2"/>
          <w:numId w:val="21"/>
        </w:numPr>
        <w:rPr>
          <w:b/>
          <w:sz w:val="28"/>
          <w:szCs w:val="32"/>
        </w:rPr>
      </w:pPr>
      <w:bookmarkStart w:id="84" w:name="_Toc46337698"/>
      <w:r w:rsidRPr="003F551D">
        <w:rPr>
          <w:b/>
          <w:sz w:val="28"/>
          <w:szCs w:val="32"/>
        </w:rPr>
        <w:t>Assumptions</w:t>
      </w:r>
      <w:bookmarkEnd w:id="84"/>
    </w:p>
    <w:p w14:paraId="7306CEBA" w14:textId="77777777" w:rsidR="00E8538D" w:rsidRPr="00E8538D" w:rsidRDefault="003E6B5A" w:rsidP="004464D5">
      <w:pPr>
        <w:pStyle w:val="Heading4"/>
        <w:numPr>
          <w:ilvl w:val="3"/>
          <w:numId w:val="21"/>
        </w:numPr>
        <w:tabs>
          <w:tab w:val="left" w:pos="1276"/>
        </w:tabs>
        <w:spacing w:before="240" w:line="360" w:lineRule="auto"/>
        <w:ind w:left="320" w:right="1485" w:firstLine="0"/>
        <w:rPr>
          <w:rFonts w:cs="Times New Roman"/>
        </w:rPr>
      </w:pPr>
      <w:r w:rsidRPr="003F551D">
        <w:t>University Authorization</w:t>
      </w:r>
    </w:p>
    <w:p w14:paraId="4C0F9080" w14:textId="299277B3" w:rsidR="00026ECA" w:rsidRPr="00E8538D" w:rsidRDefault="003E6B5A" w:rsidP="00E8538D">
      <w:pPr>
        <w:pStyle w:val="Heading4"/>
        <w:numPr>
          <w:ilvl w:val="0"/>
          <w:numId w:val="0"/>
        </w:numPr>
        <w:tabs>
          <w:tab w:val="left" w:pos="1276"/>
        </w:tabs>
        <w:spacing w:before="240" w:line="360" w:lineRule="auto"/>
        <w:ind w:left="320" w:right="1485"/>
        <w:rPr>
          <w:rFonts w:cs="Times New Roman"/>
          <w:b w:val="0"/>
          <w:sz w:val="24"/>
          <w:szCs w:val="24"/>
        </w:rPr>
      </w:pPr>
      <w:r w:rsidRPr="00E8538D">
        <w:rPr>
          <w:rFonts w:cs="Times New Roman"/>
          <w:b w:val="0"/>
          <w:bCs w:val="0"/>
          <w:sz w:val="24"/>
          <w:szCs w:val="24"/>
        </w:rPr>
        <w:t>It</w:t>
      </w:r>
      <w:r w:rsidRPr="00E8538D">
        <w:rPr>
          <w:rFonts w:cs="Times New Roman"/>
          <w:b w:val="0"/>
          <w:sz w:val="24"/>
          <w:szCs w:val="24"/>
        </w:rPr>
        <w:t xml:space="preserve"> is assumed that the University will allow students to log</w:t>
      </w:r>
      <w:r w:rsidR="76F3D270" w:rsidRPr="00E8538D">
        <w:rPr>
          <w:rFonts w:cs="Times New Roman"/>
          <w:b w:val="0"/>
          <w:sz w:val="24"/>
          <w:szCs w:val="24"/>
        </w:rPr>
        <w:t xml:space="preserve"> </w:t>
      </w:r>
      <w:r w:rsidRPr="00E8538D">
        <w:rPr>
          <w:rFonts w:cs="Times New Roman"/>
          <w:b w:val="0"/>
          <w:sz w:val="24"/>
          <w:szCs w:val="24"/>
        </w:rPr>
        <w:t xml:space="preserve">in to their university account through the </w:t>
      </w:r>
      <w:r w:rsidR="00445046" w:rsidRPr="00E8538D">
        <w:rPr>
          <w:rFonts w:cs="Times New Roman"/>
          <w:b w:val="0"/>
          <w:sz w:val="24"/>
          <w:szCs w:val="24"/>
        </w:rPr>
        <w:t>Grad Plan Registration</w:t>
      </w:r>
      <w:r w:rsidRPr="00E8538D">
        <w:rPr>
          <w:rFonts w:cs="Times New Roman"/>
          <w:b w:val="0"/>
          <w:sz w:val="24"/>
          <w:szCs w:val="24"/>
        </w:rPr>
        <w:t xml:space="preserve"> Integration </w:t>
      </w:r>
      <w:r w:rsidR="00445046" w:rsidRPr="00E8538D">
        <w:rPr>
          <w:rFonts w:cs="Times New Roman"/>
          <w:b w:val="0"/>
          <w:sz w:val="24"/>
          <w:szCs w:val="24"/>
        </w:rPr>
        <w:t>a</w:t>
      </w:r>
      <w:r w:rsidRPr="00E8538D">
        <w:rPr>
          <w:rFonts w:cs="Times New Roman"/>
          <w:b w:val="0"/>
          <w:sz w:val="24"/>
          <w:szCs w:val="24"/>
        </w:rPr>
        <w:t>pplication and continue to pull course, assignment, group, activity</w:t>
      </w:r>
      <w:r w:rsidR="6DBA3935" w:rsidRPr="00E8538D">
        <w:rPr>
          <w:rFonts w:cs="Times New Roman"/>
          <w:b w:val="0"/>
          <w:sz w:val="24"/>
          <w:szCs w:val="24"/>
        </w:rPr>
        <w:t>,</w:t>
      </w:r>
      <w:r w:rsidRPr="00E8538D">
        <w:rPr>
          <w:rFonts w:cs="Times New Roman"/>
          <w:b w:val="0"/>
          <w:sz w:val="24"/>
          <w:szCs w:val="24"/>
        </w:rPr>
        <w:t xml:space="preserve"> and grade information through the authorized account.</w:t>
      </w:r>
    </w:p>
    <w:p w14:paraId="0C274A42" w14:textId="77777777" w:rsidR="00026ECA" w:rsidRPr="003E6B5A" w:rsidRDefault="00026ECA">
      <w:pPr>
        <w:pStyle w:val="BodyText"/>
        <w:spacing w:before="0"/>
        <w:rPr>
          <w:rFonts w:cs="Times New Roman"/>
          <w:sz w:val="20"/>
        </w:rPr>
      </w:pPr>
    </w:p>
    <w:p w14:paraId="5A586B97" w14:textId="183BD4EF" w:rsidR="00026ECA" w:rsidRPr="003E6B5A" w:rsidRDefault="00813618">
      <w:pPr>
        <w:pStyle w:val="BodyText"/>
        <w:spacing w:before="9"/>
        <w:rPr>
          <w:rFonts w:cs="Times New Roman"/>
          <w:sz w:val="20"/>
        </w:rPr>
      </w:pPr>
      <w:r w:rsidRPr="00D17734">
        <w:rPr>
          <w:rFonts w:cs="Times New Roman"/>
          <w:noProof/>
          <w:lang w:bidi="ar-SA"/>
        </w:rPr>
        <mc:AlternateContent>
          <mc:Choice Requires="wps">
            <w:drawing>
              <wp:anchor distT="0" distB="0" distL="0" distR="0" simplePos="0" relativeHeight="251658245" behindDoc="1" locked="0" layoutInCell="1" allowOverlap="1" wp14:anchorId="6928DE2E" wp14:editId="04E9CBCB">
                <wp:simplePos x="0" y="0"/>
                <wp:positionH relativeFrom="page">
                  <wp:posOffset>895985</wp:posOffset>
                </wp:positionH>
                <wp:positionV relativeFrom="paragraph">
                  <wp:posOffset>205105</wp:posOffset>
                </wp:positionV>
                <wp:extent cx="8267700" cy="1270"/>
                <wp:effectExtent l="0" t="0" r="0" b="0"/>
                <wp:wrapTopAndBottom/>
                <wp:docPr id="3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F4B7F" id="Freeform 6" o:spid="_x0000_s1026" style="position:absolute;margin-left:70.55pt;margin-top:16.15pt;width:651pt;height:.1pt;z-index:-25165823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" path="m,l13020,e" filled="f" strokecolor="#eaebee" strokeweight=".72pt">
                <v:path arrowok="t" o:connecttype="custom" o:connectlocs="0,0;8267700,0" o:connectangles="0,0"/>
                <w10:wrap type="topAndBottom" anchorx="page"/>
              </v:shape>
            </w:pict>
          </mc:Fallback>
        </mc:AlternateContent>
      </w:r>
    </w:p>
    <w:p w14:paraId="47A0072E" w14:textId="77777777" w:rsidR="00026ECA" w:rsidRPr="003E6B5A" w:rsidRDefault="00026ECA">
      <w:pPr>
        <w:pStyle w:val="BodyText"/>
        <w:spacing w:before="1"/>
        <w:rPr>
          <w:rFonts w:cs="Times New Roman"/>
          <w:sz w:val="15"/>
        </w:rPr>
      </w:pPr>
    </w:p>
    <w:p w14:paraId="79B17F22" w14:textId="113E55BA" w:rsidR="00026ECA" w:rsidRPr="00766F82" w:rsidRDefault="00813618" w:rsidP="00766F82">
      <w:pPr>
        <w:pStyle w:val="Heading2"/>
        <w:numPr>
          <w:ilvl w:val="1"/>
          <w:numId w:val="21"/>
        </w:numPr>
        <w:ind w:left="709" w:hanging="567"/>
      </w:pPr>
      <w:bookmarkStart w:id="85" w:name="_Toc46337699"/>
      <w:r w:rsidRPr="00766F82">
        <w:rPr>
          <w:noProof/>
        </w:rPr>
        <mc:AlternateContent>
          <mc:Choice Requires="wps">
            <w:drawing>
              <wp:anchor distT="0" distB="0" distL="0" distR="0" simplePos="0" relativeHeight="251658246" behindDoc="1" locked="0" layoutInCell="1" allowOverlap="1" wp14:anchorId="5FE0770E" wp14:editId="566289A7">
                <wp:simplePos x="0" y="0"/>
                <wp:positionH relativeFrom="page">
                  <wp:posOffset>895985</wp:posOffset>
                </wp:positionH>
                <wp:positionV relativeFrom="paragraph">
                  <wp:posOffset>434975</wp:posOffset>
                </wp:positionV>
                <wp:extent cx="8267700" cy="1270"/>
                <wp:effectExtent l="0" t="0" r="0" b="0"/>
                <wp:wrapTopAndBottom/>
                <wp:docPr id="3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67700" cy="1270"/>
                        </a:xfrm>
                        <a:custGeom>
                          <a:avLst/>
                          <a:gdLst>
                            <a:gd name="T0" fmla="+- 0 1411 1411"/>
                            <a:gd name="T1" fmla="*/ T0 w 13020"/>
                            <a:gd name="T2" fmla="+- 0 14431 1411"/>
                            <a:gd name="T3" fmla="*/ T2 w 13020"/>
                          </a:gdLst>
                          <a:ahLst/>
                          <a:cxnLst>
                            <a:cxn ang="0">
                              <a:pos x="T1" y="0"/>
                            </a:cxn>
                            <a:cxn ang="0">
                              <a:pos x="T3" y="0"/>
                            </a:cxn>
                          </a:cxnLst>
                          <a:rect l="0" t="0" r="r" b="b"/>
                          <a:pathLst>
                            <a:path w="13020">
                              <a:moveTo>
                                <a:pt x="0" y="0"/>
                              </a:moveTo>
                              <a:lnTo>
                                <a:pt x="13020" y="0"/>
                              </a:lnTo>
                            </a:path>
                          </a:pathLst>
                        </a:custGeom>
                        <a:noFill/>
                        <a:ln w="9144">
                          <a:solidFill>
                            <a:srgbClr val="EAEBE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6CDDA" id="Freeform 5" o:spid="_x0000_s1026" style="position:absolute;margin-left:70.55pt;margin-top:34.25pt;width:651pt;height:.1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" path="m,l13020,e" filled="f" strokecolor="#eaebee" strokeweight=".72pt">
                <v:path arrowok="t" o:connecttype="custom" o:connectlocs="0,0;8267700,0" o:connectangles="0,0"/>
                <w10:wrap type="topAndBottom" anchorx="page"/>
              </v:shape>
            </w:pict>
          </mc:Fallback>
        </mc:AlternateContent>
      </w:r>
      <w:r w:rsidR="003E6B5A" w:rsidRPr="00766F82">
        <w:t>Error</w:t>
      </w:r>
      <w:r w:rsidR="003E6B5A" w:rsidRPr="00B833DA">
        <w:t xml:space="preserve"> </w:t>
      </w:r>
      <w:r w:rsidR="003E6B5A" w:rsidRPr="00766F82">
        <w:t>Handling</w:t>
      </w:r>
      <w:bookmarkEnd w:id="85"/>
    </w:p>
    <w:p w14:paraId="29673BB5" w14:textId="3BB1420C" w:rsidR="00026ECA" w:rsidRPr="00EF5577" w:rsidRDefault="003E6B5A" w:rsidP="00CC571B">
      <w:pPr>
        <w:pStyle w:val="Heading3"/>
        <w:numPr>
          <w:ilvl w:val="2"/>
          <w:numId w:val="21"/>
        </w:numPr>
        <w:ind w:left="900" w:hanging="49"/>
        <w:rPr>
          <w:b/>
          <w:sz w:val="28"/>
          <w:szCs w:val="32"/>
        </w:rPr>
      </w:pPr>
      <w:bookmarkStart w:id="86" w:name="_Toc46337700"/>
      <w:r w:rsidRPr="00EF5577">
        <w:rPr>
          <w:b/>
          <w:sz w:val="28"/>
          <w:szCs w:val="32"/>
        </w:rPr>
        <w:t>Database Facade Class Commit Errors</w:t>
      </w:r>
      <w:bookmarkEnd w:id="86"/>
    </w:p>
    <w:p w14:paraId="786A4812" w14:textId="77777777" w:rsidR="00026ECA" w:rsidRPr="003E6B5A" w:rsidRDefault="003E6B5A" w:rsidP="007A74F8">
      <w:pPr>
        <w:pStyle w:val="BodyText"/>
        <w:spacing w:before="241" w:line="360" w:lineRule="auto"/>
        <w:ind w:left="320" w:right="1239"/>
        <w:rPr>
          <w:rFonts w:cs="Times New Roman"/>
        </w:rPr>
      </w:pPr>
      <w:r w:rsidRPr="003E6B5A">
        <w:rPr>
          <w:rFonts w:cs="Times New Roman"/>
        </w:rPr>
        <w:t>All commits to the database will be wrapped in a transaction. If any commit to the database fails during a procedure called in the database facade class, then the entire transaction will be rolled back, and an error message will be sent to the U.I. Layer.</w:t>
      </w:r>
    </w:p>
    <w:p w14:paraId="205BD905" w14:textId="77777777" w:rsidR="00026ECA" w:rsidRPr="003E6B5A" w:rsidRDefault="00026ECA">
      <w:pPr>
        <w:pStyle w:val="BodyText"/>
        <w:spacing w:before="2"/>
        <w:rPr>
          <w:rFonts w:cs="Times New Roman"/>
          <w:sz w:val="27"/>
        </w:rPr>
      </w:pPr>
    </w:p>
    <w:p w14:paraId="7EA15FAB" w14:textId="0768C750" w:rsidR="00026ECA" w:rsidRPr="00EF5577" w:rsidRDefault="003E6B5A" w:rsidP="00CC571B">
      <w:pPr>
        <w:pStyle w:val="Heading3"/>
        <w:numPr>
          <w:ilvl w:val="2"/>
          <w:numId w:val="21"/>
        </w:numPr>
        <w:ind w:left="900" w:hanging="49"/>
        <w:rPr>
          <w:b/>
          <w:sz w:val="28"/>
          <w:szCs w:val="32"/>
        </w:rPr>
      </w:pPr>
      <w:bookmarkStart w:id="87" w:name="_Toc46337701"/>
      <w:r w:rsidRPr="00EF5577">
        <w:rPr>
          <w:b/>
          <w:sz w:val="28"/>
          <w:szCs w:val="32"/>
        </w:rPr>
        <w:t>Invalid Data Errors</w:t>
      </w:r>
      <w:bookmarkEnd w:id="87"/>
    </w:p>
    <w:p w14:paraId="0FE00E92" w14:textId="77777777" w:rsidR="00026ECA" w:rsidRPr="003E6B5A" w:rsidRDefault="003E6B5A" w:rsidP="007A74F8">
      <w:pPr>
        <w:pStyle w:val="BodyText"/>
        <w:spacing w:before="239" w:line="360" w:lineRule="auto"/>
        <w:ind w:left="320" w:right="1318"/>
        <w:jc w:val="both"/>
        <w:rPr>
          <w:rFonts w:cs="Times New Roman"/>
        </w:rPr>
      </w:pPr>
      <w:r w:rsidRPr="003E6B5A">
        <w:rPr>
          <w:rFonts w:cs="Times New Roman"/>
        </w:rPr>
        <w:t>All data entered into the system by the user will be validated to determine if the data type entered matches with expected input (ex. a student name field should not contain any numbers). If the user attempts to enter invalid data into the system an exception will be thrown, and the user will be notified that the data is invalid.</w:t>
      </w:r>
    </w:p>
    <w:p w14:paraId="219BBCCD" w14:textId="77777777" w:rsidR="00026ECA" w:rsidRPr="003E6B5A" w:rsidRDefault="00026ECA">
      <w:pPr>
        <w:pStyle w:val="BodyText"/>
        <w:spacing w:before="1"/>
        <w:rPr>
          <w:rFonts w:cs="Times New Roman"/>
          <w:sz w:val="27"/>
        </w:rPr>
      </w:pPr>
    </w:p>
    <w:p w14:paraId="6EA6BC11" w14:textId="0B314F43" w:rsidR="00026ECA" w:rsidRPr="00FB5DAA" w:rsidRDefault="003E6B5A" w:rsidP="00CC571B">
      <w:pPr>
        <w:pStyle w:val="Heading3"/>
        <w:numPr>
          <w:ilvl w:val="2"/>
          <w:numId w:val="21"/>
        </w:numPr>
        <w:ind w:left="900" w:hanging="49"/>
        <w:rPr>
          <w:b/>
          <w:sz w:val="28"/>
          <w:szCs w:val="32"/>
        </w:rPr>
      </w:pPr>
      <w:bookmarkStart w:id="88" w:name="_Toc46337702"/>
      <w:r w:rsidRPr="00FB5DAA">
        <w:rPr>
          <w:b/>
          <w:sz w:val="28"/>
          <w:szCs w:val="32"/>
        </w:rPr>
        <w:lastRenderedPageBreak/>
        <w:t>I-Learn Importing Errors</w:t>
      </w:r>
      <w:bookmarkEnd w:id="88"/>
    </w:p>
    <w:p w14:paraId="0D89CFD7" w14:textId="74A4B4A7" w:rsidR="00026ECA" w:rsidRPr="003E6B5A" w:rsidRDefault="003E6B5A" w:rsidP="007A74F8">
      <w:pPr>
        <w:pStyle w:val="BodyText"/>
        <w:spacing w:before="240" w:line="360" w:lineRule="auto"/>
        <w:ind w:left="320" w:right="1216"/>
        <w:rPr>
          <w:rFonts w:cs="Times New Roman"/>
        </w:rPr>
      </w:pPr>
      <w:r w:rsidRPr="078FCCC8">
        <w:rPr>
          <w:rFonts w:cs="Times New Roman"/>
        </w:rPr>
        <w:t>I</w:t>
      </w:r>
      <w:r w:rsidR="14432B90" w:rsidRPr="078FCCC8">
        <w:rPr>
          <w:rFonts w:cs="Times New Roman"/>
        </w:rPr>
        <w:t>f</w:t>
      </w:r>
      <w:r w:rsidRPr="003E6B5A">
        <w:rPr>
          <w:rFonts w:cs="Times New Roman"/>
        </w:rPr>
        <w:t xml:space="preserve"> a user's credentials do not match up to their log in information for I-Learn, an error will be thrown, and the user will be prompted to reenter their credentials or cancel importing their assignments from I-Learn. If any error results in the I-Learn API as it attempts to import assignment information into the system, the entire import process will be aborted, and the user will be notified that an import error occurred.</w:t>
      </w:r>
    </w:p>
    <w:p w14:paraId="7AF721BA" w14:textId="77777777" w:rsidR="00026ECA" w:rsidRPr="003E6B5A" w:rsidRDefault="00026ECA">
      <w:pPr>
        <w:pStyle w:val="BodyText"/>
        <w:spacing w:before="0"/>
        <w:rPr>
          <w:rFonts w:cs="Times New Roman"/>
          <w:sz w:val="27"/>
        </w:rPr>
      </w:pPr>
    </w:p>
    <w:p w14:paraId="75D5C65E" w14:textId="31EE8C47" w:rsidR="00026ECA" w:rsidRPr="00FB5DAA" w:rsidRDefault="003E6B5A" w:rsidP="00CC571B">
      <w:pPr>
        <w:pStyle w:val="Heading3"/>
        <w:numPr>
          <w:ilvl w:val="2"/>
          <w:numId w:val="21"/>
        </w:numPr>
        <w:ind w:left="900" w:hanging="49"/>
        <w:rPr>
          <w:b/>
          <w:sz w:val="28"/>
          <w:szCs w:val="32"/>
        </w:rPr>
      </w:pPr>
      <w:bookmarkStart w:id="89" w:name="_Toc46337703"/>
      <w:r w:rsidRPr="00FB5DAA">
        <w:rPr>
          <w:b/>
          <w:sz w:val="28"/>
          <w:szCs w:val="32"/>
        </w:rPr>
        <w:t>UI Controller Class Errors</w:t>
      </w:r>
      <w:bookmarkEnd w:id="89"/>
    </w:p>
    <w:p w14:paraId="0053CFF8" w14:textId="0BB6A4E5" w:rsidR="00421B68" w:rsidRDefault="003E6B5A" w:rsidP="007A74F8">
      <w:pPr>
        <w:pStyle w:val="BodyText"/>
        <w:spacing w:before="242" w:line="360" w:lineRule="auto"/>
        <w:ind w:left="320" w:right="1184"/>
        <w:rPr>
          <w:rFonts w:cs="Times New Roman"/>
        </w:rPr>
      </w:pPr>
      <w:r w:rsidRPr="003E6B5A">
        <w:rPr>
          <w:rFonts w:cs="Times New Roman"/>
        </w:rPr>
        <w:t>All data passing through the UI Controller will be validated before being sent to the UI layer. If the data appears to be corrupted a new request will be sent to the respective controller. If the same problem is retrieved a second time an error will be displayed to the user and sent to the administrative logs. If the information is missing or incomplete an error will be passed to the UI layer which will notify the user of the issue.</w:t>
      </w:r>
    </w:p>
    <w:p w14:paraId="666A2FD2" w14:textId="77777777" w:rsidR="00577FC2" w:rsidRPr="00577FC2" w:rsidRDefault="00577FC2" w:rsidP="00577FC2">
      <w:pPr>
        <w:pStyle w:val="BodyText"/>
        <w:spacing w:before="242"/>
        <w:ind w:left="0" w:right="1184"/>
        <w:rPr>
          <w:rFonts w:cs="Times New Roman"/>
        </w:rPr>
      </w:pPr>
    </w:p>
    <w:p w14:paraId="017D0503" w14:textId="77777777" w:rsidR="006E56DD" w:rsidRDefault="006E56DD" w:rsidP="00D24BF1">
      <w:pPr>
        <w:pStyle w:val="BodyText"/>
        <w:spacing w:before="242"/>
        <w:ind w:left="0" w:right="1184"/>
        <w:rPr>
          <w:rFonts w:cs="Times New Roman"/>
        </w:rPr>
      </w:pPr>
    </w:p>
    <w:p w14:paraId="1405B742" w14:textId="77777777" w:rsidR="006E56DD" w:rsidRDefault="006E56DD" w:rsidP="00D24BF1">
      <w:pPr>
        <w:pStyle w:val="BodyText"/>
        <w:spacing w:before="242"/>
        <w:ind w:left="0" w:right="1184"/>
        <w:rPr>
          <w:rFonts w:cs="Times New Roman"/>
        </w:rPr>
      </w:pPr>
    </w:p>
    <w:p w14:paraId="5BD003CF" w14:textId="77777777" w:rsidR="006E56DD" w:rsidRDefault="006E56DD" w:rsidP="00D24BF1">
      <w:pPr>
        <w:pStyle w:val="BodyText"/>
        <w:spacing w:before="242"/>
        <w:ind w:left="0" w:right="1184"/>
        <w:rPr>
          <w:rFonts w:cs="Times New Roman"/>
        </w:rPr>
      </w:pPr>
    </w:p>
    <w:p w14:paraId="7BEF6126" w14:textId="77777777" w:rsidR="0032302D" w:rsidRPr="0032302D" w:rsidRDefault="0032302D" w:rsidP="0032302D">
      <w:pPr>
        <w:pStyle w:val="BodyText"/>
        <w:spacing w:before="242"/>
        <w:ind w:left="0" w:right="1184"/>
        <w:rPr>
          <w:rFonts w:cs="Times New Roman"/>
        </w:rPr>
      </w:pPr>
    </w:p>
    <w:p w14:paraId="146EDA3D" w14:textId="77777777" w:rsidR="006E56DD" w:rsidRDefault="006E56DD" w:rsidP="00D24BF1">
      <w:pPr>
        <w:pStyle w:val="BodyText"/>
        <w:spacing w:before="242"/>
        <w:ind w:left="0" w:right="1184"/>
        <w:rPr>
          <w:rFonts w:cs="Times New Roman"/>
        </w:rPr>
      </w:pPr>
    </w:p>
    <w:p w14:paraId="3FE4E3DB" w14:textId="11C9C5AB" w:rsidR="00421B68" w:rsidRPr="009617F8" w:rsidRDefault="00C03441" w:rsidP="0064163A">
      <w:pPr>
        <w:pStyle w:val="Heading2"/>
        <w:numPr>
          <w:ilvl w:val="1"/>
          <w:numId w:val="21"/>
        </w:numPr>
        <w:ind w:left="709" w:hanging="567"/>
        <w:rPr>
          <w:rFonts w:cs="Times New Roman"/>
          <w:sz w:val="24"/>
        </w:rPr>
      </w:pPr>
      <w:bookmarkStart w:id="90" w:name="_Toc46337704"/>
      <w:r w:rsidRPr="0064163A">
        <w:t>Component Design</w:t>
      </w:r>
      <w:bookmarkEnd w:id="90"/>
    </w:p>
    <w:p w14:paraId="7C654763" w14:textId="2063E576" w:rsidR="00A15388" w:rsidRDefault="00A15388" w:rsidP="009818BD">
      <w:pPr>
        <w:pStyle w:val="Heading3"/>
        <w:numPr>
          <w:ilvl w:val="2"/>
          <w:numId w:val="21"/>
        </w:numPr>
        <w:ind w:left="1080" w:hanging="49"/>
        <w:rPr>
          <w:b/>
          <w:sz w:val="28"/>
          <w:szCs w:val="32"/>
        </w:rPr>
      </w:pPr>
      <w:bookmarkStart w:id="91" w:name="_Toc46337705"/>
      <w:r w:rsidRPr="00A15388">
        <w:rPr>
          <w:b/>
          <w:sz w:val="28"/>
          <w:szCs w:val="32"/>
        </w:rPr>
        <w:t xml:space="preserve">Degree Audit </w:t>
      </w:r>
      <w:r w:rsidR="006A207E" w:rsidRPr="525D60C7">
        <w:rPr>
          <w:rFonts w:cs="Times New Roman"/>
          <w:b/>
          <w:szCs w:val="24"/>
        </w:rPr>
        <w:t>(REQ- 4)</w:t>
      </w:r>
      <w:bookmarkEnd w:id="91"/>
      <w:r w:rsidR="00973DD8">
        <w:rPr>
          <w:rFonts w:cs="Times New Roman"/>
          <w:b/>
          <w:szCs w:val="24"/>
        </w:rPr>
        <w:t xml:space="preserve"> </w:t>
      </w:r>
    </w:p>
    <w:p w14:paraId="14E66CB9" w14:textId="06A967BA" w:rsidR="003F3D5D" w:rsidRPr="00A15388" w:rsidRDefault="52194D15" w:rsidP="00FE63FB">
      <w:pPr>
        <w:pStyle w:val="BodyText"/>
      </w:pPr>
      <w:r>
        <w:rPr>
          <w:noProof/>
        </w:rPr>
        <w:lastRenderedPageBreak/>
        <w:drawing>
          <wp:inline distT="0" distB="0" distL="0" distR="0" wp14:anchorId="2340AF7C" wp14:editId="0579963F">
            <wp:extent cx="5039908" cy="4592318"/>
            <wp:effectExtent l="0" t="0" r="8890" b="0"/>
            <wp:docPr id="540676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4">
                      <a:extLst>
                        <a:ext uri="{28A0092B-C50C-407E-A947-70E740481C1C}">
                          <a14:useLocalDpi xmlns:a14="http://schemas.microsoft.com/office/drawing/2010/main" val="0"/>
                        </a:ext>
                      </a:extLst>
                    </a:blip>
                    <a:stretch>
                      <a:fillRect/>
                    </a:stretch>
                  </pic:blipFill>
                  <pic:spPr>
                    <a:xfrm>
                      <a:off x="0" y="0"/>
                      <a:ext cx="5039908" cy="4592318"/>
                    </a:xfrm>
                    <a:prstGeom prst="rect">
                      <a:avLst/>
                    </a:prstGeom>
                  </pic:spPr>
                </pic:pic>
              </a:graphicData>
            </a:graphic>
          </wp:inline>
        </w:drawing>
      </w:r>
    </w:p>
    <w:p w14:paraId="2B5FEFD8" w14:textId="150E3377" w:rsidR="16BA9C6E" w:rsidRDefault="16BA9C6E" w:rsidP="2E7A0C8E">
      <w:pPr>
        <w:spacing w:before="198"/>
        <w:ind w:left="320"/>
        <w:rPr>
          <w:rFonts w:cs="Times New Roman"/>
          <w:b/>
          <w:bCs/>
          <w:i/>
          <w:iCs/>
          <w:sz w:val="18"/>
          <w:szCs w:val="18"/>
        </w:rPr>
      </w:pPr>
      <w:r w:rsidRPr="2E7A0C8E">
        <w:rPr>
          <w:rFonts w:cs="Times New Roman"/>
          <w:b/>
          <w:bCs/>
          <w:i/>
          <w:iCs/>
          <w:sz w:val="18"/>
          <w:szCs w:val="18"/>
        </w:rPr>
        <w:t xml:space="preserve">Figure </w:t>
      </w:r>
      <w:r w:rsidR="1428879A" w:rsidRPr="2E7A0C8E">
        <w:rPr>
          <w:rFonts w:cs="Times New Roman"/>
          <w:b/>
          <w:bCs/>
          <w:i/>
          <w:iCs/>
          <w:sz w:val="18"/>
          <w:szCs w:val="18"/>
        </w:rPr>
        <w:t>26</w:t>
      </w:r>
      <w:r w:rsidR="0CA9B488" w:rsidRPr="2E7A0C8E">
        <w:rPr>
          <w:rFonts w:cs="Times New Roman"/>
          <w:b/>
          <w:bCs/>
          <w:i/>
          <w:iCs/>
          <w:sz w:val="18"/>
          <w:szCs w:val="18"/>
        </w:rPr>
        <w:t xml:space="preserve"> – Degree Audit</w:t>
      </w:r>
      <w:r w:rsidRPr="2E7A0C8E">
        <w:rPr>
          <w:rFonts w:cs="Times New Roman"/>
          <w:b/>
          <w:bCs/>
          <w:i/>
          <w:iCs/>
          <w:sz w:val="18"/>
          <w:szCs w:val="18"/>
        </w:rPr>
        <w:t xml:space="preserve"> Diagram</w:t>
      </w:r>
    </w:p>
    <w:p w14:paraId="052EB15D" w14:textId="6DFCC7CB" w:rsidR="2E7A0C8E" w:rsidRDefault="2E7A0C8E" w:rsidP="2E7A0C8E">
      <w:pPr>
        <w:pStyle w:val="BodyText"/>
      </w:pPr>
    </w:p>
    <w:p w14:paraId="6A2DF170" w14:textId="06A967BA" w:rsidR="00FF247D" w:rsidRDefault="00FF247D" w:rsidP="00FF247D">
      <w:pPr>
        <w:pStyle w:val="ListParagraph"/>
      </w:pPr>
    </w:p>
    <w:p w14:paraId="54708D63" w14:textId="47B65A63" w:rsidR="00A15388" w:rsidRPr="00A15388" w:rsidRDefault="00A15388" w:rsidP="009818BD">
      <w:pPr>
        <w:pStyle w:val="Heading3"/>
        <w:numPr>
          <w:ilvl w:val="2"/>
          <w:numId w:val="21"/>
        </w:numPr>
        <w:ind w:left="1080" w:hanging="49"/>
        <w:rPr>
          <w:b/>
          <w:sz w:val="28"/>
          <w:szCs w:val="32"/>
        </w:rPr>
      </w:pPr>
      <w:bookmarkStart w:id="92" w:name="_Toc46337706"/>
      <w:r w:rsidRPr="00A15388">
        <w:rPr>
          <w:b/>
          <w:sz w:val="28"/>
          <w:szCs w:val="32"/>
        </w:rPr>
        <w:t>Class availability List</w:t>
      </w:r>
      <w:r w:rsidR="00FE204B">
        <w:rPr>
          <w:b/>
          <w:sz w:val="28"/>
          <w:szCs w:val="32"/>
        </w:rPr>
        <w:t xml:space="preserve"> </w:t>
      </w:r>
      <w:r w:rsidR="00FE204B" w:rsidRPr="1B35A8DA">
        <w:rPr>
          <w:rFonts w:cs="Times New Roman"/>
          <w:b/>
          <w:szCs w:val="24"/>
        </w:rPr>
        <w:t>(</w:t>
      </w:r>
      <w:r w:rsidR="00FE204B" w:rsidRPr="525D60C7">
        <w:rPr>
          <w:rFonts w:cs="Times New Roman"/>
          <w:b/>
          <w:szCs w:val="24"/>
        </w:rPr>
        <w:t xml:space="preserve">REQ- </w:t>
      </w:r>
      <w:r w:rsidR="00FE204B" w:rsidRPr="1B35A8DA">
        <w:rPr>
          <w:rFonts w:cs="Times New Roman"/>
          <w:b/>
          <w:szCs w:val="24"/>
        </w:rPr>
        <w:t>5, 6</w:t>
      </w:r>
      <w:r w:rsidR="00FE204B" w:rsidRPr="5257B034">
        <w:rPr>
          <w:rFonts w:cs="Times New Roman"/>
          <w:b/>
          <w:szCs w:val="24"/>
        </w:rPr>
        <w:t xml:space="preserve">, </w:t>
      </w:r>
      <w:r w:rsidR="00FE204B" w:rsidRPr="3DCD6D71">
        <w:rPr>
          <w:rFonts w:cs="Times New Roman"/>
          <w:b/>
          <w:szCs w:val="24"/>
        </w:rPr>
        <w:t>42</w:t>
      </w:r>
      <w:r w:rsidR="00FE204B" w:rsidRPr="571175EE">
        <w:rPr>
          <w:rFonts w:cs="Times New Roman"/>
          <w:b/>
          <w:szCs w:val="24"/>
        </w:rPr>
        <w:t>, 43</w:t>
      </w:r>
      <w:r w:rsidR="00FE204B" w:rsidRPr="4D989BD4">
        <w:rPr>
          <w:rFonts w:cs="Times New Roman"/>
          <w:b/>
          <w:szCs w:val="24"/>
        </w:rPr>
        <w:t>, 44</w:t>
      </w:r>
      <w:r w:rsidR="00FE204B" w:rsidRPr="525D60C7">
        <w:rPr>
          <w:rFonts w:cs="Times New Roman"/>
          <w:b/>
          <w:szCs w:val="24"/>
        </w:rPr>
        <w:t>, 47</w:t>
      </w:r>
      <w:r w:rsidR="00FE204B" w:rsidRPr="1B35A8DA">
        <w:rPr>
          <w:rFonts w:cs="Times New Roman"/>
          <w:b/>
          <w:szCs w:val="24"/>
        </w:rPr>
        <w:t>)</w:t>
      </w:r>
      <w:bookmarkEnd w:id="92"/>
    </w:p>
    <w:p w14:paraId="390E67D8" w14:textId="37082D2F" w:rsidR="00E55521" w:rsidRPr="00A15388" w:rsidRDefault="48FA5CCC" w:rsidP="00FE63FB">
      <w:pPr>
        <w:pStyle w:val="BodyText"/>
      </w:pPr>
      <w:r>
        <w:rPr>
          <w:noProof/>
        </w:rPr>
        <w:lastRenderedPageBreak/>
        <w:drawing>
          <wp:inline distT="0" distB="0" distL="0" distR="0" wp14:anchorId="61314FE3" wp14:editId="7DCF8252">
            <wp:extent cx="5856074" cy="5596128"/>
            <wp:effectExtent l="0" t="0" r="0" b="5080"/>
            <wp:docPr id="1795974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5">
                      <a:extLst>
                        <a:ext uri="{28A0092B-C50C-407E-A947-70E740481C1C}">
                          <a14:useLocalDpi xmlns:a14="http://schemas.microsoft.com/office/drawing/2010/main" val="0"/>
                        </a:ext>
                      </a:extLst>
                    </a:blip>
                    <a:stretch>
                      <a:fillRect/>
                    </a:stretch>
                  </pic:blipFill>
                  <pic:spPr>
                    <a:xfrm>
                      <a:off x="0" y="0"/>
                      <a:ext cx="5856074" cy="5596128"/>
                    </a:xfrm>
                    <a:prstGeom prst="rect">
                      <a:avLst/>
                    </a:prstGeom>
                  </pic:spPr>
                </pic:pic>
              </a:graphicData>
            </a:graphic>
          </wp:inline>
        </w:drawing>
      </w:r>
    </w:p>
    <w:p w14:paraId="555152F8" w14:textId="753BC4CA" w:rsidR="2AC0D93F" w:rsidRDefault="2AC0D93F" w:rsidP="2E7A0C8E">
      <w:pPr>
        <w:spacing w:before="198"/>
        <w:ind w:left="320"/>
        <w:rPr>
          <w:rFonts w:cs="Times New Roman"/>
          <w:b/>
          <w:bCs/>
          <w:i/>
          <w:iCs/>
          <w:sz w:val="18"/>
          <w:szCs w:val="18"/>
        </w:rPr>
      </w:pPr>
      <w:r w:rsidRPr="2E7A0C8E">
        <w:rPr>
          <w:rFonts w:cs="Times New Roman"/>
          <w:b/>
          <w:bCs/>
          <w:i/>
          <w:iCs/>
          <w:sz w:val="18"/>
          <w:szCs w:val="18"/>
        </w:rPr>
        <w:t xml:space="preserve">Figure </w:t>
      </w:r>
      <w:r w:rsidR="3D0C4F3C" w:rsidRPr="2E7A0C8E">
        <w:rPr>
          <w:rFonts w:cs="Times New Roman"/>
          <w:b/>
          <w:bCs/>
          <w:i/>
          <w:iCs/>
          <w:sz w:val="18"/>
          <w:szCs w:val="18"/>
        </w:rPr>
        <w:t>27</w:t>
      </w:r>
      <w:r w:rsidR="15C398B8" w:rsidRPr="2E7A0C8E">
        <w:rPr>
          <w:rFonts w:cs="Times New Roman"/>
          <w:b/>
          <w:bCs/>
          <w:i/>
          <w:iCs/>
          <w:sz w:val="18"/>
          <w:szCs w:val="18"/>
        </w:rPr>
        <w:t xml:space="preserve"> – Class Availability</w:t>
      </w:r>
      <w:r w:rsidRPr="2E7A0C8E">
        <w:rPr>
          <w:rFonts w:cs="Times New Roman"/>
          <w:b/>
          <w:bCs/>
          <w:i/>
          <w:iCs/>
          <w:sz w:val="18"/>
          <w:szCs w:val="18"/>
        </w:rPr>
        <w:t xml:space="preserve"> Diagram</w:t>
      </w:r>
    </w:p>
    <w:p w14:paraId="7C0CFF6D" w14:textId="43145733" w:rsidR="2E7A0C8E" w:rsidRDefault="2E7A0C8E" w:rsidP="2E7A0C8E">
      <w:pPr>
        <w:pStyle w:val="BodyText"/>
      </w:pPr>
    </w:p>
    <w:p w14:paraId="7F05D817" w14:textId="2147CCD2" w:rsidR="31A16495" w:rsidRDefault="31A16495" w:rsidP="00B85EAA">
      <w:pPr>
        <w:pStyle w:val="Heading3"/>
        <w:numPr>
          <w:ilvl w:val="2"/>
          <w:numId w:val="21"/>
        </w:numPr>
        <w:spacing w:after="240"/>
        <w:ind w:left="1080" w:hanging="49"/>
        <w:rPr>
          <w:b/>
          <w:sz w:val="28"/>
          <w:szCs w:val="28"/>
        </w:rPr>
      </w:pPr>
      <w:bookmarkStart w:id="93" w:name="_Toc46337707"/>
      <w:r w:rsidRPr="7CF3DFBB">
        <w:rPr>
          <w:b/>
          <w:sz w:val="28"/>
          <w:szCs w:val="28"/>
        </w:rPr>
        <w:t xml:space="preserve">Class time </w:t>
      </w:r>
      <w:r w:rsidR="00B842BA" w:rsidRPr="1404B057">
        <w:rPr>
          <w:rFonts w:eastAsia="Times New Roman" w:cs="Times New Roman"/>
          <w:b/>
          <w:szCs w:val="24"/>
        </w:rPr>
        <w:t>(</w:t>
      </w:r>
      <w:r w:rsidR="00B842BA" w:rsidRPr="525D60C7">
        <w:rPr>
          <w:rFonts w:cs="Times New Roman"/>
          <w:b/>
          <w:szCs w:val="24"/>
        </w:rPr>
        <w:t xml:space="preserve">REQ- </w:t>
      </w:r>
      <w:r w:rsidR="00B842BA" w:rsidRPr="1404B057">
        <w:rPr>
          <w:rFonts w:eastAsia="Times New Roman" w:cs="Times New Roman"/>
          <w:b/>
          <w:szCs w:val="24"/>
        </w:rPr>
        <w:t>9, 10)</w:t>
      </w:r>
      <w:bookmarkEnd w:id="93"/>
    </w:p>
    <w:tbl>
      <w:tblPr>
        <w:tblStyle w:val="Team3"/>
        <w:tblW w:w="0" w:type="auto"/>
        <w:tblLook w:val="01E0" w:firstRow="1" w:lastRow="1" w:firstColumn="1" w:lastColumn="1" w:noHBand="0" w:noVBand="0"/>
      </w:tblPr>
      <w:tblGrid>
        <w:gridCol w:w="3226"/>
        <w:gridCol w:w="10382"/>
      </w:tblGrid>
      <w:tr w:rsidR="7CF3DFBB" w14:paraId="4018195D" w14:textId="77777777" w:rsidTr="00F72D74">
        <w:trPr>
          <w:cnfStyle w:val="100000000000" w:firstRow="1" w:lastRow="0" w:firstColumn="0" w:lastColumn="0" w:oddVBand="0" w:evenVBand="0" w:oddHBand="0" w:evenHBand="0" w:firstRowFirstColumn="0" w:firstRowLastColumn="0" w:lastRowFirstColumn="0" w:lastRowLastColumn="0"/>
          <w:trHeight w:val="733"/>
        </w:trPr>
        <w:tc>
          <w:tcPr>
            <w:tcW w:w="13608" w:type="dxa"/>
            <w:gridSpan w:val="2"/>
          </w:tcPr>
          <w:p w14:paraId="00032073" w14:textId="10957EA3" w:rsidR="7CF3DFBB" w:rsidRDefault="7CF3DFBB" w:rsidP="756BC325">
            <w:pPr>
              <w:pStyle w:val="TableParagraph"/>
              <w:spacing w:before="80" w:after="80" w:line="480" w:lineRule="auto"/>
              <w:ind w:left="4122" w:right="4108"/>
              <w:jc w:val="center"/>
              <w:rPr>
                <w:rFonts w:cs="Times New Roman"/>
                <w:sz w:val="28"/>
                <w:szCs w:val="28"/>
              </w:rPr>
            </w:pPr>
            <w:r w:rsidRPr="7CF3DFBB">
              <w:rPr>
                <w:rFonts w:cs="Times New Roman"/>
                <w:sz w:val="28"/>
                <w:szCs w:val="28"/>
              </w:rPr>
              <w:t xml:space="preserve">Class Name: </w:t>
            </w:r>
            <w:proofErr w:type="spellStart"/>
            <w:r w:rsidRPr="7CF3DFBB">
              <w:rPr>
                <w:rFonts w:cs="Times New Roman"/>
                <w:sz w:val="28"/>
                <w:szCs w:val="28"/>
              </w:rPr>
              <w:t>ClassTime</w:t>
            </w:r>
            <w:proofErr w:type="spellEnd"/>
          </w:p>
        </w:tc>
      </w:tr>
      <w:tr w:rsidR="7CF3DFBB" w14:paraId="5ED35C8C" w14:textId="77777777" w:rsidTr="00F72D74">
        <w:trPr>
          <w:cnfStyle w:val="000000100000" w:firstRow="0" w:lastRow="0" w:firstColumn="0" w:lastColumn="0" w:oddVBand="0" w:evenVBand="0" w:oddHBand="1" w:evenHBand="0" w:firstRowFirstColumn="0" w:firstRowLastColumn="0" w:lastRowFirstColumn="0" w:lastRowLastColumn="0"/>
          <w:trHeight w:val="1021"/>
        </w:trPr>
        <w:tc>
          <w:tcPr>
            <w:tcW w:w="13608" w:type="dxa"/>
            <w:gridSpan w:val="2"/>
          </w:tcPr>
          <w:p w14:paraId="7C59BA24" w14:textId="6E8A6080" w:rsidR="7CF3DFBB" w:rsidRDefault="7CF3DFBB" w:rsidP="7CF3DFBB">
            <w:pPr>
              <w:pStyle w:val="TableParagraph"/>
              <w:spacing w:line="259" w:lineRule="auto"/>
              <w:ind w:right="774"/>
              <w:rPr>
                <w:rFonts w:cs="Times New Roman"/>
              </w:rPr>
            </w:pPr>
            <w:r w:rsidRPr="7CF3DFBB">
              <w:rPr>
                <w:rFonts w:cs="Times New Roman"/>
              </w:rPr>
              <w:t>Description: This class describes a single class-time for a course. A course may have multiple class-times</w:t>
            </w:r>
          </w:p>
          <w:p w14:paraId="69F0C445" w14:textId="2D228265" w:rsidR="7CF3DFBB" w:rsidRDefault="7CF3DFBB" w:rsidP="7CF3DFBB">
            <w:pPr>
              <w:pStyle w:val="TableParagraph"/>
              <w:spacing w:before="239" w:line="259" w:lineRule="auto"/>
              <w:ind w:right="647"/>
              <w:rPr>
                <w:rFonts w:cs="Times New Roman"/>
              </w:rPr>
            </w:pPr>
          </w:p>
        </w:tc>
      </w:tr>
      <w:tr w:rsidR="7CF3DFBB" w14:paraId="02B5EEC9" w14:textId="77777777" w:rsidTr="00F72D74">
        <w:trPr>
          <w:cnfStyle w:val="000000010000" w:firstRow="0" w:lastRow="0" w:firstColumn="0" w:lastColumn="0" w:oddVBand="0" w:evenVBand="0" w:oddHBand="0" w:evenHBand="1" w:firstRowFirstColumn="0" w:firstRowLastColumn="0" w:lastRowFirstColumn="0" w:lastRowLastColumn="0"/>
          <w:trHeight w:val="735"/>
        </w:trPr>
        <w:tc>
          <w:tcPr>
            <w:tcW w:w="3226" w:type="dxa"/>
          </w:tcPr>
          <w:p w14:paraId="5E8E77E4" w14:textId="4D63E5EB" w:rsidR="7CF3DFBB" w:rsidRDefault="7CF3DFBB" w:rsidP="7CF3DFBB">
            <w:pPr>
              <w:pStyle w:val="TableParagraph"/>
              <w:ind w:left="712"/>
              <w:rPr>
                <w:rFonts w:cs="Times New Roman"/>
                <w:b/>
                <w:bCs/>
              </w:rPr>
            </w:pPr>
            <w:r w:rsidRPr="7CF3DFBB">
              <w:rPr>
                <w:rFonts w:cs="Times New Roman"/>
                <w:b/>
                <w:bCs/>
              </w:rPr>
              <w:t>Attributes (Fields)</w:t>
            </w:r>
          </w:p>
        </w:tc>
        <w:tc>
          <w:tcPr>
            <w:tcW w:w="10382" w:type="dxa"/>
          </w:tcPr>
          <w:p w14:paraId="7B25F568" w14:textId="77777777" w:rsidR="7CF3DFBB" w:rsidRDefault="7CF3DFBB" w:rsidP="7CF3DFBB">
            <w:pPr>
              <w:pStyle w:val="TableParagraph"/>
              <w:ind w:left="3930" w:right="3913"/>
              <w:jc w:val="center"/>
              <w:rPr>
                <w:rFonts w:cs="Times New Roman"/>
                <w:b/>
                <w:bCs/>
              </w:rPr>
            </w:pPr>
            <w:r w:rsidRPr="7CF3DFBB">
              <w:rPr>
                <w:rFonts w:cs="Times New Roman"/>
                <w:b/>
                <w:bCs/>
              </w:rPr>
              <w:t>Attribute Description</w:t>
            </w:r>
          </w:p>
        </w:tc>
      </w:tr>
      <w:tr w:rsidR="7CF3DFBB" w14:paraId="208E9511" w14:textId="77777777" w:rsidTr="00F72D74">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1313A61D" w14:textId="1D4BF0F9" w:rsidR="7CF3DFBB" w:rsidRDefault="7CF3DFBB" w:rsidP="7CF3DFBB">
            <w:pPr>
              <w:pStyle w:val="TableParagraph"/>
              <w:spacing w:before="84" w:line="259" w:lineRule="auto"/>
              <w:ind w:left="0"/>
              <w:jc w:val="center"/>
            </w:pPr>
            <w:r w:rsidRPr="7CF3DFBB">
              <w:rPr>
                <w:rFonts w:cs="Times New Roman"/>
              </w:rPr>
              <w:t>Day</w:t>
            </w:r>
          </w:p>
        </w:tc>
        <w:tc>
          <w:tcPr>
            <w:tcW w:w="10382" w:type="dxa"/>
          </w:tcPr>
          <w:p w14:paraId="7F7300AD" w14:textId="61D53DE4" w:rsidR="7CF3DFBB" w:rsidRDefault="7CF3DFBB" w:rsidP="7CF3DFBB">
            <w:pPr>
              <w:pStyle w:val="TableParagraph"/>
              <w:spacing w:before="84" w:line="259" w:lineRule="auto"/>
              <w:ind w:left="196"/>
              <w:rPr>
                <w:rFonts w:cs="Times New Roman"/>
              </w:rPr>
            </w:pPr>
            <w:r w:rsidRPr="7CF3DFBB">
              <w:rPr>
                <w:rFonts w:cs="Times New Roman"/>
              </w:rPr>
              <w:t xml:space="preserve">The day of the week (Monday, Tuesday, …). Stored as an </w:t>
            </w:r>
            <w:proofErr w:type="spellStart"/>
            <w:r w:rsidRPr="7CF3DFBB">
              <w:rPr>
                <w:rFonts w:cs="Times New Roman"/>
              </w:rPr>
              <w:t>enum</w:t>
            </w:r>
            <w:proofErr w:type="spellEnd"/>
            <w:r w:rsidRPr="7CF3DFBB">
              <w:rPr>
                <w:rFonts w:cs="Times New Roman"/>
              </w:rPr>
              <w:t>.</w:t>
            </w:r>
          </w:p>
        </w:tc>
      </w:tr>
      <w:tr w:rsidR="7CF3DFBB" w14:paraId="2749B9B4" w14:textId="77777777" w:rsidTr="00F72D74">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64BB01B6" w14:textId="6A7F142B" w:rsidR="7CF3DFBB" w:rsidRDefault="7CF3DFBB" w:rsidP="7CF3DFBB">
            <w:pPr>
              <w:pStyle w:val="TableParagraph"/>
              <w:spacing w:before="87" w:line="259" w:lineRule="auto"/>
              <w:jc w:val="center"/>
            </w:pPr>
            <w:proofErr w:type="spellStart"/>
            <w:r w:rsidRPr="7CF3DFBB">
              <w:rPr>
                <w:rFonts w:cs="Times New Roman"/>
              </w:rPr>
              <w:t>StartTime</w:t>
            </w:r>
            <w:proofErr w:type="spellEnd"/>
          </w:p>
        </w:tc>
        <w:tc>
          <w:tcPr>
            <w:tcW w:w="10382" w:type="dxa"/>
          </w:tcPr>
          <w:p w14:paraId="05861CCC" w14:textId="62B4CD6A" w:rsidR="7CF3DFBB" w:rsidRDefault="7CF3DFBB" w:rsidP="7CF3DFBB">
            <w:pPr>
              <w:pStyle w:val="TableParagraph"/>
              <w:spacing w:before="87" w:line="259" w:lineRule="auto"/>
              <w:ind w:left="196"/>
              <w:rPr>
                <w:rFonts w:cs="Times New Roman"/>
              </w:rPr>
            </w:pPr>
            <w:r w:rsidRPr="7CF3DFBB">
              <w:rPr>
                <w:rFonts w:cs="Times New Roman"/>
              </w:rPr>
              <w:t xml:space="preserve">The time of day that the class-time starts stored as an integer representing the number of minutes into the day. </w:t>
            </w:r>
            <w:r w:rsidR="48F17D5A" w:rsidRPr="7CF3DFBB">
              <w:rPr>
                <w:rFonts w:cs="Times New Roman"/>
              </w:rPr>
              <w:t>Could also be stored in seconds.</w:t>
            </w:r>
          </w:p>
          <w:p w14:paraId="11D09454" w14:textId="3489ABDD" w:rsidR="7CF3DFBB" w:rsidRDefault="7CF3DFBB" w:rsidP="7CF3DFBB">
            <w:pPr>
              <w:pStyle w:val="TableParagraph"/>
              <w:spacing w:before="87" w:line="259" w:lineRule="auto"/>
              <w:ind w:left="196"/>
              <w:rPr>
                <w:rFonts w:cs="Times New Roman"/>
              </w:rPr>
            </w:pPr>
            <w:r w:rsidRPr="7CF3DFBB">
              <w:rPr>
                <w:rFonts w:cs="Times New Roman"/>
              </w:rPr>
              <w:t>Example:</w:t>
            </w:r>
          </w:p>
          <w:p w14:paraId="65B399F1" w14:textId="31407F95" w:rsidR="7CF3DFBB" w:rsidRDefault="7CF3DFBB" w:rsidP="7CF3DFBB">
            <w:pPr>
              <w:pStyle w:val="TableParagraph"/>
              <w:spacing w:before="87" w:line="259" w:lineRule="auto"/>
              <w:ind w:left="196"/>
              <w:rPr>
                <w:rFonts w:cs="Times New Roman"/>
              </w:rPr>
            </w:pPr>
            <w:r w:rsidRPr="7CF3DFBB">
              <w:rPr>
                <w:rFonts w:cs="Times New Roman"/>
              </w:rPr>
              <w:t>0 = 12:00AM; 900 = 3:00PM; 1439 = 11:59PM</w:t>
            </w:r>
          </w:p>
        </w:tc>
      </w:tr>
      <w:tr w:rsidR="7CF3DFBB" w14:paraId="4C6B1094" w14:textId="77777777" w:rsidTr="00F72D74">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7288686A" w14:textId="71095705" w:rsidR="7CF3DFBB" w:rsidRDefault="7CF3DFBB" w:rsidP="7CF3DFBB">
            <w:pPr>
              <w:pStyle w:val="TableParagraph"/>
              <w:spacing w:line="259" w:lineRule="auto"/>
              <w:jc w:val="center"/>
            </w:pPr>
            <w:proofErr w:type="spellStart"/>
            <w:r w:rsidRPr="7CF3DFBB">
              <w:rPr>
                <w:rFonts w:cs="Times New Roman"/>
              </w:rPr>
              <w:t>EndTime</w:t>
            </w:r>
            <w:proofErr w:type="spellEnd"/>
          </w:p>
        </w:tc>
        <w:tc>
          <w:tcPr>
            <w:tcW w:w="10382" w:type="dxa"/>
          </w:tcPr>
          <w:p w14:paraId="4177D919" w14:textId="6F5645D9" w:rsidR="5761975C" w:rsidRDefault="5761975C" w:rsidP="7CF3DFBB">
            <w:pPr>
              <w:pStyle w:val="TableParagraph"/>
              <w:spacing w:before="87" w:line="259" w:lineRule="auto"/>
              <w:ind w:left="196"/>
            </w:pPr>
            <w:r w:rsidRPr="7CF3DFBB">
              <w:rPr>
                <w:rFonts w:cs="Times New Roman"/>
              </w:rPr>
              <w:t>The time of day that the class-time ends. See Start Time for details on values</w:t>
            </w:r>
          </w:p>
        </w:tc>
      </w:tr>
      <w:tr w:rsidR="7CF3DFBB" w14:paraId="7C3C843B" w14:textId="77777777" w:rsidTr="00F72D74">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2060A12B" w14:textId="7C2C2764" w:rsidR="7CF3DFBB" w:rsidRDefault="7CF3DFBB" w:rsidP="7CF3DFBB">
            <w:pPr>
              <w:pStyle w:val="TableParagraph"/>
              <w:ind w:left="518"/>
              <w:rPr>
                <w:rFonts w:cs="Times New Roman"/>
                <w:b/>
                <w:bCs/>
              </w:rPr>
            </w:pPr>
            <w:r w:rsidRPr="7CF3DFBB">
              <w:rPr>
                <w:rFonts w:cs="Times New Roman"/>
                <w:b/>
                <w:bCs/>
              </w:rPr>
              <w:t>Methods (Operations)</w:t>
            </w:r>
          </w:p>
        </w:tc>
        <w:tc>
          <w:tcPr>
            <w:tcW w:w="10382" w:type="dxa"/>
          </w:tcPr>
          <w:p w14:paraId="734213CE" w14:textId="3197C3CB" w:rsidR="7CF3DFBB" w:rsidRDefault="7CF3DFBB" w:rsidP="7CF3DFBB">
            <w:pPr>
              <w:pStyle w:val="TableParagraph"/>
              <w:ind w:left="3930" w:right="3913"/>
              <w:jc w:val="center"/>
              <w:rPr>
                <w:rFonts w:cs="Times New Roman"/>
                <w:b/>
                <w:bCs/>
              </w:rPr>
            </w:pPr>
            <w:r w:rsidRPr="7CF3DFBB">
              <w:rPr>
                <w:rFonts w:cs="Times New Roman"/>
                <w:b/>
                <w:bCs/>
              </w:rPr>
              <w:t>Method</w:t>
            </w:r>
            <w:r>
              <w:br/>
            </w:r>
            <w:r w:rsidRPr="7CF3DFBB">
              <w:rPr>
                <w:rFonts w:cs="Times New Roman"/>
                <w:b/>
                <w:bCs/>
              </w:rPr>
              <w:t>Description</w:t>
            </w:r>
          </w:p>
        </w:tc>
      </w:tr>
      <w:tr w:rsidR="7CF3DFBB" w14:paraId="5B2F58CB" w14:textId="77777777" w:rsidTr="00F72D74">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51BE7C53" w14:textId="64BF5EB9" w:rsidR="6828FE15" w:rsidRDefault="6828FE15" w:rsidP="7CF3DFBB">
            <w:pPr>
              <w:pStyle w:val="TableParagraph"/>
              <w:jc w:val="center"/>
              <w:rPr>
                <w:rFonts w:cs="Times New Roman"/>
                <w:b/>
                <w:bCs/>
              </w:rPr>
            </w:pPr>
            <w:proofErr w:type="spellStart"/>
            <w:r w:rsidRPr="7CF3DFBB">
              <w:rPr>
                <w:rFonts w:cs="Times New Roman"/>
                <w:b/>
                <w:bCs/>
              </w:rPr>
              <w:t>ConflictsWith</w:t>
            </w:r>
            <w:proofErr w:type="spellEnd"/>
            <w:r w:rsidRPr="7CF3DFBB">
              <w:rPr>
                <w:rFonts w:cs="Times New Roman"/>
                <w:b/>
                <w:bCs/>
              </w:rPr>
              <w:t>(</w:t>
            </w:r>
            <w:proofErr w:type="spellStart"/>
            <w:r w:rsidRPr="7CF3DFBB">
              <w:rPr>
                <w:rFonts w:cs="Times New Roman"/>
                <w:b/>
                <w:bCs/>
              </w:rPr>
              <w:t>ClassTime</w:t>
            </w:r>
            <w:proofErr w:type="spellEnd"/>
            <w:r w:rsidRPr="7CF3DFBB">
              <w:rPr>
                <w:rFonts w:cs="Times New Roman"/>
                <w:b/>
                <w:bCs/>
              </w:rPr>
              <w:t>)</w:t>
            </w:r>
          </w:p>
        </w:tc>
        <w:tc>
          <w:tcPr>
            <w:tcW w:w="10382" w:type="dxa"/>
          </w:tcPr>
          <w:p w14:paraId="25F08923" w14:textId="2D1BFFC3" w:rsidR="6828FE15" w:rsidRDefault="7B4F48F6" w:rsidP="7CF3DFBB">
            <w:pPr>
              <w:pStyle w:val="TableParagraph"/>
              <w:rPr>
                <w:rFonts w:cs="Times New Roman"/>
              </w:rPr>
            </w:pPr>
            <w:r w:rsidRPr="66FD9EF4">
              <w:rPr>
                <w:rFonts w:cs="Times New Roman"/>
              </w:rPr>
              <w:t>BOOL</w:t>
            </w:r>
            <w:r w:rsidR="6828FE15" w:rsidRPr="7CF3DFBB">
              <w:rPr>
                <w:rFonts w:cs="Times New Roman"/>
              </w:rPr>
              <w:t xml:space="preserve"> </w:t>
            </w:r>
            <w:proofErr w:type="spellStart"/>
            <w:r w:rsidR="6828FE15" w:rsidRPr="7CF3DFBB">
              <w:rPr>
                <w:rFonts w:cs="Times New Roman"/>
              </w:rPr>
              <w:t>ConflictsWith</w:t>
            </w:r>
            <w:proofErr w:type="spellEnd"/>
            <w:r w:rsidR="6828FE15" w:rsidRPr="7CF3DFBB">
              <w:rPr>
                <w:rFonts w:cs="Times New Roman"/>
              </w:rPr>
              <w:t>(</w:t>
            </w:r>
            <w:proofErr w:type="spellStart"/>
            <w:r w:rsidR="6828FE15" w:rsidRPr="7CF3DFBB">
              <w:rPr>
                <w:rFonts w:cs="Times New Roman"/>
              </w:rPr>
              <w:t>ClassTime</w:t>
            </w:r>
            <w:proofErr w:type="spellEnd"/>
            <w:r w:rsidR="6828FE15" w:rsidRPr="7CF3DFBB">
              <w:rPr>
                <w:rFonts w:cs="Times New Roman"/>
              </w:rPr>
              <w:t xml:space="preserve"> time)</w:t>
            </w:r>
            <w:r w:rsidR="38C29CDA" w:rsidRPr="66FD9EF4">
              <w:rPr>
                <w:rFonts w:cs="Times New Roman"/>
              </w:rPr>
              <w:t xml:space="preserve"> </w:t>
            </w:r>
            <w:r w:rsidR="6828FE15" w:rsidRPr="7CF3DFBB">
              <w:rPr>
                <w:rFonts w:cs="Times New Roman"/>
              </w:rPr>
              <w:t>{</w:t>
            </w:r>
          </w:p>
          <w:p w14:paraId="72FF4252" w14:textId="68B578E3" w:rsidR="1E2F1E00" w:rsidRDefault="1E2F1E00" w:rsidP="7CF3DFBB">
            <w:pPr>
              <w:pStyle w:val="TableParagraph"/>
              <w:ind w:left="720"/>
              <w:rPr>
                <w:rFonts w:cs="Times New Roman"/>
              </w:rPr>
            </w:pPr>
            <w:proofErr w:type="spellStart"/>
            <w:r w:rsidRPr="7CF3DFBB">
              <w:rPr>
                <w:rFonts w:cs="Times New Roman"/>
              </w:rPr>
              <w:t>TimeToGetBetweenClasses</w:t>
            </w:r>
            <w:proofErr w:type="spellEnd"/>
            <w:r w:rsidRPr="7CF3DFBB">
              <w:rPr>
                <w:rFonts w:cs="Times New Roman"/>
              </w:rPr>
              <w:t xml:space="preserve"> = 14min</w:t>
            </w:r>
            <w:r w:rsidR="53A1EFD7" w:rsidRPr="7CF3DFBB">
              <w:rPr>
                <w:rFonts w:cs="Times New Roman"/>
              </w:rPr>
              <w:t xml:space="preserve"> // a value greater than or equal to zero</w:t>
            </w:r>
          </w:p>
          <w:p w14:paraId="569D52E6" w14:textId="31102400" w:rsidR="6828FE15" w:rsidRDefault="15A32F35" w:rsidP="7CF3DFBB">
            <w:pPr>
              <w:pStyle w:val="TableParagraph"/>
              <w:ind w:left="720"/>
              <w:rPr>
                <w:rFonts w:cs="Times New Roman"/>
              </w:rPr>
            </w:pPr>
            <w:r w:rsidRPr="66FD9EF4">
              <w:rPr>
                <w:rFonts w:cs="Times New Roman"/>
              </w:rPr>
              <w:t>I</w:t>
            </w:r>
            <w:r w:rsidR="6C67F71C" w:rsidRPr="66FD9EF4">
              <w:rPr>
                <w:rFonts w:cs="Times New Roman"/>
              </w:rPr>
              <w:t>F</w:t>
            </w:r>
            <w:r w:rsidR="6828FE15" w:rsidRPr="7CF3DFBB">
              <w:rPr>
                <w:rFonts w:cs="Times New Roman"/>
              </w:rPr>
              <w:t xml:space="preserve"> Day is not equal to </w:t>
            </w:r>
            <w:proofErr w:type="spellStart"/>
            <w:r w:rsidR="6828FE15" w:rsidRPr="7CF3DFBB">
              <w:rPr>
                <w:rFonts w:cs="Times New Roman"/>
              </w:rPr>
              <w:t>time.Day</w:t>
            </w:r>
            <w:proofErr w:type="spellEnd"/>
            <w:r w:rsidR="00C90580" w:rsidRPr="66FD9EF4">
              <w:rPr>
                <w:rFonts w:cs="Times New Roman"/>
              </w:rPr>
              <w:t xml:space="preserve"> {</w:t>
            </w:r>
          </w:p>
          <w:p w14:paraId="7841D8D1" w14:textId="5CAF9FCC" w:rsidR="6828FE15" w:rsidRDefault="7E65C8C4" w:rsidP="7CF3DFBB">
            <w:pPr>
              <w:pStyle w:val="TableParagraph"/>
              <w:ind w:left="1440"/>
              <w:rPr>
                <w:rFonts w:cs="Times New Roman"/>
              </w:rPr>
            </w:pPr>
            <w:r w:rsidRPr="66FD9EF4">
              <w:rPr>
                <w:rFonts w:cs="Times New Roman"/>
              </w:rPr>
              <w:t>RETURN</w:t>
            </w:r>
            <w:r w:rsidR="15A32F35" w:rsidRPr="66FD9EF4">
              <w:rPr>
                <w:rFonts w:cs="Times New Roman"/>
              </w:rPr>
              <w:t xml:space="preserve"> </w:t>
            </w:r>
            <w:r w:rsidR="734328BE" w:rsidRPr="66FD9EF4">
              <w:rPr>
                <w:rFonts w:cs="Times New Roman"/>
              </w:rPr>
              <w:t>FALSE</w:t>
            </w:r>
          </w:p>
          <w:p w14:paraId="2264E951" w14:textId="1FDDC8D2" w:rsidR="7CF3DFBB" w:rsidRDefault="3E878DB1" w:rsidP="7CF3DFBB">
            <w:pPr>
              <w:pStyle w:val="TableParagraph"/>
              <w:ind w:left="720"/>
              <w:rPr>
                <w:rFonts w:cs="Times New Roman"/>
              </w:rPr>
            </w:pPr>
            <w:r w:rsidRPr="66FD9EF4">
              <w:rPr>
                <w:rFonts w:cs="Times New Roman"/>
              </w:rPr>
              <w:t>}</w:t>
            </w:r>
          </w:p>
          <w:p w14:paraId="6E398387" w14:textId="591C4E5A" w:rsidR="6828FE15" w:rsidRDefault="15A32F35" w:rsidP="7CF3DFBB">
            <w:pPr>
              <w:pStyle w:val="TableParagraph"/>
              <w:ind w:left="720"/>
              <w:rPr>
                <w:rFonts w:cs="Times New Roman"/>
              </w:rPr>
            </w:pPr>
            <w:r w:rsidRPr="66FD9EF4">
              <w:rPr>
                <w:rFonts w:cs="Times New Roman"/>
              </w:rPr>
              <w:lastRenderedPageBreak/>
              <w:t>I</w:t>
            </w:r>
            <w:r w:rsidR="31081A51" w:rsidRPr="66FD9EF4">
              <w:rPr>
                <w:rFonts w:cs="Times New Roman"/>
              </w:rPr>
              <w:t>F</w:t>
            </w:r>
            <w:r w:rsidR="6828FE15" w:rsidRPr="7CF3DFBB">
              <w:rPr>
                <w:rFonts w:cs="Times New Roman"/>
              </w:rPr>
              <w:t xml:space="preserve"> </w:t>
            </w:r>
            <w:proofErr w:type="spellStart"/>
            <w:r w:rsidR="6828FE15" w:rsidRPr="7CF3DFBB">
              <w:rPr>
                <w:rFonts w:cs="Times New Roman"/>
              </w:rPr>
              <w:t>StartTime</w:t>
            </w:r>
            <w:proofErr w:type="spellEnd"/>
            <w:r w:rsidR="618B8061" w:rsidRPr="7CF3DFBB">
              <w:rPr>
                <w:rFonts w:cs="Times New Roman"/>
              </w:rPr>
              <w:t xml:space="preserve"> or </w:t>
            </w:r>
            <w:proofErr w:type="spellStart"/>
            <w:r w:rsidR="618B8061" w:rsidRPr="7CF3DFBB">
              <w:rPr>
                <w:rFonts w:cs="Times New Roman"/>
              </w:rPr>
              <w:t>EndTime</w:t>
            </w:r>
            <w:proofErr w:type="spellEnd"/>
            <w:r w:rsidR="6828FE15" w:rsidRPr="7CF3DFBB">
              <w:rPr>
                <w:rFonts w:cs="Times New Roman"/>
              </w:rPr>
              <w:t xml:space="preserve"> between </w:t>
            </w:r>
            <w:r w:rsidR="13619BB3" w:rsidRPr="7CF3DFBB">
              <w:rPr>
                <w:rFonts w:cs="Times New Roman"/>
              </w:rPr>
              <w:t>(</w:t>
            </w:r>
            <w:proofErr w:type="spellStart"/>
            <w:r w:rsidR="6828FE15" w:rsidRPr="7CF3DFBB">
              <w:rPr>
                <w:rFonts w:cs="Times New Roman"/>
              </w:rPr>
              <w:t>time.StartTime</w:t>
            </w:r>
            <w:proofErr w:type="spellEnd"/>
            <w:r w:rsidR="1C732CDF" w:rsidRPr="7CF3DFBB">
              <w:rPr>
                <w:rFonts w:cs="Times New Roman"/>
              </w:rPr>
              <w:t xml:space="preserve"> - </w:t>
            </w:r>
            <w:proofErr w:type="spellStart"/>
            <w:r w:rsidR="1C732CDF" w:rsidRPr="7CF3DFBB">
              <w:rPr>
                <w:rFonts w:cs="Times New Roman"/>
              </w:rPr>
              <w:t>TimeToGetBetweenClasses</w:t>
            </w:r>
            <w:proofErr w:type="spellEnd"/>
            <w:r w:rsidR="1C732CDF" w:rsidRPr="7CF3DFBB">
              <w:rPr>
                <w:rFonts w:cs="Times New Roman"/>
              </w:rPr>
              <w:t>)</w:t>
            </w:r>
            <w:r w:rsidR="6828FE15" w:rsidRPr="7CF3DFBB">
              <w:rPr>
                <w:rFonts w:cs="Times New Roman"/>
              </w:rPr>
              <w:t xml:space="preserve"> </w:t>
            </w:r>
            <w:r w:rsidR="10023D97" w:rsidRPr="66FD9EF4">
              <w:rPr>
                <w:rFonts w:cs="Times New Roman"/>
              </w:rPr>
              <w:t>AND</w:t>
            </w:r>
            <w:r w:rsidR="6828FE15" w:rsidRPr="7CF3DFBB">
              <w:rPr>
                <w:rFonts w:cs="Times New Roman"/>
              </w:rPr>
              <w:t xml:space="preserve"> </w:t>
            </w:r>
            <w:r w:rsidR="5FA5CF38" w:rsidRPr="7CF3DFBB">
              <w:rPr>
                <w:rFonts w:cs="Times New Roman"/>
              </w:rPr>
              <w:t>(</w:t>
            </w:r>
            <w:proofErr w:type="spellStart"/>
            <w:r w:rsidR="6828FE15" w:rsidRPr="7CF3DFBB">
              <w:rPr>
                <w:rFonts w:cs="Times New Roman"/>
              </w:rPr>
              <w:t>time.EndTime</w:t>
            </w:r>
            <w:proofErr w:type="spellEnd"/>
            <w:r w:rsidR="29025E90" w:rsidRPr="7CF3DFBB">
              <w:rPr>
                <w:rFonts w:cs="Times New Roman"/>
              </w:rPr>
              <w:t xml:space="preserve"> + </w:t>
            </w:r>
            <w:proofErr w:type="spellStart"/>
            <w:r w:rsidR="29025E90" w:rsidRPr="7CF3DFBB">
              <w:rPr>
                <w:rFonts w:cs="Times New Roman"/>
              </w:rPr>
              <w:t>TimeToGetBetweenClasses</w:t>
            </w:r>
            <w:proofErr w:type="spellEnd"/>
            <w:r w:rsidR="29025E90" w:rsidRPr="7CF3DFBB">
              <w:rPr>
                <w:rFonts w:cs="Times New Roman"/>
              </w:rPr>
              <w:t>)</w:t>
            </w:r>
            <w:r w:rsidR="001F1BC4" w:rsidRPr="7CF3DFBB">
              <w:rPr>
                <w:rFonts w:cs="Times New Roman"/>
              </w:rPr>
              <w:t xml:space="preserve"> (Inclusive)</w:t>
            </w:r>
            <w:r w:rsidR="41441A09" w:rsidRPr="66FD9EF4">
              <w:rPr>
                <w:rFonts w:cs="Times New Roman"/>
              </w:rPr>
              <w:t xml:space="preserve"> {</w:t>
            </w:r>
          </w:p>
          <w:p w14:paraId="46754534" w14:textId="2E391584" w:rsidR="001F1BC4" w:rsidRDefault="7253CC33" w:rsidP="7CF3DFBB">
            <w:pPr>
              <w:pStyle w:val="TableParagraph"/>
              <w:ind w:left="1440"/>
              <w:rPr>
                <w:rFonts w:cs="Times New Roman"/>
              </w:rPr>
            </w:pPr>
            <w:r w:rsidRPr="66FD9EF4">
              <w:rPr>
                <w:rFonts w:cs="Times New Roman"/>
              </w:rPr>
              <w:t>RETURN TRUE</w:t>
            </w:r>
          </w:p>
          <w:p w14:paraId="2DCB535E" w14:textId="613E957B" w:rsidR="7CF3DFBB" w:rsidRDefault="1FF68A3B" w:rsidP="7CF3DFBB">
            <w:pPr>
              <w:pStyle w:val="TableParagraph"/>
              <w:ind w:left="720"/>
              <w:rPr>
                <w:rFonts w:cs="Times New Roman"/>
              </w:rPr>
            </w:pPr>
            <w:r w:rsidRPr="66FD9EF4">
              <w:rPr>
                <w:rFonts w:cs="Times New Roman"/>
              </w:rPr>
              <w:t>}</w:t>
            </w:r>
          </w:p>
          <w:p w14:paraId="6469D478" w14:textId="460A8230" w:rsidR="001F1BC4" w:rsidRDefault="0778AEE9" w:rsidP="7CF3DFBB">
            <w:pPr>
              <w:pStyle w:val="TableParagraph"/>
              <w:ind w:left="720"/>
              <w:rPr>
                <w:rFonts w:cs="Times New Roman"/>
              </w:rPr>
            </w:pPr>
            <w:r w:rsidRPr="66FD9EF4">
              <w:rPr>
                <w:rFonts w:cs="Times New Roman"/>
              </w:rPr>
              <w:t>I</w:t>
            </w:r>
            <w:r w:rsidR="327FFB8B" w:rsidRPr="66FD9EF4">
              <w:rPr>
                <w:rFonts w:cs="Times New Roman"/>
              </w:rPr>
              <w:t>F</w:t>
            </w:r>
            <w:r w:rsidR="001F1BC4" w:rsidRPr="7CF3DFBB">
              <w:rPr>
                <w:rFonts w:cs="Times New Roman"/>
              </w:rPr>
              <w:t xml:space="preserve"> </w:t>
            </w:r>
            <w:proofErr w:type="spellStart"/>
            <w:r w:rsidR="001F1BC4" w:rsidRPr="7CF3DFBB">
              <w:rPr>
                <w:rFonts w:cs="Times New Roman"/>
              </w:rPr>
              <w:t>time.StartTime</w:t>
            </w:r>
            <w:proofErr w:type="spellEnd"/>
            <w:r w:rsidR="001F1BC4" w:rsidRPr="7CF3DFBB">
              <w:rPr>
                <w:rFonts w:cs="Times New Roman"/>
              </w:rPr>
              <w:t xml:space="preserve"> or </w:t>
            </w:r>
            <w:proofErr w:type="spellStart"/>
            <w:r w:rsidR="001F1BC4" w:rsidRPr="7CF3DFBB">
              <w:rPr>
                <w:rFonts w:cs="Times New Roman"/>
              </w:rPr>
              <w:t>time.EndTime</w:t>
            </w:r>
            <w:proofErr w:type="spellEnd"/>
            <w:r w:rsidR="001F1BC4" w:rsidRPr="7CF3DFBB">
              <w:rPr>
                <w:rFonts w:cs="Times New Roman"/>
              </w:rPr>
              <w:t xml:space="preserve"> between </w:t>
            </w:r>
            <w:r w:rsidR="7B32BD89" w:rsidRPr="7CF3DFBB">
              <w:rPr>
                <w:rFonts w:cs="Times New Roman"/>
              </w:rPr>
              <w:t>(</w:t>
            </w:r>
            <w:proofErr w:type="spellStart"/>
            <w:r w:rsidR="001F1BC4" w:rsidRPr="7CF3DFBB">
              <w:rPr>
                <w:rFonts w:cs="Times New Roman"/>
              </w:rPr>
              <w:t>StartTime</w:t>
            </w:r>
            <w:proofErr w:type="spellEnd"/>
            <w:r w:rsidR="0CC8367B" w:rsidRPr="7CF3DFBB">
              <w:rPr>
                <w:rFonts w:cs="Times New Roman"/>
              </w:rPr>
              <w:t xml:space="preserve"> - </w:t>
            </w:r>
            <w:proofErr w:type="spellStart"/>
            <w:r w:rsidR="0CC8367B" w:rsidRPr="7CF3DFBB">
              <w:rPr>
                <w:rFonts w:cs="Times New Roman"/>
              </w:rPr>
              <w:t>TimeToGetBetweenClasses</w:t>
            </w:r>
            <w:proofErr w:type="spellEnd"/>
            <w:r w:rsidR="0CC8367B" w:rsidRPr="7CF3DFBB">
              <w:rPr>
                <w:rFonts w:cs="Times New Roman"/>
              </w:rPr>
              <w:t>)</w:t>
            </w:r>
            <w:r w:rsidR="001F1BC4" w:rsidRPr="7CF3DFBB">
              <w:rPr>
                <w:rFonts w:cs="Times New Roman"/>
              </w:rPr>
              <w:t xml:space="preserve"> </w:t>
            </w:r>
            <w:r w:rsidR="1F63F6CD" w:rsidRPr="66FD9EF4">
              <w:rPr>
                <w:rFonts w:cs="Times New Roman"/>
              </w:rPr>
              <w:t>AND</w:t>
            </w:r>
            <w:r w:rsidR="001F1BC4" w:rsidRPr="7CF3DFBB">
              <w:rPr>
                <w:rFonts w:cs="Times New Roman"/>
              </w:rPr>
              <w:t xml:space="preserve"> </w:t>
            </w:r>
            <w:r w:rsidR="7C2A29E4" w:rsidRPr="7CF3DFBB">
              <w:rPr>
                <w:rFonts w:cs="Times New Roman"/>
              </w:rPr>
              <w:t>(</w:t>
            </w:r>
            <w:proofErr w:type="spellStart"/>
            <w:r w:rsidR="001F1BC4" w:rsidRPr="7CF3DFBB">
              <w:rPr>
                <w:rFonts w:cs="Times New Roman"/>
              </w:rPr>
              <w:t>EndTime</w:t>
            </w:r>
            <w:proofErr w:type="spellEnd"/>
            <w:r w:rsidR="150E1246" w:rsidRPr="7CF3DFBB">
              <w:rPr>
                <w:rFonts w:cs="Times New Roman"/>
              </w:rPr>
              <w:t xml:space="preserve"> + </w:t>
            </w:r>
            <w:proofErr w:type="spellStart"/>
            <w:r w:rsidR="150E1246" w:rsidRPr="7CF3DFBB">
              <w:rPr>
                <w:rFonts w:cs="Times New Roman"/>
              </w:rPr>
              <w:t>TimeToGetBetweenClasses</w:t>
            </w:r>
            <w:proofErr w:type="spellEnd"/>
            <w:r w:rsidR="150E1246" w:rsidRPr="7CF3DFBB">
              <w:rPr>
                <w:rFonts w:cs="Times New Roman"/>
              </w:rPr>
              <w:t>)</w:t>
            </w:r>
            <w:r w:rsidR="001F1BC4" w:rsidRPr="7CF3DFBB">
              <w:rPr>
                <w:rFonts w:cs="Times New Roman"/>
              </w:rPr>
              <w:t xml:space="preserve"> (Inclusive)</w:t>
            </w:r>
            <w:r w:rsidR="2DF5DA63" w:rsidRPr="66FD9EF4">
              <w:rPr>
                <w:rFonts w:cs="Times New Roman"/>
              </w:rPr>
              <w:t xml:space="preserve"> {</w:t>
            </w:r>
          </w:p>
          <w:p w14:paraId="4C131636" w14:textId="0AC8C93A" w:rsidR="001F1BC4" w:rsidRDefault="5FCEA07E" w:rsidP="7CF3DFBB">
            <w:pPr>
              <w:pStyle w:val="TableParagraph"/>
              <w:ind w:left="1440"/>
              <w:rPr>
                <w:rFonts w:cs="Times New Roman"/>
              </w:rPr>
            </w:pPr>
            <w:r w:rsidRPr="66FD9EF4">
              <w:rPr>
                <w:rFonts w:cs="Times New Roman"/>
              </w:rPr>
              <w:t>RETURN TRUE</w:t>
            </w:r>
          </w:p>
          <w:p w14:paraId="36FC111D" w14:textId="55A82FD9" w:rsidR="7CF3DFBB" w:rsidRDefault="25EC624D" w:rsidP="7CF3DFBB">
            <w:pPr>
              <w:pStyle w:val="TableParagraph"/>
              <w:ind w:left="720"/>
              <w:rPr>
                <w:rFonts w:cs="Times New Roman"/>
              </w:rPr>
            </w:pPr>
            <w:r w:rsidRPr="66FD9EF4">
              <w:rPr>
                <w:rFonts w:cs="Times New Roman"/>
              </w:rPr>
              <w:t>}</w:t>
            </w:r>
          </w:p>
          <w:p w14:paraId="17A422A7" w14:textId="68A171E5" w:rsidR="001F1BC4" w:rsidRDefault="5FCEA07E" w:rsidP="7CF3DFBB">
            <w:pPr>
              <w:pStyle w:val="TableParagraph"/>
              <w:ind w:left="720"/>
              <w:rPr>
                <w:rFonts w:cs="Times New Roman"/>
              </w:rPr>
            </w:pPr>
            <w:r w:rsidRPr="66FD9EF4">
              <w:rPr>
                <w:rFonts w:cs="Times New Roman"/>
              </w:rPr>
              <w:t>RETURN FALSE</w:t>
            </w:r>
          </w:p>
          <w:p w14:paraId="6A27115E" w14:textId="7A9E4EFB" w:rsidR="001F1BC4" w:rsidRDefault="001F1BC4" w:rsidP="7CF3DFBB">
            <w:pPr>
              <w:pStyle w:val="TableParagraph"/>
              <w:ind w:left="0"/>
              <w:rPr>
                <w:rFonts w:cs="Times New Roman"/>
              </w:rPr>
            </w:pPr>
            <w:r w:rsidRPr="7CF3DFBB">
              <w:rPr>
                <w:rFonts w:cs="Times New Roman"/>
              </w:rPr>
              <w:t>}</w:t>
            </w:r>
          </w:p>
        </w:tc>
      </w:tr>
    </w:tbl>
    <w:p w14:paraId="42845494" w14:textId="1AA6F2FD" w:rsidR="00A15388" w:rsidRPr="00A15388" w:rsidRDefault="31A16495" w:rsidP="00B85EAA">
      <w:pPr>
        <w:pStyle w:val="Heading3"/>
        <w:numPr>
          <w:ilvl w:val="2"/>
          <w:numId w:val="21"/>
        </w:numPr>
        <w:spacing w:after="240"/>
        <w:ind w:left="1080" w:hanging="49"/>
        <w:rPr>
          <w:b/>
          <w:sz w:val="28"/>
          <w:szCs w:val="28"/>
        </w:rPr>
      </w:pPr>
      <w:bookmarkStart w:id="94" w:name="_Toc46337708"/>
      <w:r w:rsidRPr="7CF3DFBB">
        <w:rPr>
          <w:b/>
          <w:sz w:val="28"/>
          <w:szCs w:val="28"/>
        </w:rPr>
        <w:lastRenderedPageBreak/>
        <w:t>Class Status</w:t>
      </w:r>
      <w:r w:rsidR="00B06224">
        <w:rPr>
          <w:b/>
          <w:sz w:val="28"/>
          <w:szCs w:val="28"/>
        </w:rPr>
        <w:t xml:space="preserve"> </w:t>
      </w:r>
      <w:r w:rsidR="00B06224" w:rsidRPr="525D60C7">
        <w:rPr>
          <w:rFonts w:eastAsia="Times New Roman" w:cs="Times New Roman"/>
          <w:b/>
          <w:szCs w:val="24"/>
        </w:rPr>
        <w:t>(</w:t>
      </w:r>
      <w:r w:rsidR="00B06224" w:rsidRPr="525D60C7">
        <w:rPr>
          <w:rFonts w:cs="Times New Roman"/>
          <w:b/>
          <w:szCs w:val="24"/>
        </w:rPr>
        <w:t xml:space="preserve">REQ- </w:t>
      </w:r>
      <w:r w:rsidR="00B06224" w:rsidRPr="525D60C7">
        <w:rPr>
          <w:rFonts w:eastAsia="Times New Roman" w:cs="Times New Roman"/>
          <w:b/>
          <w:szCs w:val="24"/>
        </w:rPr>
        <w:t>65)</w:t>
      </w:r>
      <w:bookmarkEnd w:id="94"/>
    </w:p>
    <w:tbl>
      <w:tblPr>
        <w:tblStyle w:val="Team3"/>
        <w:tblW w:w="0" w:type="auto"/>
        <w:tblLook w:val="01E0" w:firstRow="1" w:lastRow="1" w:firstColumn="1" w:lastColumn="1" w:noHBand="0" w:noVBand="0"/>
      </w:tblPr>
      <w:tblGrid>
        <w:gridCol w:w="3226"/>
        <w:gridCol w:w="10382"/>
      </w:tblGrid>
      <w:tr w:rsidR="7CF3DFBB" w14:paraId="661864D1" w14:textId="77777777" w:rsidTr="0003697E">
        <w:trPr>
          <w:cnfStyle w:val="100000000000" w:firstRow="1" w:lastRow="0" w:firstColumn="0" w:lastColumn="0" w:oddVBand="0" w:evenVBand="0" w:oddHBand="0" w:evenHBand="0" w:firstRowFirstColumn="0" w:firstRowLastColumn="0" w:lastRowFirstColumn="0" w:lastRowLastColumn="0"/>
          <w:trHeight w:val="733"/>
        </w:trPr>
        <w:tc>
          <w:tcPr>
            <w:tcW w:w="13608" w:type="dxa"/>
            <w:gridSpan w:val="2"/>
          </w:tcPr>
          <w:p w14:paraId="0DF70F65" w14:textId="44D8AA14" w:rsidR="7CF3DFBB" w:rsidRDefault="171D12AF" w:rsidP="6E4F7C05">
            <w:pPr>
              <w:pStyle w:val="TableParagraph"/>
              <w:spacing w:before="80" w:after="80" w:line="480" w:lineRule="auto"/>
              <w:ind w:left="4122" w:right="4108"/>
              <w:jc w:val="center"/>
              <w:rPr>
                <w:rFonts w:cs="Times New Roman"/>
                <w:sz w:val="28"/>
                <w:szCs w:val="28"/>
              </w:rPr>
            </w:pPr>
            <w:r w:rsidRPr="7CF3DFBB">
              <w:rPr>
                <w:rFonts w:cs="Times New Roman"/>
                <w:sz w:val="28"/>
                <w:szCs w:val="28"/>
              </w:rPr>
              <w:t>ENUM</w:t>
            </w:r>
            <w:r w:rsidR="7CF3DFBB" w:rsidRPr="7CF3DFBB">
              <w:rPr>
                <w:rFonts w:cs="Times New Roman"/>
                <w:sz w:val="28"/>
                <w:szCs w:val="28"/>
              </w:rPr>
              <w:t xml:space="preserve"> Name: </w:t>
            </w:r>
            <w:proofErr w:type="spellStart"/>
            <w:r w:rsidR="7CF3DFBB" w:rsidRPr="7CF3DFBB">
              <w:rPr>
                <w:rFonts w:cs="Times New Roman"/>
                <w:sz w:val="28"/>
                <w:szCs w:val="28"/>
              </w:rPr>
              <w:t>C</w:t>
            </w:r>
            <w:r w:rsidR="74C7F4D5" w:rsidRPr="7CF3DFBB">
              <w:rPr>
                <w:rFonts w:cs="Times New Roman"/>
                <w:sz w:val="28"/>
                <w:szCs w:val="28"/>
              </w:rPr>
              <w:t>lassStatus</w:t>
            </w:r>
            <w:proofErr w:type="spellEnd"/>
          </w:p>
        </w:tc>
      </w:tr>
      <w:tr w:rsidR="7CF3DFBB" w14:paraId="6E0522A1" w14:textId="77777777" w:rsidTr="0003697E">
        <w:trPr>
          <w:cnfStyle w:val="000000100000" w:firstRow="0" w:lastRow="0" w:firstColumn="0" w:lastColumn="0" w:oddVBand="0" w:evenVBand="0" w:oddHBand="1" w:evenHBand="0" w:firstRowFirstColumn="0" w:firstRowLastColumn="0" w:lastRowFirstColumn="0" w:lastRowLastColumn="0"/>
          <w:trHeight w:val="1021"/>
        </w:trPr>
        <w:tc>
          <w:tcPr>
            <w:tcW w:w="13608" w:type="dxa"/>
            <w:gridSpan w:val="2"/>
          </w:tcPr>
          <w:p w14:paraId="4222C678" w14:textId="25A3BE0F" w:rsidR="7CF3DFBB" w:rsidRDefault="0FD6145E" w:rsidP="7CF3DFBB">
            <w:pPr>
              <w:pStyle w:val="TableParagraph"/>
              <w:spacing w:line="259" w:lineRule="auto"/>
              <w:ind w:right="774"/>
              <w:rPr>
                <w:rFonts w:cs="Times New Roman"/>
              </w:rPr>
            </w:pPr>
            <w:r w:rsidRPr="0FD6145E">
              <w:rPr>
                <w:rFonts w:cs="Times New Roman"/>
              </w:rPr>
              <w:t xml:space="preserve">Description: </w:t>
            </w:r>
            <w:r w:rsidR="79F85E87" w:rsidRPr="0FD6145E">
              <w:rPr>
                <w:rFonts w:cs="Times New Roman"/>
              </w:rPr>
              <w:t>Represent the status of a class opened, closed, reopened, or waitlist</w:t>
            </w:r>
            <w:r w:rsidR="0BFAD92E" w:rsidRPr="078FCCC8">
              <w:rPr>
                <w:rFonts w:cs="Times New Roman"/>
              </w:rPr>
              <w:t>.</w:t>
            </w:r>
          </w:p>
          <w:p w14:paraId="7EAA8CDD" w14:textId="2D228265" w:rsidR="7CF3DFBB" w:rsidRDefault="7CF3DFBB" w:rsidP="7CF3DFBB">
            <w:pPr>
              <w:pStyle w:val="TableParagraph"/>
              <w:spacing w:before="239" w:line="259" w:lineRule="auto"/>
              <w:ind w:right="647"/>
              <w:rPr>
                <w:rFonts w:cs="Times New Roman"/>
              </w:rPr>
            </w:pPr>
          </w:p>
        </w:tc>
      </w:tr>
      <w:tr w:rsidR="7CF3DFBB" w14:paraId="6EAF6FA5" w14:textId="77777777" w:rsidTr="0003697E">
        <w:trPr>
          <w:cnfStyle w:val="000000010000" w:firstRow="0" w:lastRow="0" w:firstColumn="0" w:lastColumn="0" w:oddVBand="0" w:evenVBand="0" w:oddHBand="0" w:evenHBand="1" w:firstRowFirstColumn="0" w:firstRowLastColumn="0" w:lastRowFirstColumn="0" w:lastRowLastColumn="0"/>
          <w:trHeight w:val="735"/>
        </w:trPr>
        <w:tc>
          <w:tcPr>
            <w:tcW w:w="3226" w:type="dxa"/>
          </w:tcPr>
          <w:p w14:paraId="06A01A8B" w14:textId="57EB683D" w:rsidR="7CF3DFBB" w:rsidRDefault="0FD6145E" w:rsidP="7CF3DFBB">
            <w:pPr>
              <w:pStyle w:val="TableParagraph"/>
              <w:ind w:left="712"/>
              <w:rPr>
                <w:rFonts w:cs="Times New Roman"/>
                <w:b/>
                <w:bCs/>
              </w:rPr>
            </w:pPr>
            <w:r w:rsidRPr="0FD6145E">
              <w:rPr>
                <w:rFonts w:cs="Times New Roman"/>
                <w:b/>
                <w:bCs/>
              </w:rPr>
              <w:t>Attribute</w:t>
            </w:r>
            <w:r w:rsidR="7CF3DFBB" w:rsidRPr="7CF3DFBB">
              <w:rPr>
                <w:rFonts w:cs="Times New Roman"/>
                <w:b/>
                <w:bCs/>
              </w:rPr>
              <w:t xml:space="preserve"> (Fields)</w:t>
            </w:r>
          </w:p>
        </w:tc>
        <w:tc>
          <w:tcPr>
            <w:tcW w:w="10382" w:type="dxa"/>
          </w:tcPr>
          <w:p w14:paraId="441E2C16" w14:textId="4CCAEEA6" w:rsidR="7CF3DFBB" w:rsidRDefault="7CF3DFBB" w:rsidP="60266234">
            <w:pPr>
              <w:pStyle w:val="TableParagraph"/>
              <w:ind w:left="3600" w:right="3913"/>
              <w:jc w:val="center"/>
              <w:rPr>
                <w:rFonts w:cs="Times New Roman"/>
                <w:b/>
                <w:bCs/>
              </w:rPr>
            </w:pPr>
            <w:r w:rsidRPr="7CF3DFBB">
              <w:rPr>
                <w:rFonts w:cs="Times New Roman"/>
                <w:b/>
                <w:bCs/>
              </w:rPr>
              <w:t>Attribute Description</w:t>
            </w:r>
          </w:p>
        </w:tc>
      </w:tr>
      <w:tr w:rsidR="7CF3DFBB" w14:paraId="19248C92" w14:textId="77777777" w:rsidTr="0003697E">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33D6751D" w14:textId="1186F874" w:rsidR="7CF3DFBB" w:rsidRDefault="155332DF" w:rsidP="7CF3DFBB">
            <w:pPr>
              <w:pStyle w:val="TableParagraph"/>
              <w:spacing w:before="84" w:line="259" w:lineRule="auto"/>
              <w:ind w:left="0"/>
              <w:jc w:val="center"/>
              <w:rPr>
                <w:rFonts w:cs="Times New Roman"/>
              </w:rPr>
            </w:pPr>
            <w:r w:rsidRPr="0FD6145E">
              <w:rPr>
                <w:rFonts w:cs="Times New Roman"/>
              </w:rPr>
              <w:t>OPEN = 0x1</w:t>
            </w:r>
          </w:p>
        </w:tc>
        <w:tc>
          <w:tcPr>
            <w:tcW w:w="10382" w:type="dxa"/>
          </w:tcPr>
          <w:p w14:paraId="3FFB9524" w14:textId="64D13045" w:rsidR="7CF3DFBB" w:rsidRDefault="210BBAD9" w:rsidP="7CF3DFBB">
            <w:pPr>
              <w:pStyle w:val="TableParagraph"/>
              <w:spacing w:before="84" w:line="259" w:lineRule="auto"/>
              <w:ind w:left="196"/>
            </w:pPr>
            <w:r w:rsidRPr="29FBA1D2">
              <w:rPr>
                <w:rFonts w:cs="Times New Roman"/>
              </w:rPr>
              <w:t>Course</w:t>
            </w:r>
            <w:r w:rsidR="2C9F7DB4" w:rsidRPr="5FE6D03D">
              <w:rPr>
                <w:rFonts w:cs="Times New Roman"/>
              </w:rPr>
              <w:t xml:space="preserve"> is open for adding</w:t>
            </w:r>
            <w:r w:rsidR="3D719C03" w:rsidRPr="078FCCC8">
              <w:rPr>
                <w:rFonts w:cs="Times New Roman"/>
              </w:rPr>
              <w:t>.</w:t>
            </w:r>
          </w:p>
        </w:tc>
      </w:tr>
      <w:tr w:rsidR="7CF3DFBB" w14:paraId="75202958" w14:textId="77777777" w:rsidTr="0003697E">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0B3CB2FA" w14:textId="7AC43975" w:rsidR="7CF3DFBB" w:rsidRDefault="074A1DE4" w:rsidP="7CF3DFBB">
            <w:pPr>
              <w:pStyle w:val="TableParagraph"/>
              <w:spacing w:before="87" w:line="259" w:lineRule="auto"/>
              <w:jc w:val="center"/>
            </w:pPr>
            <w:r w:rsidRPr="0FD6145E">
              <w:rPr>
                <w:rFonts w:cs="Times New Roman"/>
              </w:rPr>
              <w:t>CLOSED = 0x2</w:t>
            </w:r>
          </w:p>
        </w:tc>
        <w:tc>
          <w:tcPr>
            <w:tcW w:w="10382" w:type="dxa"/>
          </w:tcPr>
          <w:p w14:paraId="5EA8EDD2" w14:textId="55B1B46E" w:rsidR="7CF3DFBB" w:rsidRDefault="3CD23739" w:rsidP="7CF3DFBB">
            <w:pPr>
              <w:pStyle w:val="TableParagraph"/>
              <w:spacing w:before="87" w:line="259" w:lineRule="auto"/>
              <w:ind w:left="196"/>
            </w:pPr>
            <w:r w:rsidRPr="5FE6D03D">
              <w:rPr>
                <w:rFonts w:cs="Times New Roman"/>
              </w:rPr>
              <w:t>Course is closed for adding</w:t>
            </w:r>
            <w:r w:rsidR="72AB6B23" w:rsidRPr="078FCCC8">
              <w:rPr>
                <w:rFonts w:cs="Times New Roman"/>
              </w:rPr>
              <w:t>.</w:t>
            </w:r>
          </w:p>
        </w:tc>
      </w:tr>
      <w:tr w:rsidR="7CF3DFBB" w14:paraId="5DCC6AAF" w14:textId="77777777" w:rsidTr="0003697E">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41AEDE7F" w14:textId="05593908" w:rsidR="7CF3DFBB" w:rsidRDefault="7DF5CC4B" w:rsidP="7CF3DFBB">
            <w:pPr>
              <w:pStyle w:val="TableParagraph"/>
              <w:spacing w:line="259" w:lineRule="auto"/>
              <w:jc w:val="center"/>
            </w:pPr>
            <w:r w:rsidRPr="5FE6D03D">
              <w:rPr>
                <w:rFonts w:cs="Times New Roman"/>
              </w:rPr>
              <w:t>REOPENED = 0x4</w:t>
            </w:r>
          </w:p>
        </w:tc>
        <w:tc>
          <w:tcPr>
            <w:tcW w:w="10382" w:type="dxa"/>
          </w:tcPr>
          <w:p w14:paraId="4F89FD02" w14:textId="41F13212" w:rsidR="7CF3DFBB" w:rsidRDefault="2649366F" w:rsidP="7CF3DFBB">
            <w:pPr>
              <w:pStyle w:val="TableParagraph"/>
              <w:spacing w:before="87" w:line="259" w:lineRule="auto"/>
              <w:ind w:left="196"/>
              <w:rPr>
                <w:rFonts w:cs="Times New Roman"/>
              </w:rPr>
            </w:pPr>
            <w:r w:rsidRPr="29FBA1D2">
              <w:rPr>
                <w:rFonts w:cs="Times New Roman"/>
              </w:rPr>
              <w:t>Course has been reopened for adding</w:t>
            </w:r>
            <w:r w:rsidR="5B9EF0AA" w:rsidRPr="078FCCC8">
              <w:rPr>
                <w:rFonts w:cs="Times New Roman"/>
              </w:rPr>
              <w:t>.</w:t>
            </w:r>
          </w:p>
        </w:tc>
      </w:tr>
      <w:tr w:rsidR="5FE6D03D" w14:paraId="00671382" w14:textId="77777777" w:rsidTr="0003697E">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60383301" w14:textId="025AFF10" w:rsidR="50CFAF3D" w:rsidRDefault="50CFAF3D" w:rsidP="5FE6D03D">
            <w:pPr>
              <w:pStyle w:val="TableParagraph"/>
              <w:spacing w:line="259" w:lineRule="auto"/>
              <w:jc w:val="center"/>
              <w:rPr>
                <w:rFonts w:cs="Times New Roman"/>
              </w:rPr>
            </w:pPr>
            <w:r w:rsidRPr="5FE6D03D">
              <w:rPr>
                <w:rFonts w:cs="Times New Roman"/>
              </w:rPr>
              <w:lastRenderedPageBreak/>
              <w:t>WAITLIST = 0x8</w:t>
            </w:r>
          </w:p>
        </w:tc>
        <w:tc>
          <w:tcPr>
            <w:tcW w:w="10382" w:type="dxa"/>
          </w:tcPr>
          <w:p w14:paraId="6B58C7CA" w14:textId="61D90DB6" w:rsidR="5FE6D03D" w:rsidRDefault="3358F6F7" w:rsidP="5FE6D03D">
            <w:pPr>
              <w:pStyle w:val="TableParagraph"/>
              <w:spacing w:line="259" w:lineRule="auto"/>
              <w:rPr>
                <w:rFonts w:cs="Times New Roman"/>
              </w:rPr>
            </w:pPr>
            <w:r w:rsidRPr="29FBA1D2">
              <w:rPr>
                <w:rFonts w:cs="Times New Roman"/>
              </w:rPr>
              <w:t xml:space="preserve">Course is available for </w:t>
            </w:r>
            <w:r w:rsidRPr="4D794719">
              <w:rPr>
                <w:rFonts w:cs="Times New Roman"/>
              </w:rPr>
              <w:t>wait listing</w:t>
            </w:r>
            <w:r w:rsidR="0A571BFA" w:rsidRPr="078FCCC8">
              <w:rPr>
                <w:rFonts w:cs="Times New Roman"/>
              </w:rPr>
              <w:t>.</w:t>
            </w:r>
          </w:p>
        </w:tc>
      </w:tr>
    </w:tbl>
    <w:p w14:paraId="568C5583" w14:textId="387B92A6" w:rsidR="00456ECF" w:rsidRDefault="00456ECF" w:rsidP="00456ECF">
      <w:pPr>
        <w:pStyle w:val="ListParagraph"/>
      </w:pPr>
    </w:p>
    <w:p w14:paraId="5C4EADF3" w14:textId="035FC888" w:rsidR="00181D3B" w:rsidRPr="00181D3B" w:rsidRDefault="31A16495" w:rsidP="00B85EAA">
      <w:pPr>
        <w:pStyle w:val="Heading3"/>
        <w:numPr>
          <w:ilvl w:val="2"/>
          <w:numId w:val="21"/>
        </w:numPr>
        <w:spacing w:after="240"/>
        <w:ind w:left="1080" w:hanging="49"/>
        <w:rPr>
          <w:b/>
          <w:sz w:val="28"/>
          <w:szCs w:val="28"/>
        </w:rPr>
      </w:pPr>
      <w:bookmarkStart w:id="95" w:name="_Toc46337709"/>
      <w:r w:rsidRPr="7CF3DFBB">
        <w:rPr>
          <w:b/>
          <w:sz w:val="28"/>
          <w:szCs w:val="28"/>
        </w:rPr>
        <w:t xml:space="preserve">Registration status </w:t>
      </w:r>
      <w:r w:rsidR="004467D1" w:rsidRPr="525D60C7">
        <w:rPr>
          <w:rFonts w:eastAsia="Times New Roman" w:cs="Times New Roman"/>
          <w:b/>
          <w:szCs w:val="24"/>
        </w:rPr>
        <w:t>(</w:t>
      </w:r>
      <w:r w:rsidR="004467D1" w:rsidRPr="525D60C7">
        <w:rPr>
          <w:rFonts w:cs="Times New Roman"/>
          <w:b/>
          <w:szCs w:val="24"/>
        </w:rPr>
        <w:t xml:space="preserve">REQ- </w:t>
      </w:r>
      <w:r w:rsidR="004467D1" w:rsidRPr="525D60C7">
        <w:rPr>
          <w:rFonts w:eastAsia="Times New Roman" w:cs="Times New Roman"/>
          <w:b/>
          <w:szCs w:val="24"/>
        </w:rPr>
        <w:t>66)</w:t>
      </w:r>
      <w:bookmarkEnd w:id="95"/>
    </w:p>
    <w:tbl>
      <w:tblPr>
        <w:tblStyle w:val="Team3"/>
        <w:tblW w:w="0" w:type="auto"/>
        <w:tblLook w:val="01E0" w:firstRow="1" w:lastRow="1" w:firstColumn="1" w:lastColumn="1" w:noHBand="0" w:noVBand="0"/>
      </w:tblPr>
      <w:tblGrid>
        <w:gridCol w:w="3226"/>
        <w:gridCol w:w="10382"/>
      </w:tblGrid>
      <w:tr w:rsidR="755AA55E" w14:paraId="200DB84D" w14:textId="77777777" w:rsidTr="0003697E">
        <w:trPr>
          <w:cnfStyle w:val="100000000000" w:firstRow="1" w:lastRow="0" w:firstColumn="0" w:lastColumn="0" w:oddVBand="0" w:evenVBand="0" w:oddHBand="0" w:evenHBand="0" w:firstRowFirstColumn="0" w:firstRowLastColumn="0" w:lastRowFirstColumn="0" w:lastRowLastColumn="0"/>
          <w:trHeight w:val="733"/>
        </w:trPr>
        <w:tc>
          <w:tcPr>
            <w:tcW w:w="13608" w:type="dxa"/>
            <w:gridSpan w:val="2"/>
          </w:tcPr>
          <w:p w14:paraId="6F7D4576" w14:textId="44D8AA14" w:rsidR="755AA55E" w:rsidRDefault="755AA55E" w:rsidP="55E0D7D4">
            <w:pPr>
              <w:pStyle w:val="TableParagraph"/>
              <w:spacing w:before="80" w:after="80" w:line="480" w:lineRule="auto"/>
              <w:ind w:left="4122" w:right="4108"/>
              <w:jc w:val="center"/>
              <w:rPr>
                <w:rFonts w:cs="Times New Roman"/>
                <w:sz w:val="28"/>
                <w:szCs w:val="28"/>
              </w:rPr>
            </w:pPr>
            <w:r w:rsidRPr="755AA55E">
              <w:rPr>
                <w:rFonts w:cs="Times New Roman"/>
                <w:sz w:val="28"/>
                <w:szCs w:val="28"/>
              </w:rPr>
              <w:t xml:space="preserve">ENUM Name: </w:t>
            </w:r>
            <w:proofErr w:type="spellStart"/>
            <w:r w:rsidR="1E549CFC" w:rsidRPr="116F1701">
              <w:rPr>
                <w:rFonts w:cs="Times New Roman"/>
                <w:sz w:val="28"/>
                <w:szCs w:val="28"/>
              </w:rPr>
              <w:t>Registration</w:t>
            </w:r>
            <w:r w:rsidRPr="116F1701">
              <w:rPr>
                <w:rFonts w:cs="Times New Roman"/>
                <w:sz w:val="28"/>
                <w:szCs w:val="28"/>
              </w:rPr>
              <w:t>Status</w:t>
            </w:r>
            <w:proofErr w:type="spellEnd"/>
          </w:p>
        </w:tc>
      </w:tr>
      <w:tr w:rsidR="755AA55E" w14:paraId="7AB524CB" w14:textId="77777777" w:rsidTr="0003697E">
        <w:trPr>
          <w:cnfStyle w:val="000000100000" w:firstRow="0" w:lastRow="0" w:firstColumn="0" w:lastColumn="0" w:oddVBand="0" w:evenVBand="0" w:oddHBand="1" w:evenHBand="0" w:firstRowFirstColumn="0" w:firstRowLastColumn="0" w:lastRowFirstColumn="0" w:lastRowLastColumn="0"/>
          <w:trHeight w:val="1021"/>
        </w:trPr>
        <w:tc>
          <w:tcPr>
            <w:tcW w:w="13608" w:type="dxa"/>
            <w:gridSpan w:val="2"/>
          </w:tcPr>
          <w:p w14:paraId="3509E690" w14:textId="4E874122" w:rsidR="755AA55E" w:rsidRDefault="755AA55E" w:rsidP="116F1701">
            <w:pPr>
              <w:pStyle w:val="TableParagraph"/>
              <w:spacing w:line="259" w:lineRule="auto"/>
              <w:ind w:right="774"/>
              <w:rPr>
                <w:rFonts w:cs="Times New Roman"/>
              </w:rPr>
            </w:pPr>
            <w:r w:rsidRPr="116F1701">
              <w:rPr>
                <w:rFonts w:cs="Times New Roman"/>
              </w:rPr>
              <w:t xml:space="preserve">Description: Represent the </w:t>
            </w:r>
            <w:r w:rsidR="694A7737" w:rsidRPr="116F1701">
              <w:rPr>
                <w:rFonts w:cs="Times New Roman"/>
              </w:rPr>
              <w:t xml:space="preserve">registration </w:t>
            </w:r>
            <w:r w:rsidR="116F1701" w:rsidRPr="116F1701">
              <w:rPr>
                <w:rFonts w:cs="Times New Roman"/>
              </w:rPr>
              <w:t>status of a</w:t>
            </w:r>
            <w:r w:rsidR="3CB2792F" w:rsidRPr="116F1701">
              <w:rPr>
                <w:rFonts w:cs="Times New Roman"/>
              </w:rPr>
              <w:t xml:space="preserve"> student</w:t>
            </w:r>
            <w:r w:rsidR="4D564F81" w:rsidRPr="6FFA4D44">
              <w:rPr>
                <w:rFonts w:cs="Times New Roman"/>
              </w:rPr>
              <w:t xml:space="preserve"> in a course, taken, currently taking, planned to take</w:t>
            </w:r>
            <w:r w:rsidR="5F2AB02C" w:rsidRPr="078FCCC8">
              <w:rPr>
                <w:rFonts w:cs="Times New Roman"/>
              </w:rPr>
              <w:t>.</w:t>
            </w:r>
          </w:p>
          <w:p w14:paraId="1EF88041" w14:textId="2D228265" w:rsidR="755AA55E" w:rsidRDefault="755AA55E" w:rsidP="755AA55E">
            <w:pPr>
              <w:pStyle w:val="TableParagraph"/>
              <w:spacing w:before="239" w:line="259" w:lineRule="auto"/>
              <w:ind w:right="647"/>
              <w:rPr>
                <w:rFonts w:cs="Times New Roman"/>
              </w:rPr>
            </w:pPr>
          </w:p>
        </w:tc>
      </w:tr>
      <w:tr w:rsidR="755AA55E" w14:paraId="008A602E" w14:textId="77777777" w:rsidTr="0003697E">
        <w:trPr>
          <w:cnfStyle w:val="000000010000" w:firstRow="0" w:lastRow="0" w:firstColumn="0" w:lastColumn="0" w:oddVBand="0" w:evenVBand="0" w:oddHBand="0" w:evenHBand="1" w:firstRowFirstColumn="0" w:firstRowLastColumn="0" w:lastRowFirstColumn="0" w:lastRowLastColumn="0"/>
          <w:trHeight w:val="735"/>
        </w:trPr>
        <w:tc>
          <w:tcPr>
            <w:tcW w:w="3226" w:type="dxa"/>
          </w:tcPr>
          <w:p w14:paraId="43E033C0" w14:textId="57EB683D" w:rsidR="755AA55E" w:rsidRDefault="755AA55E" w:rsidP="755AA55E">
            <w:pPr>
              <w:pStyle w:val="TableParagraph"/>
              <w:ind w:left="712"/>
              <w:rPr>
                <w:rFonts w:cs="Times New Roman"/>
                <w:b/>
                <w:bCs/>
              </w:rPr>
            </w:pPr>
            <w:r w:rsidRPr="755AA55E">
              <w:rPr>
                <w:rFonts w:cs="Times New Roman"/>
                <w:b/>
                <w:bCs/>
              </w:rPr>
              <w:t>Attribute (Fields)</w:t>
            </w:r>
          </w:p>
        </w:tc>
        <w:tc>
          <w:tcPr>
            <w:tcW w:w="10382" w:type="dxa"/>
          </w:tcPr>
          <w:p w14:paraId="24F201F3" w14:textId="77777777" w:rsidR="755AA55E" w:rsidRDefault="755AA55E" w:rsidP="755AA55E">
            <w:pPr>
              <w:pStyle w:val="TableParagraph"/>
              <w:ind w:left="3930" w:right="3913"/>
              <w:jc w:val="center"/>
              <w:rPr>
                <w:rFonts w:cs="Times New Roman"/>
                <w:b/>
                <w:bCs/>
              </w:rPr>
            </w:pPr>
            <w:r w:rsidRPr="755AA55E">
              <w:rPr>
                <w:rFonts w:cs="Times New Roman"/>
                <w:b/>
                <w:bCs/>
              </w:rPr>
              <w:t>Attribute Description</w:t>
            </w:r>
          </w:p>
        </w:tc>
      </w:tr>
      <w:tr w:rsidR="755AA55E" w14:paraId="31DA22AC" w14:textId="77777777" w:rsidTr="0003697E">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40F832CB" w14:textId="424367BC" w:rsidR="755AA55E" w:rsidRDefault="28A4C945" w:rsidP="755AA55E">
            <w:pPr>
              <w:pStyle w:val="TableParagraph"/>
              <w:spacing w:before="84" w:line="259" w:lineRule="auto"/>
              <w:ind w:left="0"/>
              <w:jc w:val="center"/>
              <w:rPr>
                <w:rFonts w:cs="Times New Roman"/>
              </w:rPr>
            </w:pPr>
            <w:r w:rsidRPr="6FFA4D44">
              <w:rPr>
                <w:rFonts w:cs="Times New Roman"/>
              </w:rPr>
              <w:t>TAKEN</w:t>
            </w:r>
            <w:r w:rsidR="755AA55E" w:rsidRPr="755AA55E">
              <w:rPr>
                <w:rFonts w:cs="Times New Roman"/>
              </w:rPr>
              <w:t xml:space="preserve"> = 0x1</w:t>
            </w:r>
            <w:r w:rsidR="75431C3F" w:rsidRPr="3066D3EF">
              <w:rPr>
                <w:rFonts w:cs="Times New Roman"/>
              </w:rPr>
              <w:t>, Navy Blue</w:t>
            </w:r>
          </w:p>
        </w:tc>
        <w:tc>
          <w:tcPr>
            <w:tcW w:w="10382" w:type="dxa"/>
          </w:tcPr>
          <w:p w14:paraId="3A5301BE" w14:textId="18FC929B" w:rsidR="755AA55E" w:rsidRDefault="75431C3F" w:rsidP="755AA55E">
            <w:pPr>
              <w:pStyle w:val="TableParagraph"/>
              <w:spacing w:before="84" w:line="259" w:lineRule="auto"/>
              <w:ind w:left="196"/>
            </w:pPr>
            <w:r w:rsidRPr="6FFA4D44">
              <w:rPr>
                <w:rFonts w:cs="Times New Roman"/>
              </w:rPr>
              <w:t>Student has already taken this course</w:t>
            </w:r>
            <w:r w:rsidR="353A87F2" w:rsidRPr="078FCCC8">
              <w:rPr>
                <w:rFonts w:cs="Times New Roman"/>
              </w:rPr>
              <w:t>.</w:t>
            </w:r>
          </w:p>
        </w:tc>
      </w:tr>
      <w:tr w:rsidR="755AA55E" w14:paraId="2D0CB7DE" w14:textId="77777777" w:rsidTr="0003697E">
        <w:trPr>
          <w:cnfStyle w:val="000000010000" w:firstRow="0" w:lastRow="0" w:firstColumn="0" w:lastColumn="0" w:oddVBand="0" w:evenVBand="0" w:oddHBand="0" w:evenHBand="1" w:firstRowFirstColumn="0" w:firstRowLastColumn="0" w:lastRowFirstColumn="0" w:lastRowLastColumn="0"/>
          <w:trHeight w:val="736"/>
        </w:trPr>
        <w:tc>
          <w:tcPr>
            <w:tcW w:w="3226" w:type="dxa"/>
          </w:tcPr>
          <w:p w14:paraId="7ECC1950" w14:textId="424367BC" w:rsidR="755AA55E" w:rsidRDefault="75431C3F" w:rsidP="3066D3EF">
            <w:pPr>
              <w:pStyle w:val="TableParagraph"/>
              <w:spacing w:before="87" w:line="259" w:lineRule="auto"/>
              <w:ind w:left="0"/>
              <w:jc w:val="center"/>
            </w:pPr>
            <w:r w:rsidRPr="3066D3EF">
              <w:rPr>
                <w:rFonts w:cs="Times New Roman"/>
              </w:rPr>
              <w:t>CURRENTLY TAKING</w:t>
            </w:r>
            <w:r w:rsidR="755AA55E" w:rsidRPr="3066D3EF">
              <w:rPr>
                <w:rFonts w:cs="Times New Roman"/>
              </w:rPr>
              <w:t>= 0x2</w:t>
            </w:r>
          </w:p>
          <w:p w14:paraId="25FA44EB" w14:textId="4207C134" w:rsidR="755AA55E" w:rsidRDefault="693F2178" w:rsidP="3066D3EF">
            <w:pPr>
              <w:pStyle w:val="TableParagraph"/>
              <w:spacing w:before="87" w:line="259" w:lineRule="auto"/>
              <w:ind w:left="0"/>
              <w:jc w:val="center"/>
              <w:rPr>
                <w:rFonts w:cs="Times New Roman"/>
              </w:rPr>
            </w:pPr>
            <w:r w:rsidRPr="79295B38">
              <w:rPr>
                <w:rFonts w:cs="Times New Roman"/>
              </w:rPr>
              <w:t>Baby blue</w:t>
            </w:r>
          </w:p>
        </w:tc>
        <w:tc>
          <w:tcPr>
            <w:tcW w:w="10382" w:type="dxa"/>
          </w:tcPr>
          <w:p w14:paraId="626F0A62" w14:textId="55E03F5C" w:rsidR="755AA55E" w:rsidRDefault="693F2178" w:rsidP="755AA55E">
            <w:pPr>
              <w:pStyle w:val="TableParagraph"/>
              <w:spacing w:before="87" w:line="259" w:lineRule="auto"/>
              <w:ind w:left="196"/>
            </w:pPr>
            <w:r w:rsidRPr="79295B38">
              <w:rPr>
                <w:rFonts w:cs="Times New Roman"/>
              </w:rPr>
              <w:t>Student is currently enrolled in this course</w:t>
            </w:r>
            <w:r w:rsidR="12413DC1" w:rsidRPr="078FCCC8">
              <w:rPr>
                <w:rFonts w:cs="Times New Roman"/>
              </w:rPr>
              <w:t>.</w:t>
            </w:r>
          </w:p>
        </w:tc>
      </w:tr>
      <w:tr w:rsidR="755AA55E" w14:paraId="23328887" w14:textId="77777777" w:rsidTr="0003697E">
        <w:trPr>
          <w:cnfStyle w:val="000000100000" w:firstRow="0" w:lastRow="0" w:firstColumn="0" w:lastColumn="0" w:oddVBand="0" w:evenVBand="0" w:oddHBand="1" w:evenHBand="0" w:firstRowFirstColumn="0" w:firstRowLastColumn="0" w:lastRowFirstColumn="0" w:lastRowLastColumn="0"/>
          <w:trHeight w:val="736"/>
        </w:trPr>
        <w:tc>
          <w:tcPr>
            <w:tcW w:w="3226" w:type="dxa"/>
          </w:tcPr>
          <w:p w14:paraId="178FC0D2" w14:textId="18164BBA" w:rsidR="755AA55E" w:rsidRDefault="693F2178" w:rsidP="755AA55E">
            <w:pPr>
              <w:pStyle w:val="TableParagraph"/>
              <w:spacing w:line="259" w:lineRule="auto"/>
              <w:jc w:val="center"/>
            </w:pPr>
            <w:r w:rsidRPr="79295B38">
              <w:rPr>
                <w:rFonts w:cs="Times New Roman"/>
              </w:rPr>
              <w:t>PLANNED TO TAKE</w:t>
            </w:r>
            <w:r w:rsidR="755AA55E" w:rsidRPr="79295B38">
              <w:rPr>
                <w:rFonts w:cs="Times New Roman"/>
              </w:rPr>
              <w:t>= 0x4</w:t>
            </w:r>
          </w:p>
          <w:p w14:paraId="2B094263" w14:textId="32AE7FDF" w:rsidR="755AA55E" w:rsidRDefault="69578CF0" w:rsidP="755AA55E">
            <w:pPr>
              <w:pStyle w:val="TableParagraph"/>
              <w:spacing w:line="259" w:lineRule="auto"/>
              <w:jc w:val="center"/>
            </w:pPr>
            <w:r w:rsidRPr="4FA2BAC9">
              <w:rPr>
                <w:rFonts w:cs="Times New Roman"/>
              </w:rPr>
              <w:t>Green</w:t>
            </w:r>
          </w:p>
        </w:tc>
        <w:tc>
          <w:tcPr>
            <w:tcW w:w="10382" w:type="dxa"/>
          </w:tcPr>
          <w:p w14:paraId="48B7B486" w14:textId="64F42095" w:rsidR="755AA55E" w:rsidRDefault="43A48DAD" w:rsidP="755AA55E">
            <w:pPr>
              <w:pStyle w:val="TableParagraph"/>
              <w:spacing w:before="87" w:line="259" w:lineRule="auto"/>
              <w:ind w:left="196"/>
              <w:rPr>
                <w:rFonts w:cs="Times New Roman"/>
              </w:rPr>
            </w:pPr>
            <w:r w:rsidRPr="05F6142C">
              <w:rPr>
                <w:rFonts w:cs="Times New Roman"/>
              </w:rPr>
              <w:t>Student has planned to take this course in a future semester</w:t>
            </w:r>
            <w:r w:rsidR="1A000171" w:rsidRPr="078FCCC8">
              <w:rPr>
                <w:rFonts w:cs="Times New Roman"/>
              </w:rPr>
              <w:t>.</w:t>
            </w:r>
          </w:p>
        </w:tc>
      </w:tr>
    </w:tbl>
    <w:p w14:paraId="42C304D0" w14:textId="2E1BF48F" w:rsidR="755AA55E" w:rsidRDefault="755AA55E" w:rsidP="00CD32DE">
      <w:pPr>
        <w:pStyle w:val="BodyText"/>
      </w:pPr>
    </w:p>
    <w:p w14:paraId="746D755C" w14:textId="77777777" w:rsidR="00906975" w:rsidRDefault="00906975" w:rsidP="00CD32DE">
      <w:pPr>
        <w:pStyle w:val="BodyText"/>
      </w:pPr>
    </w:p>
    <w:p w14:paraId="6DE5DD76" w14:textId="77777777" w:rsidR="00906975" w:rsidRDefault="00906975" w:rsidP="00CD32DE">
      <w:pPr>
        <w:pStyle w:val="BodyText"/>
      </w:pPr>
    </w:p>
    <w:p w14:paraId="32E808B6" w14:textId="77777777" w:rsidR="0032302D" w:rsidRPr="0032302D" w:rsidRDefault="0032302D" w:rsidP="0032302D">
      <w:pPr>
        <w:pStyle w:val="BodyText"/>
      </w:pPr>
    </w:p>
    <w:p w14:paraId="754E3BF4" w14:textId="77777777" w:rsidR="00906975" w:rsidRDefault="00906975" w:rsidP="00CD32DE">
      <w:pPr>
        <w:pStyle w:val="BodyText"/>
      </w:pPr>
    </w:p>
    <w:p w14:paraId="51742655" w14:textId="6B8ACB12" w:rsidR="00A15388" w:rsidRPr="00A15388" w:rsidRDefault="31A16495" w:rsidP="00456ECF">
      <w:pPr>
        <w:pStyle w:val="Heading3"/>
        <w:numPr>
          <w:ilvl w:val="2"/>
          <w:numId w:val="21"/>
        </w:numPr>
        <w:spacing w:after="240"/>
        <w:ind w:left="1080" w:hanging="49"/>
        <w:rPr>
          <w:b/>
          <w:sz w:val="28"/>
          <w:szCs w:val="28"/>
        </w:rPr>
      </w:pPr>
      <w:bookmarkStart w:id="96" w:name="_Toc46337710"/>
      <w:r w:rsidRPr="7CF3DFBB">
        <w:rPr>
          <w:b/>
          <w:sz w:val="28"/>
          <w:szCs w:val="28"/>
        </w:rPr>
        <w:t>Course description</w:t>
      </w:r>
      <w:r w:rsidR="003A11E5">
        <w:rPr>
          <w:b/>
          <w:sz w:val="28"/>
          <w:szCs w:val="28"/>
        </w:rPr>
        <w:t xml:space="preserve"> </w:t>
      </w:r>
      <w:r w:rsidR="003A11E5" w:rsidRPr="724E2670">
        <w:rPr>
          <w:rFonts w:eastAsia="Times New Roman" w:cs="Times New Roman"/>
          <w:b/>
          <w:szCs w:val="24"/>
        </w:rPr>
        <w:t>(</w:t>
      </w:r>
      <w:r w:rsidR="003A11E5" w:rsidRPr="525D60C7">
        <w:rPr>
          <w:rFonts w:cs="Times New Roman"/>
          <w:b/>
          <w:szCs w:val="24"/>
        </w:rPr>
        <w:t xml:space="preserve">REQ- </w:t>
      </w:r>
      <w:r w:rsidR="003A11E5" w:rsidRPr="724E2670">
        <w:rPr>
          <w:rFonts w:eastAsia="Times New Roman" w:cs="Times New Roman"/>
          <w:b/>
          <w:szCs w:val="24"/>
        </w:rPr>
        <w:t>15, 16</w:t>
      </w:r>
      <w:r w:rsidR="003A11E5" w:rsidRPr="571175EE">
        <w:rPr>
          <w:rFonts w:eastAsia="Times New Roman" w:cs="Times New Roman"/>
          <w:b/>
          <w:szCs w:val="24"/>
        </w:rPr>
        <w:t>, 49</w:t>
      </w:r>
      <w:r w:rsidR="003A11E5" w:rsidRPr="4D989BD4">
        <w:rPr>
          <w:rFonts w:eastAsia="Times New Roman" w:cs="Times New Roman"/>
          <w:b/>
          <w:szCs w:val="24"/>
        </w:rPr>
        <w:t>, 50</w:t>
      </w:r>
      <w:r w:rsidR="003A11E5" w:rsidRPr="4CF39E73">
        <w:rPr>
          <w:rFonts w:eastAsia="Times New Roman" w:cs="Times New Roman"/>
          <w:b/>
          <w:szCs w:val="24"/>
        </w:rPr>
        <w:t>, 51</w:t>
      </w:r>
      <w:r w:rsidR="003A11E5" w:rsidRPr="0209AA6D">
        <w:rPr>
          <w:rFonts w:eastAsia="Times New Roman" w:cs="Times New Roman"/>
          <w:b/>
          <w:szCs w:val="24"/>
        </w:rPr>
        <w:t>, 52</w:t>
      </w:r>
      <w:r w:rsidR="003A11E5" w:rsidRPr="724E2670">
        <w:rPr>
          <w:rFonts w:eastAsia="Times New Roman" w:cs="Times New Roman"/>
          <w:b/>
          <w:szCs w:val="24"/>
        </w:rPr>
        <w:t>)</w:t>
      </w:r>
      <w:bookmarkEnd w:id="96"/>
    </w:p>
    <w:tbl>
      <w:tblPr>
        <w:tblStyle w:val="Team3"/>
        <w:tblW w:w="0" w:type="auto"/>
        <w:tblLook w:val="01E0" w:firstRow="1" w:lastRow="1" w:firstColumn="1" w:lastColumn="1" w:noHBand="0" w:noVBand="0"/>
      </w:tblPr>
      <w:tblGrid>
        <w:gridCol w:w="3226"/>
        <w:gridCol w:w="10382"/>
      </w:tblGrid>
      <w:tr w:rsidR="5DEEFE4D" w14:paraId="1EE1E8BD" w14:textId="77777777" w:rsidTr="39A48FA3">
        <w:trPr>
          <w:cnfStyle w:val="100000000000" w:firstRow="1" w:lastRow="0" w:firstColumn="0" w:lastColumn="0" w:oddVBand="0" w:evenVBand="0" w:oddHBand="0" w:evenHBand="0" w:firstRowFirstColumn="0" w:firstRowLastColumn="0" w:lastRowFirstColumn="0" w:lastRowLastColumn="0"/>
          <w:trHeight w:val="733"/>
        </w:trPr>
        <w:tc>
          <w:tcPr>
            <w:tcW w:w="13608" w:type="dxa"/>
            <w:gridSpan w:val="2"/>
          </w:tcPr>
          <w:p w14:paraId="1D3B6EFF" w14:textId="4913E7DA" w:rsidR="5DEEFE4D" w:rsidRDefault="5DEEFE4D" w:rsidP="6AA388F2">
            <w:pPr>
              <w:pStyle w:val="TableParagraph"/>
              <w:spacing w:before="80" w:after="80" w:line="480" w:lineRule="auto"/>
              <w:ind w:left="4122" w:right="4108"/>
              <w:jc w:val="center"/>
              <w:rPr>
                <w:rFonts w:cs="Times New Roman"/>
                <w:sz w:val="28"/>
                <w:szCs w:val="28"/>
              </w:rPr>
            </w:pPr>
            <w:r w:rsidRPr="5DEEFE4D">
              <w:rPr>
                <w:rFonts w:cs="Times New Roman"/>
                <w:sz w:val="28"/>
                <w:szCs w:val="28"/>
              </w:rPr>
              <w:lastRenderedPageBreak/>
              <w:t xml:space="preserve">Class Name: </w:t>
            </w:r>
            <w:proofErr w:type="spellStart"/>
            <w:r w:rsidRPr="5DEEFE4D">
              <w:rPr>
                <w:rFonts w:cs="Times New Roman"/>
                <w:sz w:val="28"/>
                <w:szCs w:val="28"/>
              </w:rPr>
              <w:t>C</w:t>
            </w:r>
            <w:r w:rsidR="1B97A8D9" w:rsidRPr="5DEEFE4D">
              <w:rPr>
                <w:rFonts w:cs="Times New Roman"/>
                <w:sz w:val="28"/>
                <w:szCs w:val="28"/>
              </w:rPr>
              <w:t>ourseDescription</w:t>
            </w:r>
            <w:proofErr w:type="spellEnd"/>
          </w:p>
        </w:tc>
      </w:tr>
      <w:tr w:rsidR="5DEEFE4D" w14:paraId="584F49EE" w14:textId="77777777" w:rsidTr="39A48FA3">
        <w:trPr>
          <w:cnfStyle w:val="000000100000" w:firstRow="0" w:lastRow="0" w:firstColumn="0" w:lastColumn="0" w:oddVBand="0" w:evenVBand="0" w:oddHBand="1" w:evenHBand="0" w:firstRowFirstColumn="0" w:firstRowLastColumn="0" w:lastRowFirstColumn="0" w:lastRowLastColumn="0"/>
          <w:trHeight w:val="1021"/>
        </w:trPr>
        <w:tc>
          <w:tcPr>
            <w:tcW w:w="13608" w:type="dxa"/>
            <w:gridSpan w:val="2"/>
          </w:tcPr>
          <w:p w14:paraId="59F21E19" w14:textId="1FF9E50E" w:rsidR="5DEEFE4D" w:rsidRDefault="5DEEFE4D" w:rsidP="5DEEFE4D">
            <w:pPr>
              <w:pStyle w:val="TableParagraph"/>
              <w:spacing w:line="259" w:lineRule="auto"/>
              <w:ind w:right="774"/>
              <w:rPr>
                <w:rFonts w:cs="Times New Roman"/>
              </w:rPr>
            </w:pPr>
            <w:r w:rsidRPr="5DEEFE4D">
              <w:rPr>
                <w:rFonts w:cs="Times New Roman"/>
              </w:rPr>
              <w:t xml:space="preserve">Description: This class describes a </w:t>
            </w:r>
            <w:r w:rsidR="27D9D714" w:rsidRPr="5DEEFE4D">
              <w:rPr>
                <w:rFonts w:cs="Times New Roman"/>
              </w:rPr>
              <w:t>description</w:t>
            </w:r>
            <w:r w:rsidRPr="5DEEFE4D">
              <w:rPr>
                <w:rFonts w:cs="Times New Roman"/>
              </w:rPr>
              <w:t xml:space="preserve"> </w:t>
            </w:r>
            <w:r w:rsidR="193A03F1" w:rsidRPr="078FCCC8">
              <w:rPr>
                <w:rFonts w:cs="Times New Roman"/>
              </w:rPr>
              <w:t>of</w:t>
            </w:r>
            <w:r w:rsidRPr="5DEEFE4D">
              <w:rPr>
                <w:rFonts w:cs="Times New Roman"/>
              </w:rPr>
              <w:t xml:space="preserve"> a course. A course </w:t>
            </w:r>
            <w:r w:rsidR="643245A5" w:rsidRPr="5DEEFE4D">
              <w:rPr>
                <w:rFonts w:cs="Times New Roman"/>
              </w:rPr>
              <w:t>can only have one description.</w:t>
            </w:r>
          </w:p>
          <w:p w14:paraId="04480C34" w14:textId="2D228265" w:rsidR="5DEEFE4D" w:rsidRDefault="5DEEFE4D" w:rsidP="5DEEFE4D">
            <w:pPr>
              <w:pStyle w:val="TableParagraph"/>
              <w:spacing w:before="239" w:line="259" w:lineRule="auto"/>
              <w:ind w:right="647"/>
              <w:rPr>
                <w:rFonts w:cs="Times New Roman"/>
              </w:rPr>
            </w:pPr>
          </w:p>
        </w:tc>
      </w:tr>
      <w:tr w:rsidR="5DEEFE4D" w14:paraId="4F36F00B" w14:textId="77777777" w:rsidTr="39A48FA3">
        <w:trPr>
          <w:cnfStyle w:val="000000010000" w:firstRow="0" w:lastRow="0" w:firstColumn="0" w:lastColumn="0" w:oddVBand="0" w:evenVBand="0" w:oddHBand="0" w:evenHBand="1" w:firstRowFirstColumn="0" w:firstRowLastColumn="0" w:lastRowFirstColumn="0" w:lastRowLastColumn="0"/>
          <w:trHeight w:val="735"/>
        </w:trPr>
        <w:tc>
          <w:tcPr>
            <w:tcW w:w="3226" w:type="dxa"/>
          </w:tcPr>
          <w:p w14:paraId="76F80B7E" w14:textId="4D63E5EB" w:rsidR="5DEEFE4D" w:rsidRDefault="5DEEFE4D" w:rsidP="5DEEFE4D">
            <w:pPr>
              <w:pStyle w:val="TableParagraph"/>
              <w:ind w:left="712"/>
              <w:rPr>
                <w:rFonts w:cs="Times New Roman"/>
                <w:b/>
                <w:bCs/>
              </w:rPr>
            </w:pPr>
            <w:r w:rsidRPr="5DEEFE4D">
              <w:rPr>
                <w:rFonts w:cs="Times New Roman"/>
                <w:b/>
                <w:bCs/>
              </w:rPr>
              <w:t>Attributes (Fields)</w:t>
            </w:r>
          </w:p>
        </w:tc>
        <w:tc>
          <w:tcPr>
            <w:tcW w:w="10382" w:type="dxa"/>
          </w:tcPr>
          <w:p w14:paraId="4A4D0947" w14:textId="77777777" w:rsidR="5DEEFE4D" w:rsidRDefault="5DEEFE4D" w:rsidP="5DEEFE4D">
            <w:pPr>
              <w:pStyle w:val="TableParagraph"/>
              <w:ind w:left="3930" w:right="3913"/>
              <w:jc w:val="center"/>
              <w:rPr>
                <w:rFonts w:cs="Times New Roman"/>
                <w:b/>
                <w:bCs/>
              </w:rPr>
            </w:pPr>
            <w:r w:rsidRPr="5DEEFE4D">
              <w:rPr>
                <w:rFonts w:cs="Times New Roman"/>
                <w:b/>
                <w:bCs/>
              </w:rPr>
              <w:t>Attribute Description</w:t>
            </w:r>
          </w:p>
        </w:tc>
      </w:tr>
      <w:tr w:rsidR="5DEEFE4D" w14:paraId="3CCD514F"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565C1699" w14:textId="4AC32583" w:rsidR="5DEEFE4D" w:rsidRDefault="5DEEFE4D" w:rsidP="5DEEFE4D">
            <w:pPr>
              <w:pStyle w:val="TableParagraph"/>
              <w:spacing w:before="84" w:line="259" w:lineRule="auto"/>
              <w:ind w:left="0"/>
              <w:jc w:val="center"/>
            </w:pPr>
            <w:r w:rsidRPr="5DEEFE4D">
              <w:rPr>
                <w:rFonts w:cs="Times New Roman"/>
              </w:rPr>
              <w:t>D</w:t>
            </w:r>
            <w:r w:rsidR="1BF5931B" w:rsidRPr="5DEEFE4D">
              <w:rPr>
                <w:rFonts w:cs="Times New Roman"/>
              </w:rPr>
              <w:t>escription</w:t>
            </w:r>
          </w:p>
        </w:tc>
        <w:tc>
          <w:tcPr>
            <w:tcW w:w="10382" w:type="dxa"/>
          </w:tcPr>
          <w:p w14:paraId="1E52993A" w14:textId="6D8195FD" w:rsidR="1BF5931B" w:rsidRDefault="1BF5931B" w:rsidP="5DEEFE4D">
            <w:pPr>
              <w:pStyle w:val="TableParagraph"/>
              <w:spacing w:before="84" w:line="259" w:lineRule="auto"/>
              <w:ind w:left="196"/>
            </w:pPr>
            <w:r w:rsidRPr="5DEEFE4D">
              <w:rPr>
                <w:rFonts w:cs="Times New Roman"/>
              </w:rPr>
              <w:t>Description of the course. Stored as a string.</w:t>
            </w:r>
          </w:p>
        </w:tc>
      </w:tr>
      <w:tr w:rsidR="2E7A0C8E" w14:paraId="24882EA0" w14:textId="77777777" w:rsidTr="39A48FA3">
        <w:trPr>
          <w:cnfStyle w:val="000000010000" w:firstRow="0" w:lastRow="0" w:firstColumn="0" w:lastColumn="0" w:oddVBand="0" w:evenVBand="0" w:oddHBand="0" w:evenHBand="1" w:firstRowFirstColumn="0" w:firstRowLastColumn="0" w:lastRowFirstColumn="0" w:lastRowLastColumn="0"/>
          <w:trHeight w:val="733"/>
        </w:trPr>
        <w:tc>
          <w:tcPr>
            <w:tcW w:w="3226" w:type="dxa"/>
          </w:tcPr>
          <w:p w14:paraId="5C360C40" w14:textId="0D1B4F06" w:rsidR="3978C0D5" w:rsidRDefault="5BAB3BC6" w:rsidP="2E7A0C8E">
            <w:pPr>
              <w:pStyle w:val="TableParagraph"/>
              <w:spacing w:line="259" w:lineRule="auto"/>
              <w:jc w:val="center"/>
              <w:rPr>
                <w:rFonts w:cs="Times New Roman"/>
              </w:rPr>
            </w:pPr>
            <w:proofErr w:type="spellStart"/>
            <w:r w:rsidRPr="39A48FA3">
              <w:rPr>
                <w:rFonts w:cs="Times New Roman"/>
              </w:rPr>
              <w:t>creditHours</w:t>
            </w:r>
            <w:proofErr w:type="spellEnd"/>
          </w:p>
        </w:tc>
        <w:tc>
          <w:tcPr>
            <w:tcW w:w="10382" w:type="dxa"/>
          </w:tcPr>
          <w:p w14:paraId="6E34A42A" w14:textId="142E25CF" w:rsidR="3978C0D5" w:rsidRDefault="5BAB3BC6" w:rsidP="2E7A0C8E">
            <w:pPr>
              <w:pStyle w:val="TableParagraph"/>
              <w:spacing w:line="259" w:lineRule="auto"/>
              <w:rPr>
                <w:rFonts w:cs="Times New Roman"/>
              </w:rPr>
            </w:pPr>
            <w:r w:rsidRPr="39A48FA3">
              <w:rPr>
                <w:rFonts w:cs="Times New Roman"/>
              </w:rPr>
              <w:t>Number of course Credit hours. Stored as an int.</w:t>
            </w:r>
          </w:p>
        </w:tc>
      </w:tr>
    </w:tbl>
    <w:p w14:paraId="73084D0F" w14:textId="16E9CD6B" w:rsidR="5DEEFE4D" w:rsidRDefault="5DEEFE4D" w:rsidP="00CD32DE">
      <w:pPr>
        <w:pStyle w:val="BodyText"/>
      </w:pPr>
    </w:p>
    <w:p w14:paraId="6FEF69A9" w14:textId="479549A9" w:rsidR="009D6D58" w:rsidRPr="009D6D58" w:rsidRDefault="31A16495" w:rsidP="00456ECF">
      <w:pPr>
        <w:pStyle w:val="Heading3"/>
        <w:numPr>
          <w:ilvl w:val="2"/>
          <w:numId w:val="21"/>
        </w:numPr>
        <w:spacing w:after="240"/>
        <w:ind w:left="1080" w:hanging="49"/>
        <w:rPr>
          <w:b/>
          <w:sz w:val="28"/>
          <w:szCs w:val="28"/>
        </w:rPr>
      </w:pPr>
      <w:bookmarkStart w:id="97" w:name="_Toc46337711"/>
      <w:r w:rsidRPr="7CF3DFBB">
        <w:rPr>
          <w:b/>
          <w:sz w:val="28"/>
          <w:szCs w:val="28"/>
        </w:rPr>
        <w:t>Required Classes</w:t>
      </w:r>
      <w:r w:rsidR="00EC7DD4">
        <w:rPr>
          <w:b/>
          <w:sz w:val="28"/>
          <w:szCs w:val="28"/>
        </w:rPr>
        <w:t xml:space="preserve"> </w:t>
      </w:r>
      <w:r w:rsidR="00EC7DD4" w:rsidRPr="001B379D">
        <w:rPr>
          <w:rFonts w:eastAsia="Times New Roman" w:cs="Times New Roman"/>
          <w:b/>
          <w:szCs w:val="24"/>
        </w:rPr>
        <w:t>(</w:t>
      </w:r>
      <w:r w:rsidR="00EC7DD4">
        <w:rPr>
          <w:rFonts w:eastAsia="Times New Roman" w:cs="Times New Roman"/>
          <w:b/>
          <w:szCs w:val="24"/>
        </w:rPr>
        <w:t xml:space="preserve">REQ- </w:t>
      </w:r>
      <w:r w:rsidR="00EC7DD4" w:rsidRPr="001B379D">
        <w:rPr>
          <w:rFonts w:eastAsia="Times New Roman" w:cs="Times New Roman"/>
          <w:b/>
          <w:szCs w:val="24"/>
        </w:rPr>
        <w:t>41)</w:t>
      </w:r>
      <w:bookmarkEnd w:id="97"/>
    </w:p>
    <w:tbl>
      <w:tblPr>
        <w:tblStyle w:val="Team3"/>
        <w:tblW w:w="0" w:type="auto"/>
        <w:tblLook w:val="01E0" w:firstRow="1" w:lastRow="1" w:firstColumn="1" w:lastColumn="1" w:noHBand="0" w:noVBand="0"/>
      </w:tblPr>
      <w:tblGrid>
        <w:gridCol w:w="3226"/>
        <w:gridCol w:w="10382"/>
      </w:tblGrid>
      <w:tr w:rsidR="7DF6F6F9" w14:paraId="3AEFBC5B" w14:textId="77777777" w:rsidTr="39A48FA3">
        <w:trPr>
          <w:cnfStyle w:val="100000000000" w:firstRow="1" w:lastRow="0" w:firstColumn="0" w:lastColumn="0" w:oddVBand="0" w:evenVBand="0" w:oddHBand="0" w:evenHBand="0" w:firstRowFirstColumn="0" w:firstRowLastColumn="0" w:lastRowFirstColumn="0" w:lastRowLastColumn="0"/>
          <w:trHeight w:val="733"/>
        </w:trPr>
        <w:tc>
          <w:tcPr>
            <w:tcW w:w="13608" w:type="dxa"/>
            <w:gridSpan w:val="2"/>
          </w:tcPr>
          <w:p w14:paraId="332081D9" w14:textId="4966AE00" w:rsidR="7DF6F6F9" w:rsidRDefault="7DF6F6F9" w:rsidP="0D303B4A">
            <w:pPr>
              <w:pStyle w:val="TableParagraph"/>
              <w:spacing w:before="80" w:after="80" w:line="480" w:lineRule="auto"/>
              <w:ind w:left="4122" w:right="4108"/>
              <w:jc w:val="center"/>
              <w:rPr>
                <w:rFonts w:cs="Times New Roman"/>
                <w:sz w:val="28"/>
                <w:szCs w:val="28"/>
              </w:rPr>
            </w:pPr>
            <w:r w:rsidRPr="7DF6F6F9">
              <w:rPr>
                <w:rFonts w:cs="Times New Roman"/>
                <w:sz w:val="28"/>
                <w:szCs w:val="28"/>
              </w:rPr>
              <w:t xml:space="preserve">Class Name: </w:t>
            </w:r>
            <w:r w:rsidR="5A030CE8" w:rsidRPr="7DF6F6F9">
              <w:rPr>
                <w:rFonts w:cs="Times New Roman"/>
                <w:sz w:val="28"/>
                <w:szCs w:val="28"/>
              </w:rPr>
              <w:t>Required Classes</w:t>
            </w:r>
          </w:p>
        </w:tc>
      </w:tr>
      <w:tr w:rsidR="7DF6F6F9" w14:paraId="382F2C90" w14:textId="77777777" w:rsidTr="39A48FA3">
        <w:trPr>
          <w:cnfStyle w:val="000000100000" w:firstRow="0" w:lastRow="0" w:firstColumn="0" w:lastColumn="0" w:oddVBand="0" w:evenVBand="0" w:oddHBand="1" w:evenHBand="0" w:firstRowFirstColumn="0" w:firstRowLastColumn="0" w:lastRowFirstColumn="0" w:lastRowLastColumn="0"/>
          <w:trHeight w:val="1021"/>
        </w:trPr>
        <w:tc>
          <w:tcPr>
            <w:tcW w:w="13608" w:type="dxa"/>
            <w:gridSpan w:val="2"/>
          </w:tcPr>
          <w:p w14:paraId="0F753BDF" w14:textId="43BA7D4D" w:rsidR="7DF6F6F9" w:rsidRDefault="7DF6F6F9" w:rsidP="281E45F0">
            <w:pPr>
              <w:pStyle w:val="TableParagraph"/>
              <w:spacing w:before="239" w:line="259" w:lineRule="auto"/>
              <w:ind w:right="774"/>
              <w:rPr>
                <w:rFonts w:cs="Times New Roman"/>
              </w:rPr>
            </w:pPr>
            <w:r w:rsidRPr="4AAB376F">
              <w:rPr>
                <w:rFonts w:cs="Times New Roman"/>
              </w:rPr>
              <w:t xml:space="preserve">Description: This class </w:t>
            </w:r>
            <w:r w:rsidR="392F1AD7" w:rsidRPr="4AAB376F">
              <w:rPr>
                <w:rFonts w:cs="Times New Roman"/>
              </w:rPr>
              <w:t>contains the required courses for a given degree</w:t>
            </w:r>
            <w:r w:rsidR="7774D9C7" w:rsidRPr="4AAB376F">
              <w:rPr>
                <w:rFonts w:cs="Times New Roman"/>
              </w:rPr>
              <w:t xml:space="preserve">, </w:t>
            </w:r>
            <w:r w:rsidR="36CC7111" w:rsidRPr="4AAB376F">
              <w:rPr>
                <w:rFonts w:cs="Times New Roman"/>
              </w:rPr>
              <w:t xml:space="preserve">the prerequisites for that course and it calls </w:t>
            </w:r>
            <w:r w:rsidR="18A95B91" w:rsidRPr="078FCCC8">
              <w:rPr>
                <w:rFonts w:cs="Times New Roman"/>
              </w:rPr>
              <w:t>use</w:t>
            </w:r>
            <w:r w:rsidR="36CC7111" w:rsidRPr="4AAB376F">
              <w:rPr>
                <w:rFonts w:cs="Times New Roman"/>
              </w:rPr>
              <w:t xml:space="preserve"> registration status to display the classes that are planned, already taken.</w:t>
            </w:r>
          </w:p>
        </w:tc>
      </w:tr>
      <w:tr w:rsidR="7DF6F6F9" w14:paraId="20BFDF0B" w14:textId="77777777" w:rsidTr="39A48FA3">
        <w:trPr>
          <w:cnfStyle w:val="000000010000" w:firstRow="0" w:lastRow="0" w:firstColumn="0" w:lastColumn="0" w:oddVBand="0" w:evenVBand="0" w:oddHBand="0" w:evenHBand="1" w:firstRowFirstColumn="0" w:firstRowLastColumn="0" w:lastRowFirstColumn="0" w:lastRowLastColumn="0"/>
          <w:trHeight w:val="735"/>
        </w:trPr>
        <w:tc>
          <w:tcPr>
            <w:tcW w:w="3226" w:type="dxa"/>
          </w:tcPr>
          <w:p w14:paraId="2E7EDBE9" w14:textId="4D63E5EB" w:rsidR="7DF6F6F9" w:rsidRDefault="7DF6F6F9" w:rsidP="7DF6F6F9">
            <w:pPr>
              <w:pStyle w:val="TableParagraph"/>
              <w:ind w:left="712"/>
              <w:rPr>
                <w:rFonts w:cs="Times New Roman"/>
                <w:b/>
                <w:bCs/>
              </w:rPr>
            </w:pPr>
            <w:r w:rsidRPr="7DF6F6F9">
              <w:rPr>
                <w:rFonts w:cs="Times New Roman"/>
                <w:b/>
                <w:bCs/>
              </w:rPr>
              <w:t>Attributes (Fields)</w:t>
            </w:r>
          </w:p>
        </w:tc>
        <w:tc>
          <w:tcPr>
            <w:tcW w:w="10382" w:type="dxa"/>
          </w:tcPr>
          <w:p w14:paraId="766F1BF2" w14:textId="77777777" w:rsidR="7DF6F6F9" w:rsidRDefault="7DF6F6F9" w:rsidP="7DF6F6F9">
            <w:pPr>
              <w:pStyle w:val="TableParagraph"/>
              <w:ind w:left="3930" w:right="3913"/>
              <w:jc w:val="center"/>
              <w:rPr>
                <w:rFonts w:cs="Times New Roman"/>
                <w:b/>
                <w:bCs/>
              </w:rPr>
            </w:pPr>
            <w:r w:rsidRPr="7DF6F6F9">
              <w:rPr>
                <w:rFonts w:cs="Times New Roman"/>
                <w:b/>
                <w:bCs/>
              </w:rPr>
              <w:t>Attribute Description</w:t>
            </w:r>
          </w:p>
        </w:tc>
      </w:tr>
      <w:tr w:rsidR="7DF6F6F9" w14:paraId="1F14A76A"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796FFCFC" w14:textId="02874FB3" w:rsidR="7DF6F6F9" w:rsidRDefault="6FEAD03B" w:rsidP="7DF6F6F9">
            <w:pPr>
              <w:pStyle w:val="TableParagraph"/>
              <w:spacing w:before="84" w:line="259" w:lineRule="auto"/>
              <w:ind w:left="0"/>
              <w:jc w:val="center"/>
              <w:rPr>
                <w:rFonts w:cs="Times New Roman"/>
              </w:rPr>
            </w:pPr>
            <w:r w:rsidRPr="2E7A0C8E">
              <w:rPr>
                <w:rFonts w:cs="Times New Roman"/>
              </w:rPr>
              <w:t>General Education</w:t>
            </w:r>
          </w:p>
        </w:tc>
        <w:tc>
          <w:tcPr>
            <w:tcW w:w="10382" w:type="dxa"/>
          </w:tcPr>
          <w:p w14:paraId="02EED844" w14:textId="7DC05021" w:rsidR="7DF6F6F9" w:rsidRDefault="04D2540B" w:rsidP="2E7A0C8E">
            <w:pPr>
              <w:pStyle w:val="TableParagraph"/>
              <w:spacing w:before="84" w:line="259" w:lineRule="auto"/>
              <w:ind w:left="196"/>
              <w:rPr>
                <w:rFonts w:cs="Times New Roman"/>
              </w:rPr>
            </w:pPr>
            <w:proofErr w:type="spellStart"/>
            <w:r w:rsidRPr="39A48FA3">
              <w:rPr>
                <w:rFonts w:cs="Times New Roman"/>
              </w:rPr>
              <w:t>GECourses</w:t>
            </w:r>
            <w:proofErr w:type="spellEnd"/>
            <w:r w:rsidRPr="39A48FA3">
              <w:rPr>
                <w:rFonts w:cs="Times New Roman"/>
              </w:rPr>
              <w:t xml:space="preserve"> = </w:t>
            </w:r>
            <w:proofErr w:type="spellStart"/>
            <w:r w:rsidRPr="39A48FA3">
              <w:rPr>
                <w:rFonts w:eastAsia="Times New Roman" w:cs="Times New Roman"/>
              </w:rPr>
              <w:t>RegistrationAPIRequest</w:t>
            </w:r>
            <w:proofErr w:type="spellEnd"/>
          </w:p>
          <w:p w14:paraId="68B6B08D" w14:textId="73B4C8A0" w:rsidR="7DF6F6F9" w:rsidRDefault="3E890FDB" w:rsidP="7DF6F6F9">
            <w:pPr>
              <w:pStyle w:val="TableParagraph"/>
              <w:spacing w:before="84" w:line="259" w:lineRule="auto"/>
              <w:ind w:left="196"/>
              <w:rPr>
                <w:rFonts w:cs="Times New Roman"/>
              </w:rPr>
            </w:pPr>
            <w:r w:rsidRPr="39A48FA3">
              <w:rPr>
                <w:rFonts w:cs="Times New Roman"/>
              </w:rPr>
              <w:t>List of the required General education courses for a Bachelor of Science or Arts</w:t>
            </w:r>
          </w:p>
        </w:tc>
      </w:tr>
      <w:tr w:rsidR="0F7D16F5" w14:paraId="11D1BA11" w14:textId="77777777" w:rsidTr="39A48FA3">
        <w:trPr>
          <w:cnfStyle w:val="000000010000" w:firstRow="0" w:lastRow="0" w:firstColumn="0" w:lastColumn="0" w:oddVBand="0" w:evenVBand="0" w:oddHBand="0" w:evenHBand="1" w:firstRowFirstColumn="0" w:firstRowLastColumn="0" w:lastRowFirstColumn="0" w:lastRowLastColumn="0"/>
          <w:trHeight w:val="733"/>
        </w:trPr>
        <w:tc>
          <w:tcPr>
            <w:tcW w:w="3226" w:type="dxa"/>
          </w:tcPr>
          <w:p w14:paraId="36DE56D7" w14:textId="3F0BDC46" w:rsidR="0F7D16F5" w:rsidRDefault="5395314E" w:rsidP="0F7D16F5">
            <w:pPr>
              <w:pStyle w:val="TableParagraph"/>
              <w:spacing w:line="259" w:lineRule="auto"/>
              <w:jc w:val="center"/>
              <w:rPr>
                <w:rFonts w:cs="Times New Roman"/>
              </w:rPr>
            </w:pPr>
            <w:proofErr w:type="spellStart"/>
            <w:r w:rsidRPr="2E7A0C8E">
              <w:rPr>
                <w:rFonts w:cs="Times New Roman"/>
              </w:rPr>
              <w:t>ListOfClassesByMajor</w:t>
            </w:r>
            <w:proofErr w:type="spellEnd"/>
          </w:p>
        </w:tc>
        <w:tc>
          <w:tcPr>
            <w:tcW w:w="10382" w:type="dxa"/>
          </w:tcPr>
          <w:p w14:paraId="392FE46D" w14:textId="02367481" w:rsidR="0F7D16F5" w:rsidRDefault="5395314E" w:rsidP="2E7A0C8E">
            <w:pPr>
              <w:pStyle w:val="TableParagraph"/>
              <w:spacing w:line="259" w:lineRule="auto"/>
              <w:rPr>
                <w:rFonts w:cs="Times New Roman"/>
              </w:rPr>
            </w:pPr>
            <w:r w:rsidRPr="2E7A0C8E">
              <w:rPr>
                <w:rFonts w:cs="Times New Roman"/>
              </w:rPr>
              <w:t xml:space="preserve"> </w:t>
            </w:r>
            <w:proofErr w:type="spellStart"/>
            <w:r w:rsidRPr="2E7A0C8E">
              <w:rPr>
                <w:rFonts w:cs="Times New Roman"/>
              </w:rPr>
              <w:t>MajorCourse</w:t>
            </w:r>
            <w:proofErr w:type="spellEnd"/>
            <w:r w:rsidRPr="2E7A0C8E">
              <w:rPr>
                <w:rFonts w:cs="Times New Roman"/>
              </w:rPr>
              <w:t xml:space="preserve"> = </w:t>
            </w:r>
            <w:proofErr w:type="spellStart"/>
            <w:r w:rsidRPr="2E7A0C8E">
              <w:rPr>
                <w:rFonts w:cs="Times New Roman"/>
              </w:rPr>
              <w:t>RegistrationAPIRequest</w:t>
            </w:r>
            <w:proofErr w:type="spellEnd"/>
          </w:p>
          <w:p w14:paraId="2468CCD1" w14:textId="415EC7C7" w:rsidR="0F7D16F5" w:rsidRDefault="677B6472" w:rsidP="2E7A0C8E">
            <w:pPr>
              <w:pStyle w:val="TableParagraph"/>
              <w:spacing w:line="259" w:lineRule="auto"/>
              <w:rPr>
                <w:rFonts w:cs="Times New Roman"/>
              </w:rPr>
            </w:pPr>
            <w:r w:rsidRPr="39A48FA3">
              <w:rPr>
                <w:rFonts w:cs="Times New Roman"/>
              </w:rPr>
              <w:t>List of the required courses for the chosen Major</w:t>
            </w:r>
          </w:p>
          <w:p w14:paraId="56199F6B" w14:textId="57ECD3E5" w:rsidR="0F7D16F5" w:rsidRDefault="02726128" w:rsidP="2E7A0C8E">
            <w:pPr>
              <w:pStyle w:val="TableParagraph"/>
              <w:spacing w:line="259" w:lineRule="auto"/>
              <w:rPr>
                <w:rFonts w:eastAsia="Times New Roman" w:cs="Times New Roman"/>
                <w:szCs w:val="24"/>
              </w:rPr>
            </w:pPr>
            <w:r w:rsidRPr="39A48FA3">
              <w:rPr>
                <w:rFonts w:eastAsia="Times New Roman" w:cs="Times New Roman"/>
              </w:rPr>
              <w:lastRenderedPageBreak/>
              <w:t>API request that has all information from Table on the Major Chosen</w:t>
            </w:r>
          </w:p>
          <w:p w14:paraId="61FE5750" w14:textId="650E5794" w:rsidR="0F7D16F5" w:rsidRDefault="0F7D16F5" w:rsidP="0F7D16F5">
            <w:pPr>
              <w:pStyle w:val="TableParagraph"/>
              <w:spacing w:line="259" w:lineRule="auto"/>
              <w:rPr>
                <w:rFonts w:cs="Times New Roman"/>
              </w:rPr>
            </w:pPr>
          </w:p>
        </w:tc>
      </w:tr>
      <w:tr w:rsidR="0F7D16F5" w14:paraId="5E3451FE"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0412816D" w14:textId="6B47A97D" w:rsidR="0F7D16F5" w:rsidRDefault="02C70C0F" w:rsidP="0F7D16F5">
            <w:pPr>
              <w:pStyle w:val="TableParagraph"/>
              <w:spacing w:line="259" w:lineRule="auto"/>
              <w:jc w:val="center"/>
              <w:rPr>
                <w:rFonts w:cs="Times New Roman"/>
              </w:rPr>
            </w:pPr>
            <w:proofErr w:type="spellStart"/>
            <w:r w:rsidRPr="2E7A0C8E">
              <w:rPr>
                <w:rFonts w:cs="Times New Roman"/>
              </w:rPr>
              <w:lastRenderedPageBreak/>
              <w:t>ListOfElectives</w:t>
            </w:r>
            <w:proofErr w:type="spellEnd"/>
          </w:p>
        </w:tc>
        <w:tc>
          <w:tcPr>
            <w:tcW w:w="10382" w:type="dxa"/>
          </w:tcPr>
          <w:p w14:paraId="2566DC47" w14:textId="39DDEABD" w:rsidR="56AC2176" w:rsidRDefault="4F9B0052" w:rsidP="2E7A0C8E">
            <w:pPr>
              <w:pStyle w:val="TableParagraph"/>
              <w:spacing w:line="259" w:lineRule="auto"/>
              <w:rPr>
                <w:rFonts w:cs="Times New Roman"/>
              </w:rPr>
            </w:pPr>
            <w:r w:rsidRPr="39A48FA3">
              <w:rPr>
                <w:rFonts w:cs="Times New Roman"/>
              </w:rPr>
              <w:t xml:space="preserve">Electives = </w:t>
            </w:r>
            <w:proofErr w:type="spellStart"/>
            <w:r w:rsidRPr="39A48FA3">
              <w:rPr>
                <w:rFonts w:eastAsia="Times New Roman" w:cs="Times New Roman"/>
              </w:rPr>
              <w:t>RegistrationAPIRequest</w:t>
            </w:r>
            <w:proofErr w:type="spellEnd"/>
          </w:p>
          <w:p w14:paraId="168FB641" w14:textId="33878984" w:rsidR="0F7D16F5" w:rsidRDefault="02C70C0F" w:rsidP="2E7A0C8E">
            <w:pPr>
              <w:pStyle w:val="TableParagraph"/>
              <w:spacing w:line="259" w:lineRule="auto"/>
              <w:rPr>
                <w:rFonts w:cs="Times New Roman"/>
              </w:rPr>
            </w:pPr>
            <w:r w:rsidRPr="2E7A0C8E">
              <w:rPr>
                <w:rFonts w:cs="Times New Roman"/>
              </w:rPr>
              <w:t xml:space="preserve">List of </w:t>
            </w:r>
            <w:proofErr w:type="spellStart"/>
            <w:r w:rsidRPr="2E7A0C8E">
              <w:rPr>
                <w:rFonts w:cs="Times New Roman"/>
              </w:rPr>
              <w:t>couses</w:t>
            </w:r>
            <w:proofErr w:type="spellEnd"/>
            <w:r w:rsidRPr="2E7A0C8E">
              <w:rPr>
                <w:rFonts w:cs="Times New Roman"/>
              </w:rPr>
              <w:t xml:space="preserve"> that will count as the required electives for a Bachelor of Science </w:t>
            </w:r>
          </w:p>
          <w:p w14:paraId="39AA5F18" w14:textId="1802802F" w:rsidR="0F7D16F5" w:rsidRDefault="0483815A" w:rsidP="2E7A0C8E">
            <w:pPr>
              <w:pStyle w:val="TableParagraph"/>
              <w:spacing w:line="259" w:lineRule="auto"/>
              <w:rPr>
                <w:rFonts w:eastAsia="Times New Roman" w:cs="Times New Roman"/>
                <w:szCs w:val="24"/>
              </w:rPr>
            </w:pPr>
            <w:r w:rsidRPr="39A48FA3">
              <w:rPr>
                <w:rFonts w:eastAsia="Times New Roman" w:cs="Times New Roman"/>
              </w:rPr>
              <w:t>API request that has all information from Table on the List of Electives</w:t>
            </w:r>
          </w:p>
          <w:p w14:paraId="75134FC5" w14:textId="65AC3DFC" w:rsidR="0F7D16F5" w:rsidRDefault="0F7D16F5" w:rsidP="0F7D16F5">
            <w:pPr>
              <w:pStyle w:val="TableParagraph"/>
              <w:spacing w:line="259" w:lineRule="auto"/>
              <w:rPr>
                <w:rFonts w:cs="Times New Roman"/>
              </w:rPr>
            </w:pPr>
          </w:p>
        </w:tc>
      </w:tr>
      <w:tr w:rsidR="2E7A0C8E" w14:paraId="0A2C48E1" w14:textId="77777777" w:rsidTr="39A48FA3">
        <w:trPr>
          <w:cnfStyle w:val="000000010000" w:firstRow="0" w:lastRow="0" w:firstColumn="0" w:lastColumn="0" w:oddVBand="0" w:evenVBand="0" w:oddHBand="0" w:evenHBand="1" w:firstRowFirstColumn="0" w:firstRowLastColumn="0" w:lastRowFirstColumn="0" w:lastRowLastColumn="0"/>
          <w:trHeight w:val="733"/>
        </w:trPr>
        <w:tc>
          <w:tcPr>
            <w:tcW w:w="3226" w:type="dxa"/>
          </w:tcPr>
          <w:p w14:paraId="364912BF" w14:textId="74918B69" w:rsidR="2F5CAE11" w:rsidRDefault="386ED9F8" w:rsidP="2E7A0C8E">
            <w:pPr>
              <w:pStyle w:val="TableParagraph"/>
              <w:spacing w:line="259" w:lineRule="auto"/>
              <w:jc w:val="center"/>
              <w:rPr>
                <w:rFonts w:cs="Times New Roman"/>
              </w:rPr>
            </w:pPr>
            <w:r w:rsidRPr="39A48FA3">
              <w:rPr>
                <w:rFonts w:cs="Times New Roman"/>
              </w:rPr>
              <w:t>Major</w:t>
            </w:r>
            <w:r w:rsidR="1E9A744A" w:rsidRPr="39A48FA3">
              <w:rPr>
                <w:rFonts w:cs="Times New Roman"/>
              </w:rPr>
              <w:t xml:space="preserve"> </w:t>
            </w:r>
          </w:p>
        </w:tc>
        <w:tc>
          <w:tcPr>
            <w:tcW w:w="10382" w:type="dxa"/>
          </w:tcPr>
          <w:p w14:paraId="7E895423" w14:textId="015420F0" w:rsidR="0EBD7BEB" w:rsidRDefault="1E9A744A" w:rsidP="2E7A0C8E">
            <w:pPr>
              <w:pStyle w:val="TableParagraph"/>
              <w:spacing w:line="259" w:lineRule="auto"/>
              <w:rPr>
                <w:rFonts w:cs="Times New Roman"/>
              </w:rPr>
            </w:pPr>
            <w:r w:rsidRPr="39A48FA3">
              <w:rPr>
                <w:rFonts w:cs="Times New Roman"/>
              </w:rPr>
              <w:t>Major =</w:t>
            </w:r>
            <w:r w:rsidRPr="39A48FA3">
              <w:rPr>
                <w:rFonts w:eastAsia="Times New Roman" w:cs="Times New Roman"/>
              </w:rPr>
              <w:t xml:space="preserve"> </w:t>
            </w:r>
            <w:proofErr w:type="spellStart"/>
            <w:r w:rsidRPr="39A48FA3">
              <w:rPr>
                <w:rFonts w:eastAsia="Times New Roman" w:cs="Times New Roman"/>
              </w:rPr>
              <w:t>RegistrationAPIRequest</w:t>
            </w:r>
            <w:proofErr w:type="spellEnd"/>
          </w:p>
          <w:p w14:paraId="59DAFE6D" w14:textId="57ECD3E5" w:rsidR="0EBD7BEB" w:rsidRDefault="1E9A744A" w:rsidP="2E7A0C8E">
            <w:pPr>
              <w:pStyle w:val="TableParagraph"/>
              <w:spacing w:line="259" w:lineRule="auto"/>
              <w:rPr>
                <w:rFonts w:eastAsia="Times New Roman" w:cs="Times New Roman"/>
                <w:szCs w:val="24"/>
              </w:rPr>
            </w:pPr>
            <w:r w:rsidRPr="39A48FA3">
              <w:rPr>
                <w:rFonts w:eastAsia="Times New Roman" w:cs="Times New Roman"/>
              </w:rPr>
              <w:t>API request that has all information from Table on the Major Chosen</w:t>
            </w:r>
          </w:p>
        </w:tc>
      </w:tr>
      <w:tr w:rsidR="2E7A0C8E" w14:paraId="3ED85F76"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1DC66047" w14:textId="05DA2E54" w:rsidR="40DC996D" w:rsidRDefault="13EE60D2" w:rsidP="2E7A0C8E">
            <w:pPr>
              <w:pStyle w:val="TableParagraph"/>
              <w:spacing w:line="259" w:lineRule="auto"/>
              <w:jc w:val="center"/>
              <w:rPr>
                <w:rFonts w:cs="Times New Roman"/>
              </w:rPr>
            </w:pPr>
            <w:proofErr w:type="spellStart"/>
            <w:r w:rsidRPr="39A48FA3">
              <w:rPr>
                <w:rFonts w:cs="Times New Roman"/>
              </w:rPr>
              <w:t>Prerequesites</w:t>
            </w:r>
            <w:proofErr w:type="spellEnd"/>
            <w:r w:rsidRPr="39A48FA3">
              <w:rPr>
                <w:rFonts w:cs="Times New Roman"/>
              </w:rPr>
              <w:t xml:space="preserve"> </w:t>
            </w:r>
          </w:p>
        </w:tc>
        <w:tc>
          <w:tcPr>
            <w:tcW w:w="10382" w:type="dxa"/>
          </w:tcPr>
          <w:p w14:paraId="0126CA51" w14:textId="739FBC3A" w:rsidR="40DC996D" w:rsidRDefault="13EE60D2" w:rsidP="2E7A0C8E">
            <w:pPr>
              <w:pStyle w:val="TableParagraph"/>
              <w:spacing w:line="259" w:lineRule="auto"/>
              <w:rPr>
                <w:rFonts w:cs="Times New Roman"/>
              </w:rPr>
            </w:pPr>
            <w:r w:rsidRPr="39A48FA3">
              <w:rPr>
                <w:rFonts w:cs="Times New Roman"/>
              </w:rPr>
              <w:t xml:space="preserve"> Taken from the Major Object. List of the prerequisites for a given course</w:t>
            </w:r>
          </w:p>
        </w:tc>
      </w:tr>
      <w:tr w:rsidR="2E7A0C8E" w14:paraId="20A576C1" w14:textId="77777777" w:rsidTr="39A48FA3">
        <w:trPr>
          <w:cnfStyle w:val="000000010000" w:firstRow="0" w:lastRow="0" w:firstColumn="0" w:lastColumn="0" w:oddVBand="0" w:evenVBand="0" w:oddHBand="0" w:evenHBand="1" w:firstRowFirstColumn="0" w:firstRowLastColumn="0" w:lastRowFirstColumn="0" w:lastRowLastColumn="0"/>
          <w:trHeight w:val="733"/>
        </w:trPr>
        <w:tc>
          <w:tcPr>
            <w:tcW w:w="3226" w:type="dxa"/>
          </w:tcPr>
          <w:p w14:paraId="29002B64" w14:textId="05FB097D" w:rsidR="40DC996D" w:rsidRDefault="13EE60D2" w:rsidP="2E7A0C8E">
            <w:pPr>
              <w:pStyle w:val="TableParagraph"/>
              <w:spacing w:line="259" w:lineRule="auto"/>
              <w:jc w:val="center"/>
              <w:rPr>
                <w:rFonts w:cs="Times New Roman"/>
              </w:rPr>
            </w:pPr>
            <w:r w:rsidRPr="39A48FA3">
              <w:rPr>
                <w:rFonts w:cs="Times New Roman"/>
              </w:rPr>
              <w:t>Registration Status</w:t>
            </w:r>
          </w:p>
        </w:tc>
        <w:tc>
          <w:tcPr>
            <w:tcW w:w="10382" w:type="dxa"/>
          </w:tcPr>
          <w:p w14:paraId="1F2124A8" w14:textId="49F8EBC7" w:rsidR="40DC996D" w:rsidRDefault="13EE60D2" w:rsidP="2E7A0C8E">
            <w:pPr>
              <w:pStyle w:val="TableParagraph"/>
              <w:spacing w:line="259" w:lineRule="auto"/>
              <w:rPr>
                <w:rFonts w:cs="Times New Roman"/>
              </w:rPr>
            </w:pPr>
            <w:r w:rsidRPr="39A48FA3">
              <w:rPr>
                <w:rFonts w:cs="Times New Roman"/>
              </w:rPr>
              <w:t xml:space="preserve">Status = </w:t>
            </w:r>
            <w:proofErr w:type="spellStart"/>
            <w:r w:rsidRPr="39A48FA3">
              <w:rPr>
                <w:rFonts w:cs="Times New Roman"/>
              </w:rPr>
              <w:t>RegistrationAPIRequest</w:t>
            </w:r>
            <w:proofErr w:type="spellEnd"/>
          </w:p>
          <w:p w14:paraId="3ABC980F" w14:textId="77745614" w:rsidR="40DC996D" w:rsidRDefault="13EE60D2" w:rsidP="2E7A0C8E">
            <w:pPr>
              <w:pStyle w:val="TableParagraph"/>
              <w:spacing w:line="259" w:lineRule="auto"/>
              <w:rPr>
                <w:rFonts w:cs="Times New Roman"/>
              </w:rPr>
            </w:pPr>
            <w:r w:rsidRPr="39A48FA3">
              <w:rPr>
                <w:rFonts w:cs="Times New Roman"/>
              </w:rPr>
              <w:t>API Request to verify the registration status of the student to determine they can register</w:t>
            </w:r>
          </w:p>
        </w:tc>
      </w:tr>
      <w:tr w:rsidR="2E7A0C8E" w14:paraId="3E9CA248"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48D28A2F" w14:textId="62F8DF6A" w:rsidR="2579C702" w:rsidRDefault="50E79538" w:rsidP="2E7A0C8E">
            <w:pPr>
              <w:pStyle w:val="TableParagraph"/>
              <w:spacing w:line="259" w:lineRule="auto"/>
              <w:jc w:val="center"/>
              <w:rPr>
                <w:rFonts w:cs="Times New Roman"/>
                <w:b/>
                <w:bCs/>
              </w:rPr>
            </w:pPr>
            <w:r w:rsidRPr="39A48FA3">
              <w:rPr>
                <w:rFonts w:cs="Times New Roman"/>
                <w:b/>
                <w:bCs/>
              </w:rPr>
              <w:t>Methods (Operations)</w:t>
            </w:r>
          </w:p>
        </w:tc>
        <w:tc>
          <w:tcPr>
            <w:tcW w:w="10382" w:type="dxa"/>
          </w:tcPr>
          <w:p w14:paraId="5A906D15" w14:textId="09D407F3" w:rsidR="2E7A0C8E" w:rsidRDefault="2E7A0C8E" w:rsidP="2E7A0C8E">
            <w:pPr>
              <w:pStyle w:val="TableParagraph"/>
              <w:spacing w:line="259" w:lineRule="auto"/>
              <w:rPr>
                <w:rFonts w:cs="Times New Roman"/>
              </w:rPr>
            </w:pPr>
          </w:p>
        </w:tc>
      </w:tr>
      <w:tr w:rsidR="2E7A0C8E" w14:paraId="2E29CEA9" w14:textId="77777777" w:rsidTr="39A48FA3">
        <w:trPr>
          <w:cnfStyle w:val="000000010000" w:firstRow="0" w:lastRow="0" w:firstColumn="0" w:lastColumn="0" w:oddVBand="0" w:evenVBand="0" w:oddHBand="0" w:evenHBand="1" w:firstRowFirstColumn="0" w:firstRowLastColumn="0" w:lastRowFirstColumn="0" w:lastRowLastColumn="0"/>
          <w:trHeight w:val="733"/>
        </w:trPr>
        <w:tc>
          <w:tcPr>
            <w:tcW w:w="3226" w:type="dxa"/>
          </w:tcPr>
          <w:p w14:paraId="1AD5E35E" w14:textId="64B77AA0" w:rsidR="4F8DF6E0" w:rsidRDefault="16DDC1BB" w:rsidP="2E7A0C8E">
            <w:pPr>
              <w:pStyle w:val="TableParagraph"/>
              <w:spacing w:line="259" w:lineRule="auto"/>
              <w:jc w:val="center"/>
              <w:rPr>
                <w:rFonts w:cs="Times New Roman"/>
              </w:rPr>
            </w:pPr>
            <w:proofErr w:type="spellStart"/>
            <w:r w:rsidRPr="39A48FA3">
              <w:rPr>
                <w:rFonts w:cs="Times New Roman"/>
              </w:rPr>
              <w:t>getMajor</w:t>
            </w:r>
            <w:proofErr w:type="spellEnd"/>
          </w:p>
        </w:tc>
        <w:tc>
          <w:tcPr>
            <w:tcW w:w="10382" w:type="dxa"/>
          </w:tcPr>
          <w:p w14:paraId="3B06D652" w14:textId="1242D46A" w:rsidR="4F8DF6E0" w:rsidRDefault="16DDC1BB" w:rsidP="2E7A0C8E">
            <w:pPr>
              <w:pStyle w:val="TableParagraph"/>
              <w:spacing w:line="259" w:lineRule="auto"/>
              <w:rPr>
                <w:rFonts w:cs="Times New Roman"/>
              </w:rPr>
            </w:pPr>
            <w:r w:rsidRPr="39A48FA3">
              <w:rPr>
                <w:rFonts w:cs="Times New Roman"/>
              </w:rPr>
              <w:t xml:space="preserve">                                                                   String </w:t>
            </w:r>
            <w:proofErr w:type="spellStart"/>
            <w:r w:rsidRPr="39A48FA3">
              <w:rPr>
                <w:rFonts w:cs="Times New Roman"/>
              </w:rPr>
              <w:t>getMajor</w:t>
            </w:r>
            <w:proofErr w:type="spellEnd"/>
          </w:p>
          <w:p w14:paraId="3C81C830" w14:textId="6DA0BBB7" w:rsidR="4F8DF6E0" w:rsidRDefault="16DDC1BB" w:rsidP="2E7A0C8E">
            <w:pPr>
              <w:pStyle w:val="TableParagraph"/>
              <w:spacing w:line="259" w:lineRule="auto"/>
              <w:rPr>
                <w:rFonts w:cs="Times New Roman"/>
              </w:rPr>
            </w:pPr>
            <w:r w:rsidRPr="39A48FA3">
              <w:rPr>
                <w:rFonts w:cs="Times New Roman"/>
              </w:rPr>
              <w:t>Return Major</w:t>
            </w:r>
          </w:p>
        </w:tc>
      </w:tr>
      <w:tr w:rsidR="2E7A0C8E" w14:paraId="65740587"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4F63CBBA" w14:textId="6F33BF9C" w:rsidR="4F8DF6E0" w:rsidRDefault="16DDC1BB" w:rsidP="2E7A0C8E">
            <w:pPr>
              <w:pStyle w:val="TableParagraph"/>
              <w:spacing w:line="259" w:lineRule="auto"/>
              <w:jc w:val="center"/>
              <w:rPr>
                <w:rFonts w:cs="Times New Roman"/>
              </w:rPr>
            </w:pPr>
            <w:proofErr w:type="spellStart"/>
            <w:r w:rsidRPr="39A48FA3">
              <w:rPr>
                <w:rFonts w:cs="Times New Roman"/>
              </w:rPr>
              <w:t>getRegistrationStatus</w:t>
            </w:r>
            <w:proofErr w:type="spellEnd"/>
          </w:p>
        </w:tc>
        <w:tc>
          <w:tcPr>
            <w:tcW w:w="10382" w:type="dxa"/>
          </w:tcPr>
          <w:p w14:paraId="294B9ADB" w14:textId="3E50C698" w:rsidR="4F8DF6E0" w:rsidRDefault="16DDC1BB" w:rsidP="2E7A0C8E">
            <w:pPr>
              <w:pStyle w:val="TableParagraph"/>
              <w:spacing w:line="259" w:lineRule="auto"/>
              <w:ind w:left="0"/>
              <w:jc w:val="center"/>
              <w:rPr>
                <w:rFonts w:cs="Times New Roman"/>
              </w:rPr>
            </w:pPr>
            <w:r w:rsidRPr="39A48FA3">
              <w:rPr>
                <w:rFonts w:cs="Times New Roman"/>
              </w:rPr>
              <w:t xml:space="preserve">Int </w:t>
            </w:r>
            <w:proofErr w:type="spellStart"/>
            <w:r w:rsidRPr="39A48FA3">
              <w:rPr>
                <w:rFonts w:cs="Times New Roman"/>
              </w:rPr>
              <w:t>getRegistrationStatus</w:t>
            </w:r>
            <w:proofErr w:type="spellEnd"/>
          </w:p>
          <w:p w14:paraId="66B705B2" w14:textId="036AC7A8" w:rsidR="4F8DF6E0" w:rsidRDefault="16DDC1BB" w:rsidP="2E7A0C8E">
            <w:pPr>
              <w:pStyle w:val="TableParagraph"/>
              <w:spacing w:line="259" w:lineRule="auto"/>
              <w:rPr>
                <w:rFonts w:cs="Times New Roman"/>
              </w:rPr>
            </w:pPr>
            <w:r w:rsidRPr="39A48FA3">
              <w:rPr>
                <w:rFonts w:cs="Times New Roman"/>
              </w:rPr>
              <w:t xml:space="preserve">Return </w:t>
            </w:r>
            <w:proofErr w:type="spellStart"/>
            <w:r w:rsidRPr="39A48FA3">
              <w:rPr>
                <w:rFonts w:cs="Times New Roman"/>
              </w:rPr>
              <w:t>RegistrationStatus</w:t>
            </w:r>
            <w:proofErr w:type="spellEnd"/>
          </w:p>
        </w:tc>
      </w:tr>
      <w:tr w:rsidR="2E7A0C8E" w14:paraId="136BA9AE" w14:textId="77777777" w:rsidTr="39A48FA3">
        <w:trPr>
          <w:cnfStyle w:val="000000010000" w:firstRow="0" w:lastRow="0" w:firstColumn="0" w:lastColumn="0" w:oddVBand="0" w:evenVBand="0" w:oddHBand="0" w:evenHBand="1" w:firstRowFirstColumn="0" w:firstRowLastColumn="0" w:lastRowFirstColumn="0" w:lastRowLastColumn="0"/>
          <w:trHeight w:val="733"/>
        </w:trPr>
        <w:tc>
          <w:tcPr>
            <w:tcW w:w="3226" w:type="dxa"/>
          </w:tcPr>
          <w:p w14:paraId="19992D3D" w14:textId="20708A9A" w:rsidR="4F8DF6E0" w:rsidRDefault="16DDC1BB" w:rsidP="2E7A0C8E">
            <w:pPr>
              <w:pStyle w:val="TableParagraph"/>
              <w:spacing w:line="259" w:lineRule="auto"/>
              <w:jc w:val="center"/>
              <w:rPr>
                <w:rFonts w:cs="Times New Roman"/>
              </w:rPr>
            </w:pPr>
            <w:proofErr w:type="spellStart"/>
            <w:r w:rsidRPr="39A48FA3">
              <w:rPr>
                <w:rFonts w:cs="Times New Roman"/>
              </w:rPr>
              <w:t>getGeneralEd</w:t>
            </w:r>
            <w:proofErr w:type="spellEnd"/>
          </w:p>
        </w:tc>
        <w:tc>
          <w:tcPr>
            <w:tcW w:w="10382" w:type="dxa"/>
          </w:tcPr>
          <w:p w14:paraId="68E33753" w14:textId="15C61AFD" w:rsidR="4F8DF6E0" w:rsidRDefault="16DDC1BB" w:rsidP="2E7A0C8E">
            <w:pPr>
              <w:pStyle w:val="TableParagraph"/>
              <w:spacing w:line="259" w:lineRule="auto"/>
              <w:jc w:val="center"/>
              <w:rPr>
                <w:rFonts w:cs="Times New Roman"/>
              </w:rPr>
            </w:pPr>
            <w:r w:rsidRPr="39A48FA3">
              <w:rPr>
                <w:rFonts w:cs="Times New Roman"/>
              </w:rPr>
              <w:t xml:space="preserve">String </w:t>
            </w:r>
            <w:proofErr w:type="spellStart"/>
            <w:r w:rsidRPr="39A48FA3">
              <w:rPr>
                <w:rFonts w:cs="Times New Roman"/>
              </w:rPr>
              <w:t>getGeneralEd</w:t>
            </w:r>
            <w:proofErr w:type="spellEnd"/>
          </w:p>
          <w:p w14:paraId="016B41FB" w14:textId="4A588598" w:rsidR="4F8DF6E0" w:rsidRDefault="16DDC1BB" w:rsidP="2E7A0C8E">
            <w:pPr>
              <w:pStyle w:val="TableParagraph"/>
              <w:spacing w:line="259" w:lineRule="auto"/>
              <w:rPr>
                <w:rFonts w:cs="Times New Roman"/>
              </w:rPr>
            </w:pPr>
            <w:r w:rsidRPr="39A48FA3">
              <w:rPr>
                <w:rFonts w:cs="Times New Roman"/>
              </w:rPr>
              <w:t>Return General Ed</w:t>
            </w:r>
          </w:p>
        </w:tc>
      </w:tr>
      <w:tr w:rsidR="2E7A0C8E" w14:paraId="17717661"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4D6E391B" w14:textId="47742885" w:rsidR="4F8DF6E0" w:rsidRDefault="16DDC1BB" w:rsidP="2E7A0C8E">
            <w:pPr>
              <w:pStyle w:val="TableParagraph"/>
              <w:spacing w:line="259" w:lineRule="auto"/>
              <w:jc w:val="center"/>
              <w:rPr>
                <w:rFonts w:cs="Times New Roman"/>
              </w:rPr>
            </w:pPr>
            <w:proofErr w:type="spellStart"/>
            <w:r w:rsidRPr="39A48FA3">
              <w:rPr>
                <w:rFonts w:cs="Times New Roman"/>
              </w:rPr>
              <w:t>getListOfClasses</w:t>
            </w:r>
            <w:proofErr w:type="spellEnd"/>
          </w:p>
        </w:tc>
        <w:tc>
          <w:tcPr>
            <w:tcW w:w="10382" w:type="dxa"/>
          </w:tcPr>
          <w:p w14:paraId="4563C43C" w14:textId="48158B51" w:rsidR="4F8DF6E0" w:rsidRDefault="16DDC1BB" w:rsidP="2E7A0C8E">
            <w:pPr>
              <w:pStyle w:val="TableParagraph"/>
              <w:spacing w:line="259" w:lineRule="auto"/>
              <w:rPr>
                <w:rFonts w:cs="Times New Roman"/>
              </w:rPr>
            </w:pPr>
            <w:r w:rsidRPr="39A48FA3">
              <w:rPr>
                <w:rFonts w:cs="Times New Roman"/>
              </w:rPr>
              <w:t xml:space="preserve">                                                             String </w:t>
            </w:r>
            <w:proofErr w:type="spellStart"/>
            <w:r w:rsidRPr="39A48FA3">
              <w:rPr>
                <w:rFonts w:cs="Times New Roman"/>
              </w:rPr>
              <w:t>getListOfClasses</w:t>
            </w:r>
            <w:proofErr w:type="spellEnd"/>
          </w:p>
          <w:p w14:paraId="2DCC9895" w14:textId="27932D67" w:rsidR="4F8DF6E0" w:rsidRDefault="16DDC1BB" w:rsidP="2E7A0C8E">
            <w:pPr>
              <w:pStyle w:val="TableParagraph"/>
              <w:spacing w:line="259" w:lineRule="auto"/>
              <w:rPr>
                <w:rFonts w:cs="Times New Roman"/>
              </w:rPr>
            </w:pPr>
            <w:r w:rsidRPr="39A48FA3">
              <w:rPr>
                <w:rFonts w:cs="Times New Roman"/>
              </w:rPr>
              <w:t>Return List of Classes</w:t>
            </w:r>
          </w:p>
        </w:tc>
      </w:tr>
      <w:tr w:rsidR="2E7A0C8E" w14:paraId="16812940" w14:textId="77777777" w:rsidTr="39A48FA3">
        <w:trPr>
          <w:cnfStyle w:val="000000010000" w:firstRow="0" w:lastRow="0" w:firstColumn="0" w:lastColumn="0" w:oddVBand="0" w:evenVBand="0" w:oddHBand="0" w:evenHBand="1" w:firstRowFirstColumn="0" w:firstRowLastColumn="0" w:lastRowFirstColumn="0" w:lastRowLastColumn="0"/>
          <w:trHeight w:val="733"/>
        </w:trPr>
        <w:tc>
          <w:tcPr>
            <w:tcW w:w="3226" w:type="dxa"/>
          </w:tcPr>
          <w:p w14:paraId="617D008C" w14:textId="487BCB1C" w:rsidR="4F8DF6E0" w:rsidRDefault="16DDC1BB" w:rsidP="2E7A0C8E">
            <w:pPr>
              <w:pStyle w:val="TableParagraph"/>
              <w:spacing w:line="259" w:lineRule="auto"/>
              <w:jc w:val="center"/>
              <w:rPr>
                <w:rFonts w:cs="Times New Roman"/>
              </w:rPr>
            </w:pPr>
            <w:proofErr w:type="spellStart"/>
            <w:r w:rsidRPr="39A48FA3">
              <w:rPr>
                <w:rFonts w:cs="Times New Roman"/>
              </w:rPr>
              <w:t>getListOfElectives</w:t>
            </w:r>
            <w:proofErr w:type="spellEnd"/>
          </w:p>
        </w:tc>
        <w:tc>
          <w:tcPr>
            <w:tcW w:w="10382" w:type="dxa"/>
          </w:tcPr>
          <w:p w14:paraId="0C1174EE" w14:textId="78D93A6D" w:rsidR="4F8DF6E0" w:rsidRDefault="16DDC1BB" w:rsidP="2E7A0C8E">
            <w:pPr>
              <w:pStyle w:val="TableParagraph"/>
              <w:spacing w:line="259" w:lineRule="auto"/>
              <w:rPr>
                <w:rFonts w:cs="Times New Roman"/>
              </w:rPr>
            </w:pPr>
            <w:r w:rsidRPr="39A48FA3">
              <w:rPr>
                <w:rFonts w:cs="Times New Roman"/>
              </w:rPr>
              <w:t xml:space="preserve">                                                                 String get List of Electives</w:t>
            </w:r>
          </w:p>
          <w:p w14:paraId="7D31B101" w14:textId="26CD5396" w:rsidR="4F8DF6E0" w:rsidRDefault="16DDC1BB" w:rsidP="2E7A0C8E">
            <w:pPr>
              <w:pStyle w:val="TableParagraph"/>
              <w:spacing w:line="259" w:lineRule="auto"/>
              <w:rPr>
                <w:rFonts w:cs="Times New Roman"/>
              </w:rPr>
            </w:pPr>
            <w:r w:rsidRPr="39A48FA3">
              <w:rPr>
                <w:rFonts w:cs="Times New Roman"/>
              </w:rPr>
              <w:lastRenderedPageBreak/>
              <w:t>Return List of Electives</w:t>
            </w:r>
          </w:p>
        </w:tc>
      </w:tr>
      <w:tr w:rsidR="2E7A0C8E" w14:paraId="19473617" w14:textId="77777777" w:rsidTr="39A48FA3">
        <w:trPr>
          <w:cnfStyle w:val="000000100000" w:firstRow="0" w:lastRow="0" w:firstColumn="0" w:lastColumn="0" w:oddVBand="0" w:evenVBand="0" w:oddHBand="1" w:evenHBand="0" w:firstRowFirstColumn="0" w:firstRowLastColumn="0" w:lastRowFirstColumn="0" w:lastRowLastColumn="0"/>
          <w:trHeight w:val="733"/>
        </w:trPr>
        <w:tc>
          <w:tcPr>
            <w:tcW w:w="3226" w:type="dxa"/>
          </w:tcPr>
          <w:p w14:paraId="7C260166" w14:textId="4BF27456" w:rsidR="4F8DF6E0" w:rsidRDefault="16DDC1BB" w:rsidP="2E7A0C8E">
            <w:pPr>
              <w:pStyle w:val="TableParagraph"/>
              <w:spacing w:line="259" w:lineRule="auto"/>
              <w:jc w:val="center"/>
              <w:rPr>
                <w:rFonts w:cs="Times New Roman"/>
              </w:rPr>
            </w:pPr>
            <w:proofErr w:type="spellStart"/>
            <w:r w:rsidRPr="39A48FA3">
              <w:rPr>
                <w:rFonts w:cs="Times New Roman"/>
              </w:rPr>
              <w:lastRenderedPageBreak/>
              <w:t>getPrerequisites</w:t>
            </w:r>
            <w:proofErr w:type="spellEnd"/>
          </w:p>
        </w:tc>
        <w:tc>
          <w:tcPr>
            <w:tcW w:w="10382" w:type="dxa"/>
          </w:tcPr>
          <w:p w14:paraId="18629932" w14:textId="5E010C06" w:rsidR="4F8DF6E0" w:rsidRDefault="16DDC1BB" w:rsidP="2E7A0C8E">
            <w:pPr>
              <w:pStyle w:val="TableParagraph"/>
              <w:spacing w:line="259" w:lineRule="auto"/>
              <w:rPr>
                <w:rFonts w:cs="Times New Roman"/>
              </w:rPr>
            </w:pPr>
            <w:r w:rsidRPr="39A48FA3">
              <w:rPr>
                <w:rFonts w:cs="Times New Roman"/>
              </w:rPr>
              <w:t xml:space="preserve">                                                              String </w:t>
            </w:r>
            <w:proofErr w:type="spellStart"/>
            <w:r w:rsidRPr="39A48FA3">
              <w:rPr>
                <w:rFonts w:cs="Times New Roman"/>
              </w:rPr>
              <w:t>getPrerequisites</w:t>
            </w:r>
            <w:proofErr w:type="spellEnd"/>
          </w:p>
          <w:p w14:paraId="21D5F5AE" w14:textId="185CDD8D" w:rsidR="4F8DF6E0" w:rsidRDefault="16DDC1BB" w:rsidP="2E7A0C8E">
            <w:pPr>
              <w:pStyle w:val="TableParagraph"/>
              <w:spacing w:line="259" w:lineRule="auto"/>
              <w:rPr>
                <w:rFonts w:cs="Times New Roman"/>
              </w:rPr>
            </w:pPr>
            <w:r w:rsidRPr="39A48FA3">
              <w:rPr>
                <w:rFonts w:cs="Times New Roman"/>
              </w:rPr>
              <w:t xml:space="preserve">Return </w:t>
            </w:r>
            <w:proofErr w:type="spellStart"/>
            <w:r w:rsidRPr="39A48FA3">
              <w:rPr>
                <w:rFonts w:cs="Times New Roman"/>
              </w:rPr>
              <w:t>Prerequesites</w:t>
            </w:r>
            <w:proofErr w:type="spellEnd"/>
          </w:p>
        </w:tc>
      </w:tr>
    </w:tbl>
    <w:p w14:paraId="69B75A34" w14:textId="6414FAAD" w:rsidR="7DF6F6F9" w:rsidRDefault="7DF6F6F9" w:rsidP="00CD32DE">
      <w:pPr>
        <w:pStyle w:val="BodyText"/>
      </w:pPr>
    </w:p>
    <w:p w14:paraId="19200075" w14:textId="6414FAAD" w:rsidR="004944B8" w:rsidRDefault="004944B8" w:rsidP="00CD32DE">
      <w:pPr>
        <w:pStyle w:val="BodyText"/>
      </w:pPr>
    </w:p>
    <w:p w14:paraId="4ED2FE0A" w14:textId="6414FAAD" w:rsidR="004944B8" w:rsidRDefault="004944B8" w:rsidP="00CD32DE">
      <w:pPr>
        <w:pStyle w:val="BodyText"/>
      </w:pPr>
    </w:p>
    <w:p w14:paraId="4EB56FFB" w14:textId="04010C6A" w:rsidR="00A15388" w:rsidRPr="00A15388" w:rsidRDefault="31A16495" w:rsidP="004944B8">
      <w:pPr>
        <w:pStyle w:val="Heading3"/>
        <w:numPr>
          <w:ilvl w:val="2"/>
          <w:numId w:val="21"/>
        </w:numPr>
        <w:spacing w:after="240"/>
        <w:ind w:left="1080" w:hanging="49"/>
        <w:rPr>
          <w:b/>
          <w:sz w:val="28"/>
          <w:szCs w:val="28"/>
        </w:rPr>
      </w:pPr>
      <w:bookmarkStart w:id="98" w:name="_Toc46337712"/>
      <w:r w:rsidRPr="7CF3DFBB">
        <w:rPr>
          <w:b/>
          <w:sz w:val="28"/>
          <w:szCs w:val="28"/>
        </w:rPr>
        <w:t>Automatic Registration</w:t>
      </w:r>
      <w:r w:rsidR="00740893">
        <w:rPr>
          <w:b/>
          <w:sz w:val="28"/>
          <w:szCs w:val="28"/>
        </w:rPr>
        <w:t xml:space="preserve"> </w:t>
      </w:r>
      <w:r w:rsidR="00740893" w:rsidRPr="36CEE0B1">
        <w:rPr>
          <w:rFonts w:eastAsia="Times New Roman" w:cs="Times New Roman"/>
          <w:b/>
          <w:szCs w:val="24"/>
        </w:rPr>
        <w:t>(</w:t>
      </w:r>
      <w:r w:rsidR="00740893" w:rsidRPr="525D60C7">
        <w:rPr>
          <w:rFonts w:cs="Times New Roman"/>
          <w:b/>
          <w:szCs w:val="24"/>
        </w:rPr>
        <w:t xml:space="preserve">REQ- </w:t>
      </w:r>
      <w:r w:rsidR="00740893" w:rsidRPr="36CEE0B1">
        <w:rPr>
          <w:rFonts w:eastAsia="Times New Roman" w:cs="Times New Roman"/>
          <w:b/>
          <w:szCs w:val="24"/>
        </w:rPr>
        <w:t>48)</w:t>
      </w:r>
      <w:bookmarkEnd w:id="98"/>
    </w:p>
    <w:tbl>
      <w:tblPr>
        <w:tblStyle w:val="Team3"/>
        <w:tblW w:w="0" w:type="auto"/>
        <w:tblLook w:val="04A0" w:firstRow="1" w:lastRow="0" w:firstColumn="1" w:lastColumn="0" w:noHBand="0" w:noVBand="1"/>
      </w:tblPr>
      <w:tblGrid>
        <w:gridCol w:w="3645"/>
        <w:gridCol w:w="9963"/>
      </w:tblGrid>
      <w:tr w:rsidR="1B319415" w14:paraId="4DFD2DB4" w14:textId="77777777" w:rsidTr="00AD65BE">
        <w:trPr>
          <w:cnfStyle w:val="100000000000" w:firstRow="1" w:lastRow="0" w:firstColumn="0" w:lastColumn="0" w:oddVBand="0" w:evenVBand="0" w:oddHBand="0" w:evenHBand="0" w:firstRowFirstColumn="0" w:firstRowLastColumn="0" w:lastRowFirstColumn="0" w:lastRowLastColumn="0"/>
          <w:trHeight w:val="849"/>
        </w:trPr>
        <w:tc>
          <w:tcPr>
            <w:tcW w:w="13608" w:type="dxa"/>
            <w:gridSpan w:val="2"/>
            <w:vAlign w:val="center"/>
          </w:tcPr>
          <w:p w14:paraId="4F764C22" w14:textId="0D47C7E1" w:rsidR="1B319415" w:rsidRPr="00C91608" w:rsidRDefault="1B319415" w:rsidP="1B319415">
            <w:pPr>
              <w:pStyle w:val="TableParagraph"/>
              <w:ind w:left="4122" w:right="4108"/>
              <w:jc w:val="center"/>
              <w:rPr>
                <w:rFonts w:cs="Times New Roman"/>
                <w:sz w:val="28"/>
                <w:szCs w:val="28"/>
              </w:rPr>
            </w:pPr>
            <w:r w:rsidRPr="1B319415">
              <w:rPr>
                <w:rFonts w:cs="Times New Roman"/>
                <w:sz w:val="28"/>
                <w:szCs w:val="28"/>
              </w:rPr>
              <w:t xml:space="preserve">Class Name: </w:t>
            </w:r>
            <w:proofErr w:type="spellStart"/>
            <w:r w:rsidR="2203348B" w:rsidRPr="1B319415">
              <w:rPr>
                <w:rFonts w:cs="Times New Roman"/>
                <w:sz w:val="28"/>
                <w:szCs w:val="28"/>
              </w:rPr>
              <w:t>AutomaticRegistration</w:t>
            </w:r>
            <w:proofErr w:type="spellEnd"/>
          </w:p>
        </w:tc>
      </w:tr>
      <w:tr w:rsidR="1B319415" w14:paraId="14A640FD" w14:textId="77777777" w:rsidTr="00AD65BE">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13D647DF" w14:textId="4B7F33A7" w:rsidR="1B319415" w:rsidRDefault="1B319415" w:rsidP="1B319415">
            <w:pPr>
              <w:pStyle w:val="TableParagraph"/>
              <w:ind w:right="774"/>
              <w:rPr>
                <w:rFonts w:eastAsia="Times New Roman" w:cs="Times New Roman"/>
              </w:rPr>
            </w:pPr>
            <w:r w:rsidRPr="1B319415">
              <w:rPr>
                <w:rFonts w:eastAsia="Times New Roman" w:cs="Times New Roman"/>
              </w:rPr>
              <w:t>Description:</w:t>
            </w:r>
            <w:r w:rsidR="3F31C206" w:rsidRPr="1B319415">
              <w:rPr>
                <w:rFonts w:eastAsia="Times New Roman" w:cs="Times New Roman"/>
              </w:rPr>
              <w:t xml:space="preserve"> This class describes whether a student has selected automatic registration.</w:t>
            </w:r>
          </w:p>
          <w:p w14:paraId="3EA536EE" w14:textId="6CE2BA98" w:rsidR="1B319415" w:rsidRDefault="1B319415" w:rsidP="1B319415">
            <w:pPr>
              <w:ind w:left="220"/>
              <w:rPr>
                <w:rFonts w:ascii="Times" w:eastAsia="Times" w:hAnsi="Times" w:cs="Times"/>
              </w:rPr>
            </w:pPr>
          </w:p>
        </w:tc>
      </w:tr>
      <w:tr w:rsidR="1B319415" w14:paraId="50252EBC" w14:textId="77777777" w:rsidTr="00AD65BE">
        <w:trPr>
          <w:cnfStyle w:val="000000010000" w:firstRow="0" w:lastRow="0" w:firstColumn="0" w:lastColumn="0" w:oddVBand="0" w:evenVBand="0" w:oddHBand="0" w:evenHBand="1" w:firstRowFirstColumn="0" w:firstRowLastColumn="0" w:lastRowFirstColumn="0" w:lastRowLastColumn="0"/>
        </w:trPr>
        <w:tc>
          <w:tcPr>
            <w:tcW w:w="3645" w:type="dxa"/>
          </w:tcPr>
          <w:p w14:paraId="32E42460" w14:textId="2F131DD1" w:rsidR="1B319415" w:rsidRDefault="1B319415" w:rsidP="1B319415">
            <w:pPr>
              <w:pStyle w:val="TableParagraph"/>
              <w:spacing w:after="240"/>
              <w:ind w:left="0"/>
              <w:jc w:val="center"/>
              <w:rPr>
                <w:rFonts w:eastAsia="Times New Roman" w:cs="Times New Roman"/>
                <w:b/>
                <w:bCs/>
              </w:rPr>
            </w:pPr>
            <w:r w:rsidRPr="1B319415">
              <w:rPr>
                <w:rFonts w:eastAsia="Times New Roman" w:cs="Times New Roman"/>
                <w:b/>
                <w:bCs/>
              </w:rPr>
              <w:t>Attributes (Fields)</w:t>
            </w:r>
          </w:p>
        </w:tc>
        <w:tc>
          <w:tcPr>
            <w:tcW w:w="9963" w:type="dxa"/>
          </w:tcPr>
          <w:p w14:paraId="0D0C103E" w14:textId="14249FA7" w:rsidR="1B319415" w:rsidRDefault="1B319415" w:rsidP="1B319415">
            <w:pPr>
              <w:pStyle w:val="TableParagraph"/>
              <w:spacing w:after="240"/>
              <w:ind w:left="3896" w:right="3913"/>
              <w:jc w:val="center"/>
              <w:rPr>
                <w:rFonts w:eastAsia="Times New Roman" w:cs="Times New Roman"/>
                <w:b/>
                <w:bCs/>
              </w:rPr>
            </w:pPr>
            <w:r w:rsidRPr="1B319415">
              <w:rPr>
                <w:rFonts w:eastAsia="Times New Roman" w:cs="Times New Roman"/>
                <w:b/>
                <w:bCs/>
              </w:rPr>
              <w:t>Attribute Description</w:t>
            </w:r>
          </w:p>
        </w:tc>
      </w:tr>
      <w:tr w:rsidR="1B319415" w14:paraId="3F2B2A01" w14:textId="77777777" w:rsidTr="00AD65BE">
        <w:trPr>
          <w:cnfStyle w:val="000000100000" w:firstRow="0" w:lastRow="0" w:firstColumn="0" w:lastColumn="0" w:oddVBand="0" w:evenVBand="0" w:oddHBand="1" w:evenHBand="0" w:firstRowFirstColumn="0" w:firstRowLastColumn="0" w:lastRowFirstColumn="0" w:lastRowLastColumn="0"/>
        </w:trPr>
        <w:tc>
          <w:tcPr>
            <w:tcW w:w="3645" w:type="dxa"/>
          </w:tcPr>
          <w:p w14:paraId="073A2B7D" w14:textId="7CF0BAFE" w:rsidR="4C6E491E" w:rsidRDefault="6CA7E6F3" w:rsidP="51C0A233">
            <w:pPr>
              <w:pStyle w:val="TableParagraph"/>
              <w:spacing w:after="240" w:line="259" w:lineRule="auto"/>
              <w:ind w:left="0"/>
              <w:jc w:val="center"/>
            </w:pPr>
            <w:proofErr w:type="spellStart"/>
            <w:r w:rsidRPr="51C0A233">
              <w:rPr>
                <w:rFonts w:eastAsia="Times New Roman" w:cs="Times New Roman"/>
              </w:rPr>
              <w:t>autoReg</w:t>
            </w:r>
            <w:proofErr w:type="spellEnd"/>
          </w:p>
        </w:tc>
        <w:tc>
          <w:tcPr>
            <w:tcW w:w="9963" w:type="dxa"/>
          </w:tcPr>
          <w:p w14:paraId="487388D3" w14:textId="5935509F" w:rsidR="4C6E491E" w:rsidRDefault="4C6E491E" w:rsidP="1B319415">
            <w:pPr>
              <w:pStyle w:val="TableParagraph"/>
              <w:spacing w:before="84" w:line="259" w:lineRule="auto"/>
              <w:ind w:left="196"/>
              <w:rPr>
                <w:rFonts w:eastAsia="Times New Roman" w:cs="Times New Roman"/>
              </w:rPr>
            </w:pPr>
            <w:r w:rsidRPr="1B319415">
              <w:rPr>
                <w:rFonts w:eastAsia="Times New Roman" w:cs="Times New Roman"/>
              </w:rPr>
              <w:t xml:space="preserve">Whether automatic registration has been selected. Stored as a </w:t>
            </w:r>
            <w:proofErr w:type="spellStart"/>
            <w:r w:rsidRPr="1B319415">
              <w:rPr>
                <w:rFonts w:eastAsia="Times New Roman" w:cs="Times New Roman"/>
              </w:rPr>
              <w:t>bool</w:t>
            </w:r>
            <w:proofErr w:type="spellEnd"/>
            <w:r w:rsidRPr="1B319415">
              <w:rPr>
                <w:rFonts w:eastAsia="Times New Roman" w:cs="Times New Roman"/>
              </w:rPr>
              <w:t>.</w:t>
            </w:r>
          </w:p>
        </w:tc>
      </w:tr>
      <w:tr w:rsidR="1B319415" w14:paraId="6AC81E0F" w14:textId="77777777" w:rsidTr="00AD65BE">
        <w:trPr>
          <w:cnfStyle w:val="000000010000" w:firstRow="0" w:lastRow="0" w:firstColumn="0" w:lastColumn="0" w:oddVBand="0" w:evenVBand="0" w:oddHBand="0" w:evenHBand="1" w:firstRowFirstColumn="0" w:firstRowLastColumn="0" w:lastRowFirstColumn="0" w:lastRowLastColumn="0"/>
        </w:trPr>
        <w:tc>
          <w:tcPr>
            <w:tcW w:w="13608" w:type="dxa"/>
            <w:gridSpan w:val="2"/>
            <w:vAlign w:val="center"/>
          </w:tcPr>
          <w:p w14:paraId="54C7FFAA" w14:textId="6E658518" w:rsidR="1B319415" w:rsidRDefault="00B21C66" w:rsidP="00D74214">
            <w:pPr>
              <w:spacing w:before="86"/>
              <w:ind w:left="194"/>
              <w:jc w:val="center"/>
              <w:rPr>
                <w:rFonts w:eastAsia="Times New Roman" w:cs="Times New Roman"/>
              </w:rPr>
            </w:pPr>
            <w:r w:rsidRPr="1B319415">
              <w:rPr>
                <w:rFonts w:eastAsia="Times New Roman" w:cs="Times New Roman"/>
                <w:b/>
                <w:bCs/>
              </w:rPr>
              <w:t>Methods (Operations)</w:t>
            </w:r>
          </w:p>
        </w:tc>
      </w:tr>
      <w:tr w:rsidR="1B319415" w14:paraId="541CA58E" w14:textId="77777777" w:rsidTr="00AD65BE">
        <w:trPr>
          <w:cnfStyle w:val="000000100000" w:firstRow="0" w:lastRow="0" w:firstColumn="0" w:lastColumn="0" w:oddVBand="0" w:evenVBand="0" w:oddHBand="1" w:evenHBand="0" w:firstRowFirstColumn="0" w:firstRowLastColumn="0" w:lastRowFirstColumn="0" w:lastRowLastColumn="0"/>
        </w:trPr>
        <w:tc>
          <w:tcPr>
            <w:tcW w:w="3645" w:type="dxa"/>
            <w:vMerge w:val="restart"/>
            <w:vAlign w:val="center"/>
          </w:tcPr>
          <w:p w14:paraId="7AAA4184" w14:textId="402E107D" w:rsidR="1B319415" w:rsidRDefault="40024EC6" w:rsidP="51C0A233">
            <w:pPr>
              <w:pStyle w:val="TableParagraph"/>
              <w:spacing w:line="259" w:lineRule="auto"/>
              <w:ind w:left="0"/>
              <w:jc w:val="center"/>
            </w:pPr>
            <w:r w:rsidRPr="51C0A233">
              <w:rPr>
                <w:rFonts w:eastAsia="Times New Roman" w:cs="Times New Roman"/>
              </w:rPr>
              <w:t>Is automatic registration selected</w:t>
            </w:r>
          </w:p>
        </w:tc>
        <w:tc>
          <w:tcPr>
            <w:tcW w:w="9963" w:type="dxa"/>
          </w:tcPr>
          <w:p w14:paraId="3EEEC420" w14:textId="223DBC5E" w:rsidR="1B319415" w:rsidRDefault="1B319415" w:rsidP="1B319415">
            <w:pPr>
              <w:pStyle w:val="TableParagraph"/>
              <w:spacing w:after="240"/>
              <w:ind w:left="3896" w:right="3913"/>
              <w:jc w:val="center"/>
              <w:rPr>
                <w:rFonts w:eastAsia="Times New Roman" w:cs="Times New Roman"/>
              </w:rPr>
            </w:pPr>
            <w:r w:rsidRPr="1B319415">
              <w:rPr>
                <w:rFonts w:eastAsia="Times New Roman" w:cs="Times New Roman"/>
                <w:b/>
                <w:bCs/>
              </w:rPr>
              <w:t>Method Description</w:t>
            </w:r>
          </w:p>
        </w:tc>
      </w:tr>
      <w:tr w:rsidR="1B319415" w14:paraId="32335DFE" w14:textId="77777777" w:rsidTr="00AD65BE">
        <w:trPr>
          <w:cnfStyle w:val="000000010000" w:firstRow="0" w:lastRow="0" w:firstColumn="0" w:lastColumn="0" w:oddVBand="0" w:evenVBand="0" w:oddHBand="0" w:evenHBand="1" w:firstRowFirstColumn="0" w:firstRowLastColumn="0" w:lastRowFirstColumn="0" w:lastRowLastColumn="0"/>
        </w:trPr>
        <w:tc>
          <w:tcPr>
            <w:tcW w:w="3645" w:type="dxa"/>
            <w:vMerge/>
          </w:tcPr>
          <w:p w14:paraId="01644B3F" w14:textId="77777777" w:rsidR="00E26D6C" w:rsidRDefault="00E26D6C"/>
        </w:tc>
        <w:tc>
          <w:tcPr>
            <w:tcW w:w="9963" w:type="dxa"/>
          </w:tcPr>
          <w:p w14:paraId="1EA83070" w14:textId="6390C06F" w:rsidR="1B319415" w:rsidRDefault="1B319415" w:rsidP="1B319415">
            <w:pPr>
              <w:pStyle w:val="TableParagraph"/>
              <w:rPr>
                <w:rFonts w:eastAsia="Times New Roman" w:cs="Times New Roman"/>
              </w:rPr>
            </w:pPr>
            <w:r w:rsidRPr="1B319415">
              <w:rPr>
                <w:rFonts w:eastAsia="Times New Roman" w:cs="Times New Roman"/>
              </w:rPr>
              <w:t>Parameters: N/A</w:t>
            </w:r>
          </w:p>
          <w:p w14:paraId="5F403E71" w14:textId="5A824DC7" w:rsidR="1B319415" w:rsidRDefault="1B319415" w:rsidP="1B319415">
            <w:pPr>
              <w:pStyle w:val="TableParagraph"/>
              <w:rPr>
                <w:rFonts w:eastAsia="Times New Roman" w:cs="Times New Roman"/>
              </w:rPr>
            </w:pPr>
            <w:r w:rsidRPr="1B319415">
              <w:rPr>
                <w:rFonts w:eastAsia="Times New Roman" w:cs="Times New Roman"/>
              </w:rPr>
              <w:t>Return: N/A</w:t>
            </w:r>
          </w:p>
          <w:p w14:paraId="2DAEA501" w14:textId="4145C871" w:rsidR="1B319415" w:rsidRDefault="1B319415" w:rsidP="1B319415">
            <w:pPr>
              <w:pStyle w:val="TableParagraph"/>
              <w:spacing w:after="240"/>
              <w:rPr>
                <w:rFonts w:eastAsia="Times New Roman" w:cs="Times New Roman"/>
              </w:rPr>
            </w:pPr>
            <w:r w:rsidRPr="1B319415">
              <w:rPr>
                <w:rFonts w:eastAsia="Times New Roman" w:cs="Times New Roman"/>
              </w:rPr>
              <w:t xml:space="preserve">Description: The method will return a Boolean verifying if the user has </w:t>
            </w:r>
            <w:r w:rsidR="0C0C229F" w:rsidRPr="51C0A233">
              <w:rPr>
                <w:rFonts w:eastAsia="Times New Roman" w:cs="Times New Roman"/>
              </w:rPr>
              <w:t>enabled automatic registration</w:t>
            </w:r>
            <w:r w:rsidR="7E7E132C" w:rsidRPr="078FCCC8">
              <w:rPr>
                <w:rFonts w:eastAsia="Times New Roman" w:cs="Times New Roman"/>
              </w:rPr>
              <w:t>.</w:t>
            </w:r>
          </w:p>
        </w:tc>
      </w:tr>
      <w:tr w:rsidR="1B319415" w14:paraId="7AAADBA4" w14:textId="77777777" w:rsidTr="00AD65BE">
        <w:trPr>
          <w:cnfStyle w:val="000000100000" w:firstRow="0" w:lastRow="0" w:firstColumn="0" w:lastColumn="0" w:oddVBand="0" w:evenVBand="0" w:oddHBand="1" w:evenHBand="0" w:firstRowFirstColumn="0" w:firstRowLastColumn="0" w:lastRowFirstColumn="0" w:lastRowLastColumn="0"/>
        </w:trPr>
        <w:tc>
          <w:tcPr>
            <w:tcW w:w="3645" w:type="dxa"/>
            <w:vMerge/>
          </w:tcPr>
          <w:p w14:paraId="1285A922" w14:textId="77777777" w:rsidR="00E26D6C" w:rsidRDefault="00E26D6C"/>
        </w:tc>
        <w:tc>
          <w:tcPr>
            <w:tcW w:w="9963" w:type="dxa"/>
          </w:tcPr>
          <w:p w14:paraId="1A02840E" w14:textId="57500741" w:rsidR="1B319415" w:rsidRDefault="1B319415" w:rsidP="1B319415">
            <w:pPr>
              <w:pStyle w:val="TableParagraph"/>
              <w:spacing w:after="240"/>
              <w:ind w:left="3896" w:right="3913"/>
              <w:jc w:val="center"/>
              <w:rPr>
                <w:rFonts w:eastAsia="Times New Roman" w:cs="Times New Roman"/>
              </w:rPr>
            </w:pPr>
            <w:r w:rsidRPr="1B319415">
              <w:rPr>
                <w:rFonts w:eastAsia="Times New Roman" w:cs="Times New Roman"/>
                <w:b/>
                <w:bCs/>
              </w:rPr>
              <w:t xml:space="preserve">Method </w:t>
            </w:r>
            <w:r w:rsidRPr="6EAD6785">
              <w:rPr>
                <w:rFonts w:eastAsia="Times New Roman" w:cs="Times New Roman"/>
                <w:b/>
                <w:bCs/>
              </w:rPr>
              <w:t>Pseudo</w:t>
            </w:r>
            <w:r w:rsidR="4B5820FD" w:rsidRPr="6EAD6785">
              <w:rPr>
                <w:rFonts w:eastAsia="Times New Roman" w:cs="Times New Roman"/>
                <w:b/>
                <w:bCs/>
              </w:rPr>
              <w:t>c</w:t>
            </w:r>
            <w:r w:rsidRPr="6EAD6785">
              <w:rPr>
                <w:rFonts w:eastAsia="Times New Roman" w:cs="Times New Roman"/>
                <w:b/>
                <w:bCs/>
              </w:rPr>
              <w:t>ode</w:t>
            </w:r>
          </w:p>
        </w:tc>
      </w:tr>
      <w:tr w:rsidR="1B319415" w14:paraId="7BA42A01" w14:textId="77777777" w:rsidTr="00AD65BE">
        <w:trPr>
          <w:cnfStyle w:val="000000010000" w:firstRow="0" w:lastRow="0" w:firstColumn="0" w:lastColumn="0" w:oddVBand="0" w:evenVBand="0" w:oddHBand="0" w:evenHBand="1" w:firstRowFirstColumn="0" w:firstRowLastColumn="0" w:lastRowFirstColumn="0" w:lastRowLastColumn="0"/>
        </w:trPr>
        <w:tc>
          <w:tcPr>
            <w:tcW w:w="3645" w:type="dxa"/>
            <w:vMerge/>
          </w:tcPr>
          <w:p w14:paraId="19C25DC7" w14:textId="77777777" w:rsidR="00E26D6C" w:rsidRDefault="00E26D6C"/>
        </w:tc>
        <w:tc>
          <w:tcPr>
            <w:tcW w:w="9963" w:type="dxa"/>
          </w:tcPr>
          <w:p w14:paraId="2F2A49F9" w14:textId="52E4BEB8" w:rsidR="77D5D6A0" w:rsidRDefault="77D5D6A0" w:rsidP="5291EFEB">
            <w:pPr>
              <w:pStyle w:val="TableParagraph"/>
              <w:rPr>
                <w:rFonts w:eastAsia="Times New Roman" w:cs="Times New Roman"/>
              </w:rPr>
            </w:pPr>
            <w:proofErr w:type="spellStart"/>
            <w:r w:rsidRPr="1B319415">
              <w:rPr>
                <w:rFonts w:eastAsia="Times New Roman" w:cs="Times New Roman"/>
              </w:rPr>
              <w:t>autoRegIsSelected</w:t>
            </w:r>
            <w:proofErr w:type="spellEnd"/>
            <w:r w:rsidRPr="1B319415">
              <w:rPr>
                <w:rFonts w:eastAsia="Times New Roman" w:cs="Times New Roman"/>
              </w:rPr>
              <w:t>()</w:t>
            </w:r>
            <w:r w:rsidR="2AD014CF" w:rsidRPr="66FD9EF4">
              <w:rPr>
                <w:rFonts w:eastAsia="Times New Roman" w:cs="Times New Roman"/>
              </w:rPr>
              <w:t xml:space="preserve"> </w:t>
            </w:r>
            <w:r w:rsidRPr="1B319415">
              <w:rPr>
                <w:rFonts w:eastAsia="Times New Roman" w:cs="Times New Roman"/>
              </w:rPr>
              <w:t>{</w:t>
            </w:r>
          </w:p>
          <w:p w14:paraId="0C5F5085" w14:textId="203E38D5" w:rsidR="77D5D6A0" w:rsidRDefault="77D5D6A0" w:rsidP="5291EFEB">
            <w:pPr>
              <w:pStyle w:val="TableParagraph"/>
              <w:ind w:left="720"/>
              <w:rPr>
                <w:rFonts w:eastAsia="Times New Roman" w:cs="Times New Roman"/>
              </w:rPr>
            </w:pPr>
            <w:r w:rsidRPr="1B319415">
              <w:rPr>
                <w:rFonts w:eastAsia="Times New Roman" w:cs="Times New Roman"/>
              </w:rPr>
              <w:t xml:space="preserve">Check </w:t>
            </w:r>
            <w:r w:rsidR="2BE95E35" w:rsidRPr="66FD9EF4">
              <w:rPr>
                <w:rFonts w:eastAsia="Times New Roman" w:cs="Times New Roman"/>
              </w:rPr>
              <w:t>IF</w:t>
            </w:r>
            <w:r w:rsidRPr="1B319415">
              <w:rPr>
                <w:rFonts w:eastAsia="Times New Roman" w:cs="Times New Roman"/>
              </w:rPr>
              <w:t xml:space="preserve"> automatic registration is </w:t>
            </w:r>
            <w:r w:rsidRPr="51C0A233">
              <w:rPr>
                <w:rFonts w:eastAsia="Times New Roman" w:cs="Times New Roman"/>
              </w:rPr>
              <w:t>selected {</w:t>
            </w:r>
          </w:p>
          <w:p w14:paraId="5D0C286F" w14:textId="60C7FD4B" w:rsidR="77D5D6A0" w:rsidRDefault="6EC07D25" w:rsidP="5291EFEB">
            <w:pPr>
              <w:pStyle w:val="TableParagraph"/>
              <w:ind w:left="1440"/>
              <w:rPr>
                <w:rFonts w:eastAsia="Times New Roman" w:cs="Times New Roman"/>
              </w:rPr>
            </w:pPr>
            <w:r w:rsidRPr="66FD9EF4">
              <w:rPr>
                <w:rFonts w:eastAsia="Times New Roman" w:cs="Times New Roman"/>
              </w:rPr>
              <w:t>I</w:t>
            </w:r>
            <w:r w:rsidR="753109D5" w:rsidRPr="66FD9EF4">
              <w:rPr>
                <w:rFonts w:eastAsia="Times New Roman" w:cs="Times New Roman"/>
              </w:rPr>
              <w:t>F</w:t>
            </w:r>
            <w:r w:rsidR="77D5D6A0" w:rsidRPr="51C0A233">
              <w:rPr>
                <w:rFonts w:eastAsia="Times New Roman" w:cs="Times New Roman"/>
              </w:rPr>
              <w:t xml:space="preserve"> it is then automatically register</w:t>
            </w:r>
          </w:p>
          <w:p w14:paraId="04CE26FE" w14:textId="0E348A51" w:rsidR="77D5D6A0" w:rsidRDefault="6EC07D25" w:rsidP="5291EFEB">
            <w:pPr>
              <w:pStyle w:val="TableParagraph"/>
              <w:ind w:left="720"/>
              <w:rPr>
                <w:rFonts w:eastAsia="Times New Roman" w:cs="Times New Roman"/>
              </w:rPr>
            </w:pPr>
            <w:r w:rsidRPr="66FD9EF4">
              <w:rPr>
                <w:rFonts w:eastAsia="Times New Roman" w:cs="Times New Roman"/>
              </w:rPr>
              <w:t>}</w:t>
            </w:r>
            <w:r w:rsidR="61C92020" w:rsidRPr="66FD9EF4">
              <w:rPr>
                <w:rFonts w:eastAsia="Times New Roman" w:cs="Times New Roman"/>
              </w:rPr>
              <w:t xml:space="preserve"> ELSE </w:t>
            </w:r>
            <w:r w:rsidRPr="66FD9EF4">
              <w:rPr>
                <w:rFonts w:eastAsia="Times New Roman" w:cs="Times New Roman"/>
              </w:rPr>
              <w:t>{</w:t>
            </w:r>
          </w:p>
          <w:p w14:paraId="65F6785E" w14:textId="6C903E58" w:rsidR="77D5D6A0" w:rsidRDefault="77D5D6A0" w:rsidP="5291EFEB">
            <w:pPr>
              <w:pStyle w:val="TableParagraph"/>
              <w:ind w:left="1440"/>
              <w:rPr>
                <w:rFonts w:eastAsia="Times New Roman" w:cs="Times New Roman"/>
              </w:rPr>
            </w:pPr>
            <w:r w:rsidRPr="51C0A233">
              <w:rPr>
                <w:rFonts w:eastAsia="Times New Roman" w:cs="Times New Roman"/>
              </w:rPr>
              <w:t>Do not automatically register</w:t>
            </w:r>
          </w:p>
          <w:p w14:paraId="212E62A8" w14:textId="218D7600" w:rsidR="77D5D6A0" w:rsidRDefault="77D5D6A0" w:rsidP="5291EFEB">
            <w:pPr>
              <w:pStyle w:val="TableParagraph"/>
              <w:ind w:left="720"/>
              <w:rPr>
                <w:rFonts w:eastAsia="Times New Roman" w:cs="Times New Roman"/>
              </w:rPr>
            </w:pPr>
            <w:r w:rsidRPr="51C0A233">
              <w:rPr>
                <w:rFonts w:eastAsia="Times New Roman" w:cs="Times New Roman"/>
              </w:rPr>
              <w:t>}</w:t>
            </w:r>
          </w:p>
          <w:p w14:paraId="44775265" w14:textId="745AFC9B" w:rsidR="77D5D6A0" w:rsidRDefault="77D5D6A0" w:rsidP="5291EFEB">
            <w:pPr>
              <w:pStyle w:val="TableParagraph"/>
              <w:rPr>
                <w:rFonts w:eastAsia="Times New Roman" w:cs="Times New Roman"/>
              </w:rPr>
            </w:pPr>
            <w:r w:rsidRPr="1B319415">
              <w:rPr>
                <w:rFonts w:eastAsia="Times New Roman" w:cs="Times New Roman"/>
              </w:rPr>
              <w:t>}</w:t>
            </w:r>
          </w:p>
        </w:tc>
      </w:tr>
    </w:tbl>
    <w:p w14:paraId="5918F0F7" w14:textId="46AA4B5E" w:rsidR="66FD9EF4" w:rsidRDefault="66FD9EF4"/>
    <w:p w14:paraId="00AB0092" w14:textId="65E2335A" w:rsidR="5DEEFE4D" w:rsidRDefault="5DEEFE4D" w:rsidP="00CD32DE">
      <w:pPr>
        <w:pStyle w:val="BodyText"/>
      </w:pPr>
    </w:p>
    <w:p w14:paraId="2195C621" w14:textId="3B97B94B" w:rsidR="00A15388" w:rsidRDefault="31A16495" w:rsidP="7CF3DFBB">
      <w:pPr>
        <w:pStyle w:val="Heading3"/>
        <w:numPr>
          <w:ilvl w:val="2"/>
          <w:numId w:val="21"/>
        </w:numPr>
        <w:ind w:left="1080" w:hanging="49"/>
        <w:rPr>
          <w:b/>
          <w:sz w:val="28"/>
          <w:szCs w:val="28"/>
        </w:rPr>
      </w:pPr>
      <w:bookmarkStart w:id="99" w:name="_Toc46337713"/>
      <w:r w:rsidRPr="7CF3DFBB">
        <w:rPr>
          <w:b/>
          <w:sz w:val="28"/>
          <w:szCs w:val="28"/>
        </w:rPr>
        <w:t>Filter Data</w:t>
      </w:r>
      <w:r w:rsidR="000956A3">
        <w:rPr>
          <w:b/>
          <w:sz w:val="28"/>
          <w:szCs w:val="28"/>
        </w:rPr>
        <w:t xml:space="preserve"> </w:t>
      </w:r>
      <w:r w:rsidR="000956A3" w:rsidRPr="0BBA519B">
        <w:rPr>
          <w:rFonts w:eastAsia="Times New Roman" w:cs="Times New Roman"/>
          <w:b/>
          <w:szCs w:val="24"/>
        </w:rPr>
        <w:t>(</w:t>
      </w:r>
      <w:r w:rsidR="000956A3" w:rsidRPr="29E8757E">
        <w:rPr>
          <w:rFonts w:cs="Times New Roman"/>
          <w:b/>
          <w:szCs w:val="24"/>
        </w:rPr>
        <w:t xml:space="preserve">REQ- </w:t>
      </w:r>
      <w:r w:rsidR="000956A3" w:rsidRPr="0BBA519B">
        <w:rPr>
          <w:rFonts w:eastAsia="Times New Roman" w:cs="Times New Roman"/>
          <w:b/>
          <w:szCs w:val="24"/>
        </w:rPr>
        <w:t>64)</w:t>
      </w:r>
      <w:bookmarkEnd w:id="99"/>
    </w:p>
    <w:p w14:paraId="6620FD8A" w14:textId="77777777" w:rsidR="00CB2A55" w:rsidRPr="00CB2A55" w:rsidRDefault="00CB2A55" w:rsidP="00CB2A55">
      <w:pPr>
        <w:pStyle w:val="BodyText"/>
      </w:pPr>
    </w:p>
    <w:tbl>
      <w:tblPr>
        <w:tblStyle w:val="Team3"/>
        <w:tblW w:w="0" w:type="auto"/>
        <w:tblLook w:val="04A0" w:firstRow="1" w:lastRow="0" w:firstColumn="1" w:lastColumn="0" w:noHBand="0" w:noVBand="1"/>
      </w:tblPr>
      <w:tblGrid>
        <w:gridCol w:w="3645"/>
        <w:gridCol w:w="9963"/>
      </w:tblGrid>
      <w:tr w:rsidR="5BB142E0" w14:paraId="24504A22" w14:textId="77777777" w:rsidTr="00AD65BE">
        <w:trPr>
          <w:cnfStyle w:val="100000000000" w:firstRow="1" w:lastRow="0" w:firstColumn="0" w:lastColumn="0" w:oddVBand="0" w:evenVBand="0" w:oddHBand="0" w:evenHBand="0" w:firstRowFirstColumn="0" w:firstRowLastColumn="0" w:lastRowFirstColumn="0" w:lastRowLastColumn="0"/>
        </w:trPr>
        <w:tc>
          <w:tcPr>
            <w:tcW w:w="13608" w:type="dxa"/>
            <w:gridSpan w:val="2"/>
          </w:tcPr>
          <w:p w14:paraId="56C3511C" w14:textId="610C7E21" w:rsidR="5BB142E0" w:rsidRDefault="5BB142E0" w:rsidP="46D5CDCC">
            <w:pPr>
              <w:pStyle w:val="TableParagraph"/>
              <w:spacing w:line="259" w:lineRule="auto"/>
              <w:ind w:left="4122" w:right="4108"/>
              <w:jc w:val="center"/>
              <w:rPr>
                <w:rFonts w:cs="Times New Roman"/>
                <w:sz w:val="28"/>
                <w:szCs w:val="28"/>
              </w:rPr>
            </w:pPr>
            <w:r w:rsidRPr="5BB142E0">
              <w:rPr>
                <w:rFonts w:cs="Times New Roman"/>
                <w:sz w:val="28"/>
                <w:szCs w:val="28"/>
              </w:rPr>
              <w:t xml:space="preserve">Class Name: </w:t>
            </w:r>
            <w:proofErr w:type="spellStart"/>
            <w:r w:rsidR="391D3BD9" w:rsidRPr="5BB142E0">
              <w:rPr>
                <w:rFonts w:cs="Times New Roman"/>
                <w:sz w:val="28"/>
                <w:szCs w:val="28"/>
              </w:rPr>
              <w:t>FilterData</w:t>
            </w:r>
            <w:proofErr w:type="spellEnd"/>
          </w:p>
        </w:tc>
      </w:tr>
      <w:tr w:rsidR="5BB142E0" w14:paraId="2235B980" w14:textId="77777777" w:rsidTr="00AD65BE">
        <w:trPr>
          <w:cnfStyle w:val="000000100000" w:firstRow="0" w:lastRow="0" w:firstColumn="0" w:lastColumn="0" w:oddVBand="0" w:evenVBand="0" w:oddHBand="1" w:evenHBand="0" w:firstRowFirstColumn="0" w:firstRowLastColumn="0" w:lastRowFirstColumn="0" w:lastRowLastColumn="0"/>
        </w:trPr>
        <w:tc>
          <w:tcPr>
            <w:tcW w:w="13608" w:type="dxa"/>
            <w:gridSpan w:val="2"/>
          </w:tcPr>
          <w:p w14:paraId="45F452B0" w14:textId="5522A7AC" w:rsidR="5BB142E0" w:rsidRDefault="4C5379B4" w:rsidP="5BB142E0">
            <w:pPr>
              <w:pStyle w:val="TableParagraph"/>
              <w:ind w:right="774"/>
              <w:rPr>
                <w:rFonts w:eastAsia="Times New Roman" w:cs="Times New Roman"/>
              </w:rPr>
            </w:pPr>
            <w:r w:rsidRPr="29346B37">
              <w:rPr>
                <w:rFonts w:eastAsia="Times New Roman" w:cs="Times New Roman"/>
              </w:rPr>
              <w:t xml:space="preserve">Description: This class </w:t>
            </w:r>
            <w:r w:rsidR="6C306CE7" w:rsidRPr="29346B37">
              <w:rPr>
                <w:rFonts w:eastAsia="Times New Roman" w:cs="Times New Roman"/>
              </w:rPr>
              <w:t>enables courses to be searched for that matches set criteria.</w:t>
            </w:r>
          </w:p>
          <w:p w14:paraId="6D46D988" w14:textId="6CE2BA98" w:rsidR="5BB142E0" w:rsidRDefault="5BB142E0" w:rsidP="5BB142E0">
            <w:pPr>
              <w:ind w:left="220"/>
              <w:rPr>
                <w:rFonts w:ascii="Times" w:eastAsia="Times" w:hAnsi="Times" w:cs="Times"/>
              </w:rPr>
            </w:pPr>
          </w:p>
        </w:tc>
      </w:tr>
      <w:tr w:rsidR="5BB142E0" w14:paraId="0AAB5FD1" w14:textId="77777777" w:rsidTr="00AD65BE">
        <w:trPr>
          <w:cnfStyle w:val="000000010000" w:firstRow="0" w:lastRow="0" w:firstColumn="0" w:lastColumn="0" w:oddVBand="0" w:evenVBand="0" w:oddHBand="0" w:evenHBand="1" w:firstRowFirstColumn="0" w:firstRowLastColumn="0" w:lastRowFirstColumn="0" w:lastRowLastColumn="0"/>
        </w:trPr>
        <w:tc>
          <w:tcPr>
            <w:tcW w:w="3645" w:type="dxa"/>
          </w:tcPr>
          <w:p w14:paraId="1F642299" w14:textId="2F131DD1" w:rsidR="5BB142E0" w:rsidRDefault="5BB142E0" w:rsidP="5BB142E0">
            <w:pPr>
              <w:pStyle w:val="TableParagraph"/>
              <w:spacing w:after="240"/>
              <w:ind w:left="0"/>
              <w:jc w:val="center"/>
              <w:rPr>
                <w:rFonts w:eastAsia="Times New Roman" w:cs="Times New Roman"/>
                <w:b/>
                <w:bCs/>
              </w:rPr>
            </w:pPr>
            <w:r w:rsidRPr="5BB142E0">
              <w:rPr>
                <w:rFonts w:eastAsia="Times New Roman" w:cs="Times New Roman"/>
                <w:b/>
                <w:bCs/>
              </w:rPr>
              <w:t>Attributes (Fields)</w:t>
            </w:r>
          </w:p>
        </w:tc>
        <w:tc>
          <w:tcPr>
            <w:tcW w:w="9963" w:type="dxa"/>
          </w:tcPr>
          <w:p w14:paraId="7EB7A0A9" w14:textId="14249FA7" w:rsidR="5BB142E0" w:rsidRDefault="5BB142E0" w:rsidP="5BB142E0">
            <w:pPr>
              <w:pStyle w:val="TableParagraph"/>
              <w:spacing w:after="240"/>
              <w:ind w:left="3896" w:right="3913"/>
              <w:jc w:val="center"/>
              <w:rPr>
                <w:rFonts w:eastAsia="Times New Roman" w:cs="Times New Roman"/>
                <w:b/>
                <w:bCs/>
              </w:rPr>
            </w:pPr>
            <w:r w:rsidRPr="5BB142E0">
              <w:rPr>
                <w:rFonts w:eastAsia="Times New Roman" w:cs="Times New Roman"/>
                <w:b/>
                <w:bCs/>
              </w:rPr>
              <w:t>Attribute Description</w:t>
            </w:r>
          </w:p>
        </w:tc>
      </w:tr>
      <w:tr w:rsidR="5BB142E0" w14:paraId="6FCF69E5" w14:textId="77777777" w:rsidTr="00AD65BE">
        <w:trPr>
          <w:cnfStyle w:val="000000100000" w:firstRow="0" w:lastRow="0" w:firstColumn="0" w:lastColumn="0" w:oddVBand="0" w:evenVBand="0" w:oddHBand="1" w:evenHBand="0" w:firstRowFirstColumn="0" w:firstRowLastColumn="0" w:lastRowFirstColumn="0" w:lastRowLastColumn="0"/>
        </w:trPr>
        <w:tc>
          <w:tcPr>
            <w:tcW w:w="3645" w:type="dxa"/>
          </w:tcPr>
          <w:p w14:paraId="67ADAFDF" w14:textId="235666C3" w:rsidR="5BB142E0" w:rsidRDefault="150333EA" w:rsidP="5BB142E0">
            <w:pPr>
              <w:pStyle w:val="TableParagraph"/>
              <w:spacing w:after="240" w:line="259" w:lineRule="auto"/>
              <w:ind w:left="0"/>
              <w:jc w:val="center"/>
              <w:rPr>
                <w:rFonts w:eastAsia="Times New Roman" w:cs="Times New Roman"/>
              </w:rPr>
            </w:pPr>
            <w:proofErr w:type="spellStart"/>
            <w:r w:rsidRPr="29346B37">
              <w:rPr>
                <w:rFonts w:eastAsia="Times New Roman" w:cs="Times New Roman"/>
              </w:rPr>
              <w:t>regExp</w:t>
            </w:r>
            <w:proofErr w:type="spellEnd"/>
          </w:p>
        </w:tc>
        <w:tc>
          <w:tcPr>
            <w:tcW w:w="9963" w:type="dxa"/>
          </w:tcPr>
          <w:p w14:paraId="5AB5D922" w14:textId="50D64C7B" w:rsidR="5BB142E0" w:rsidRDefault="4C1DF749" w:rsidP="5BB142E0">
            <w:pPr>
              <w:pStyle w:val="TableParagraph"/>
              <w:spacing w:before="84" w:line="259" w:lineRule="auto"/>
              <w:ind w:left="196"/>
              <w:rPr>
                <w:rFonts w:eastAsia="Times New Roman" w:cs="Times New Roman"/>
              </w:rPr>
            </w:pPr>
            <w:r w:rsidRPr="29346B37">
              <w:rPr>
                <w:rFonts w:eastAsia="Times New Roman" w:cs="Times New Roman"/>
              </w:rPr>
              <w:t>Word, phrase, or expression used to search for specific courses.</w:t>
            </w:r>
          </w:p>
        </w:tc>
      </w:tr>
      <w:tr w:rsidR="5BB142E0" w14:paraId="3D087071" w14:textId="77777777" w:rsidTr="00AD65BE">
        <w:trPr>
          <w:cnfStyle w:val="000000010000" w:firstRow="0" w:lastRow="0" w:firstColumn="0" w:lastColumn="0" w:oddVBand="0" w:evenVBand="0" w:oddHBand="0" w:evenHBand="1" w:firstRowFirstColumn="0" w:firstRowLastColumn="0" w:lastRowFirstColumn="0" w:lastRowLastColumn="0"/>
        </w:trPr>
        <w:tc>
          <w:tcPr>
            <w:tcW w:w="3645" w:type="dxa"/>
          </w:tcPr>
          <w:p w14:paraId="12AEC127" w14:textId="5B420B28" w:rsidR="5BB142E0" w:rsidRDefault="5BB142E0" w:rsidP="5BB142E0">
            <w:pPr>
              <w:pStyle w:val="TableParagraph"/>
              <w:ind w:left="0"/>
              <w:jc w:val="center"/>
              <w:rPr>
                <w:rFonts w:eastAsia="Times New Roman" w:cs="Times New Roman"/>
                <w:b/>
                <w:bCs/>
              </w:rPr>
            </w:pPr>
          </w:p>
        </w:tc>
        <w:tc>
          <w:tcPr>
            <w:tcW w:w="9963" w:type="dxa"/>
          </w:tcPr>
          <w:p w14:paraId="495511F5" w14:textId="13A50C7B" w:rsidR="5BB142E0" w:rsidRDefault="5BB142E0" w:rsidP="5BB142E0">
            <w:pPr>
              <w:spacing w:before="87"/>
              <w:ind w:left="196"/>
              <w:rPr>
                <w:rFonts w:eastAsia="Times New Roman" w:cs="Times New Roman"/>
              </w:rPr>
            </w:pPr>
          </w:p>
        </w:tc>
      </w:tr>
      <w:tr w:rsidR="5BB142E0" w14:paraId="23D679F2" w14:textId="77777777" w:rsidTr="00AD65BE">
        <w:trPr>
          <w:cnfStyle w:val="000000100000" w:firstRow="0" w:lastRow="0" w:firstColumn="0" w:lastColumn="0" w:oddVBand="0" w:evenVBand="0" w:oddHBand="1" w:evenHBand="0" w:firstRowFirstColumn="0" w:firstRowLastColumn="0" w:lastRowFirstColumn="0" w:lastRowLastColumn="0"/>
        </w:trPr>
        <w:tc>
          <w:tcPr>
            <w:tcW w:w="3645" w:type="dxa"/>
          </w:tcPr>
          <w:p w14:paraId="72E4352B" w14:textId="2D346335" w:rsidR="5BB142E0" w:rsidRDefault="5BB142E0" w:rsidP="5BB142E0">
            <w:pPr>
              <w:pStyle w:val="TableParagraph"/>
              <w:spacing w:after="240"/>
              <w:ind w:left="0"/>
              <w:jc w:val="center"/>
              <w:rPr>
                <w:rFonts w:eastAsia="Times New Roman" w:cs="Times New Roman"/>
                <w:b/>
                <w:bCs/>
              </w:rPr>
            </w:pPr>
            <w:r w:rsidRPr="5BB142E0">
              <w:rPr>
                <w:rFonts w:eastAsia="Times New Roman" w:cs="Times New Roman"/>
                <w:b/>
                <w:bCs/>
              </w:rPr>
              <w:t>Methods (Operations)</w:t>
            </w:r>
          </w:p>
        </w:tc>
        <w:tc>
          <w:tcPr>
            <w:tcW w:w="9963" w:type="dxa"/>
          </w:tcPr>
          <w:p w14:paraId="19D0682A" w14:textId="2A23D0BA" w:rsidR="5BB142E0" w:rsidRDefault="5BB142E0" w:rsidP="5BB142E0">
            <w:pPr>
              <w:spacing w:before="86"/>
              <w:ind w:left="194"/>
              <w:rPr>
                <w:rFonts w:eastAsia="Times New Roman" w:cs="Times New Roman"/>
              </w:rPr>
            </w:pPr>
          </w:p>
        </w:tc>
      </w:tr>
      <w:tr w:rsidR="5BB142E0" w14:paraId="74EBD532" w14:textId="77777777" w:rsidTr="00AD65BE">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0C9C62FD" w14:textId="3D683E07" w:rsidR="5BB142E0" w:rsidRDefault="5BB142E0" w:rsidP="5BB142E0">
            <w:pPr>
              <w:pStyle w:val="TableParagraph"/>
              <w:spacing w:line="259" w:lineRule="auto"/>
              <w:ind w:left="0"/>
              <w:jc w:val="center"/>
            </w:pPr>
          </w:p>
        </w:tc>
        <w:tc>
          <w:tcPr>
            <w:tcW w:w="9963" w:type="dxa"/>
          </w:tcPr>
          <w:p w14:paraId="4B42DEFE" w14:textId="223DBC5E" w:rsidR="5BB142E0" w:rsidRDefault="5BB142E0" w:rsidP="5BB142E0">
            <w:pPr>
              <w:pStyle w:val="TableParagraph"/>
              <w:spacing w:after="240"/>
              <w:ind w:left="3896" w:right="3913"/>
              <w:jc w:val="center"/>
              <w:rPr>
                <w:rFonts w:eastAsia="Times New Roman" w:cs="Times New Roman"/>
              </w:rPr>
            </w:pPr>
            <w:r w:rsidRPr="5BB142E0">
              <w:rPr>
                <w:rFonts w:eastAsia="Times New Roman" w:cs="Times New Roman"/>
                <w:b/>
                <w:bCs/>
              </w:rPr>
              <w:t>Method Description</w:t>
            </w:r>
          </w:p>
        </w:tc>
      </w:tr>
      <w:tr w:rsidR="5BB142E0" w14:paraId="4B3DAA86" w14:textId="77777777" w:rsidTr="00AD65BE">
        <w:trPr>
          <w:cnfStyle w:val="000000100000" w:firstRow="0" w:lastRow="0" w:firstColumn="0" w:lastColumn="0" w:oddVBand="0" w:evenVBand="0" w:oddHBand="1" w:evenHBand="0" w:firstRowFirstColumn="0" w:firstRowLastColumn="0" w:lastRowFirstColumn="0" w:lastRowLastColumn="0"/>
        </w:trPr>
        <w:tc>
          <w:tcPr>
            <w:tcW w:w="3645" w:type="dxa"/>
            <w:vMerge/>
          </w:tcPr>
          <w:p w14:paraId="6EC38121" w14:textId="77777777" w:rsidR="00F672D8" w:rsidRDefault="00F672D8"/>
        </w:tc>
        <w:tc>
          <w:tcPr>
            <w:tcW w:w="9963" w:type="dxa"/>
          </w:tcPr>
          <w:p w14:paraId="0B560F54" w14:textId="58ADFBF7" w:rsidR="5BB142E0" w:rsidRDefault="5BB142E0" w:rsidP="5BB142E0">
            <w:pPr>
              <w:pStyle w:val="TableParagraph"/>
              <w:rPr>
                <w:rFonts w:eastAsia="Times New Roman" w:cs="Times New Roman"/>
              </w:rPr>
            </w:pPr>
            <w:r w:rsidRPr="5BB142E0">
              <w:rPr>
                <w:rFonts w:eastAsia="Times New Roman" w:cs="Times New Roman"/>
              </w:rPr>
              <w:t xml:space="preserve">Parameters: </w:t>
            </w:r>
            <w:r w:rsidR="7EF67472" w:rsidRPr="6F1ED2DC">
              <w:rPr>
                <w:rFonts w:eastAsia="Times New Roman" w:cs="Times New Roman"/>
              </w:rPr>
              <w:t xml:space="preserve">String </w:t>
            </w:r>
            <w:proofErr w:type="spellStart"/>
            <w:r w:rsidR="7EF67472" w:rsidRPr="6F1ED2DC">
              <w:rPr>
                <w:rFonts w:eastAsia="Times New Roman" w:cs="Times New Roman"/>
              </w:rPr>
              <w:t>searchText</w:t>
            </w:r>
            <w:proofErr w:type="spellEnd"/>
          </w:p>
          <w:p w14:paraId="212ED2AC" w14:textId="1E4EE637" w:rsidR="5BB142E0" w:rsidRDefault="5BB142E0" w:rsidP="5BB142E0">
            <w:pPr>
              <w:pStyle w:val="TableParagraph"/>
              <w:rPr>
                <w:rFonts w:eastAsia="Times New Roman" w:cs="Times New Roman"/>
              </w:rPr>
            </w:pPr>
            <w:r w:rsidRPr="5BB142E0">
              <w:rPr>
                <w:rFonts w:eastAsia="Times New Roman" w:cs="Times New Roman"/>
              </w:rPr>
              <w:t xml:space="preserve">Return: </w:t>
            </w:r>
            <w:r w:rsidR="31292D10" w:rsidRPr="6F1ED2DC">
              <w:rPr>
                <w:rFonts w:eastAsia="Times New Roman" w:cs="Times New Roman"/>
              </w:rPr>
              <w:t>Results</w:t>
            </w:r>
          </w:p>
          <w:p w14:paraId="0B15E56B" w14:textId="6B990203" w:rsidR="5BB142E0" w:rsidRDefault="5BB142E0" w:rsidP="5BB142E0">
            <w:pPr>
              <w:pStyle w:val="TableParagraph"/>
              <w:spacing w:after="240"/>
              <w:rPr>
                <w:rFonts w:eastAsia="Times New Roman" w:cs="Times New Roman"/>
              </w:rPr>
            </w:pPr>
            <w:r w:rsidRPr="7F1421C5">
              <w:rPr>
                <w:rFonts w:eastAsia="Times New Roman" w:cs="Times New Roman"/>
              </w:rPr>
              <w:t xml:space="preserve">Description: </w:t>
            </w:r>
            <w:r w:rsidR="0FBF1CEC" w:rsidRPr="7F1421C5">
              <w:rPr>
                <w:rFonts w:eastAsia="Times New Roman" w:cs="Times New Roman"/>
              </w:rPr>
              <w:t xml:space="preserve">Allows user to filter search results based on department, </w:t>
            </w:r>
            <w:r w:rsidR="0FBF1CEC" w:rsidRPr="0461E63A">
              <w:rPr>
                <w:rFonts w:eastAsia="Times New Roman" w:cs="Times New Roman"/>
              </w:rPr>
              <w:t>credit number, class type, and availability</w:t>
            </w:r>
            <w:r w:rsidR="31FB3D81" w:rsidRPr="078FCCC8">
              <w:rPr>
                <w:rFonts w:eastAsia="Times New Roman" w:cs="Times New Roman"/>
              </w:rPr>
              <w:t>.</w:t>
            </w:r>
          </w:p>
        </w:tc>
      </w:tr>
      <w:tr w:rsidR="5BB142E0" w14:paraId="2C68B32E" w14:textId="77777777" w:rsidTr="00AD65BE">
        <w:trPr>
          <w:cnfStyle w:val="000000010000" w:firstRow="0" w:lastRow="0" w:firstColumn="0" w:lastColumn="0" w:oddVBand="0" w:evenVBand="0" w:oddHBand="0" w:evenHBand="1" w:firstRowFirstColumn="0" w:firstRowLastColumn="0" w:lastRowFirstColumn="0" w:lastRowLastColumn="0"/>
        </w:trPr>
        <w:tc>
          <w:tcPr>
            <w:tcW w:w="3645" w:type="dxa"/>
            <w:vMerge/>
          </w:tcPr>
          <w:p w14:paraId="3B22759B" w14:textId="77777777" w:rsidR="00F672D8" w:rsidRDefault="00F672D8"/>
        </w:tc>
        <w:tc>
          <w:tcPr>
            <w:tcW w:w="9963" w:type="dxa"/>
          </w:tcPr>
          <w:p w14:paraId="003EB252" w14:textId="310F0AD2" w:rsidR="5BB142E0" w:rsidRDefault="5BB142E0" w:rsidP="5BB142E0">
            <w:pPr>
              <w:pStyle w:val="TableParagraph"/>
              <w:spacing w:after="240"/>
              <w:ind w:left="3896" w:right="3913"/>
              <w:jc w:val="center"/>
              <w:rPr>
                <w:rFonts w:eastAsia="Times New Roman" w:cs="Times New Roman"/>
              </w:rPr>
            </w:pPr>
            <w:r w:rsidRPr="5BB142E0">
              <w:rPr>
                <w:rFonts w:eastAsia="Times New Roman" w:cs="Times New Roman"/>
                <w:b/>
                <w:bCs/>
              </w:rPr>
              <w:t xml:space="preserve">Method </w:t>
            </w:r>
            <w:r w:rsidRPr="6EAD6785">
              <w:rPr>
                <w:rFonts w:eastAsia="Times New Roman" w:cs="Times New Roman"/>
                <w:b/>
                <w:bCs/>
              </w:rPr>
              <w:t>Pseudo</w:t>
            </w:r>
            <w:r w:rsidR="04F05682" w:rsidRPr="6EAD6785">
              <w:rPr>
                <w:rFonts w:eastAsia="Times New Roman" w:cs="Times New Roman"/>
                <w:b/>
                <w:bCs/>
              </w:rPr>
              <w:t>c</w:t>
            </w:r>
            <w:r w:rsidRPr="6EAD6785">
              <w:rPr>
                <w:rFonts w:eastAsia="Times New Roman" w:cs="Times New Roman"/>
                <w:b/>
                <w:bCs/>
              </w:rPr>
              <w:t>ode</w:t>
            </w:r>
          </w:p>
        </w:tc>
      </w:tr>
      <w:tr w:rsidR="5BB142E0" w14:paraId="750B3409" w14:textId="77777777" w:rsidTr="00AD65BE">
        <w:trPr>
          <w:cnfStyle w:val="000000100000" w:firstRow="0" w:lastRow="0" w:firstColumn="0" w:lastColumn="0" w:oddVBand="0" w:evenVBand="0" w:oddHBand="1" w:evenHBand="0" w:firstRowFirstColumn="0" w:firstRowLastColumn="0" w:lastRowFirstColumn="0" w:lastRowLastColumn="0"/>
        </w:trPr>
        <w:tc>
          <w:tcPr>
            <w:tcW w:w="3645" w:type="dxa"/>
          </w:tcPr>
          <w:p w14:paraId="1EAD31DB" w14:textId="7DE51DA7" w:rsidR="5BB142E0" w:rsidRDefault="5C7931BB" w:rsidP="5BB142E0">
            <w:pPr>
              <w:pStyle w:val="TableParagraph"/>
              <w:ind w:left="0"/>
              <w:jc w:val="center"/>
              <w:rPr>
                <w:rFonts w:eastAsia="Times New Roman" w:cs="Times New Roman"/>
              </w:rPr>
            </w:pPr>
            <w:proofErr w:type="spellStart"/>
            <w:r w:rsidRPr="62B25852">
              <w:rPr>
                <w:rFonts w:eastAsia="Times New Roman" w:cs="Times New Roman"/>
              </w:rPr>
              <w:t>FilterCourseData</w:t>
            </w:r>
            <w:proofErr w:type="spellEnd"/>
            <w:r w:rsidRPr="62B25852">
              <w:rPr>
                <w:rFonts w:eastAsia="Times New Roman" w:cs="Times New Roman"/>
              </w:rPr>
              <w:t>()</w:t>
            </w:r>
          </w:p>
        </w:tc>
        <w:tc>
          <w:tcPr>
            <w:tcW w:w="9963" w:type="dxa"/>
          </w:tcPr>
          <w:p w14:paraId="6D47F353" w14:textId="71B276C7" w:rsidR="001F7477" w:rsidRPr="001F7477" w:rsidRDefault="638798A6" w:rsidP="7A884E84">
            <w:pPr>
              <w:pStyle w:val="TableParagraph"/>
              <w:spacing w:before="0"/>
              <w:rPr>
                <w:rFonts w:eastAsia="Times New Roman" w:cs="Times New Roman"/>
              </w:rPr>
            </w:pPr>
            <w:r w:rsidRPr="66FD9EF4">
              <w:rPr>
                <w:rFonts w:eastAsia="Times New Roman" w:cs="Times New Roman"/>
              </w:rPr>
              <w:t>I</w:t>
            </w:r>
            <w:r w:rsidR="56947738" w:rsidRPr="66FD9EF4">
              <w:rPr>
                <w:rFonts w:eastAsia="Times New Roman" w:cs="Times New Roman"/>
              </w:rPr>
              <w:t>F</w:t>
            </w:r>
            <w:r w:rsidR="67446094" w:rsidRPr="41297C08">
              <w:rPr>
                <w:rFonts w:eastAsia="Times New Roman" w:cs="Times New Roman"/>
              </w:rPr>
              <w:t xml:space="preserve"> </w:t>
            </w:r>
            <w:proofErr w:type="spellStart"/>
            <w:r w:rsidR="67446094" w:rsidRPr="41297C08">
              <w:rPr>
                <w:rFonts w:eastAsia="Times New Roman" w:cs="Times New Roman"/>
              </w:rPr>
              <w:t>isLoggedIn</w:t>
            </w:r>
            <w:proofErr w:type="spellEnd"/>
            <w:r w:rsidR="67446094" w:rsidRPr="41297C08">
              <w:rPr>
                <w:rFonts w:eastAsia="Times New Roman" w:cs="Times New Roman"/>
              </w:rPr>
              <w:t xml:space="preserve"> {</w:t>
            </w:r>
          </w:p>
          <w:p w14:paraId="1DB87B62" w14:textId="129701D3" w:rsidR="67446094" w:rsidRDefault="67446094" w:rsidP="7A884E84">
            <w:pPr>
              <w:pStyle w:val="TableParagraph"/>
              <w:spacing w:before="0"/>
              <w:ind w:left="720"/>
              <w:rPr>
                <w:rFonts w:eastAsia="Times New Roman" w:cs="Times New Roman"/>
              </w:rPr>
            </w:pPr>
            <w:r w:rsidRPr="5635C36D">
              <w:rPr>
                <w:rFonts w:eastAsia="Times New Roman" w:cs="Times New Roman"/>
              </w:rPr>
              <w:t>Course course[];</w:t>
            </w:r>
          </w:p>
          <w:p w14:paraId="61C705D5" w14:textId="05A75F40" w:rsidR="5BB142E0" w:rsidRDefault="67446094" w:rsidP="7A884E84">
            <w:pPr>
              <w:pStyle w:val="TableParagraph"/>
              <w:spacing w:before="0"/>
              <w:ind w:left="720"/>
              <w:rPr>
                <w:rFonts w:eastAsia="Times New Roman" w:cs="Times New Roman"/>
              </w:rPr>
            </w:pPr>
            <w:r w:rsidRPr="7C3055E4">
              <w:rPr>
                <w:rFonts w:eastAsia="Times New Roman" w:cs="Times New Roman"/>
              </w:rPr>
              <w:t>For department of department {</w:t>
            </w:r>
          </w:p>
          <w:p w14:paraId="25FF94E9" w14:textId="3A009FFD" w:rsidR="5BB142E0" w:rsidRDefault="638798A6" w:rsidP="7A884E84">
            <w:pPr>
              <w:pStyle w:val="TableParagraph"/>
              <w:spacing w:before="0"/>
              <w:ind w:left="1440"/>
              <w:rPr>
                <w:rFonts w:eastAsia="Times New Roman" w:cs="Times New Roman"/>
              </w:rPr>
            </w:pPr>
            <w:r w:rsidRPr="66FD9EF4">
              <w:rPr>
                <w:rFonts w:eastAsia="Times New Roman" w:cs="Times New Roman"/>
              </w:rPr>
              <w:t>I</w:t>
            </w:r>
            <w:r w:rsidR="2C20C91E" w:rsidRPr="66FD9EF4">
              <w:rPr>
                <w:rFonts w:eastAsia="Times New Roman" w:cs="Times New Roman"/>
              </w:rPr>
              <w:t>F</w:t>
            </w:r>
            <w:r w:rsidR="67446094" w:rsidRPr="7C3055E4">
              <w:rPr>
                <w:rFonts w:eastAsia="Times New Roman" w:cs="Times New Roman"/>
              </w:rPr>
              <w:t xml:space="preserve"> </w:t>
            </w:r>
            <w:proofErr w:type="spellStart"/>
            <w:r w:rsidR="67446094" w:rsidRPr="7C3055E4">
              <w:rPr>
                <w:rFonts w:eastAsia="Times New Roman" w:cs="Times New Roman"/>
              </w:rPr>
              <w:t>searchDepartment</w:t>
            </w:r>
            <w:proofErr w:type="spellEnd"/>
            <w:r w:rsidR="67446094" w:rsidRPr="7C3055E4">
              <w:rPr>
                <w:rFonts w:eastAsia="Times New Roman" w:cs="Times New Roman"/>
              </w:rPr>
              <w:t xml:space="preserve"> matches department</w:t>
            </w:r>
          </w:p>
          <w:p w14:paraId="4D7208EC" w14:textId="1B5FDE49" w:rsidR="5BB142E0" w:rsidRDefault="67446094" w:rsidP="7A884E84">
            <w:pPr>
              <w:pStyle w:val="TableParagraph"/>
              <w:spacing w:before="0"/>
              <w:ind w:left="1440"/>
              <w:rPr>
                <w:rFonts w:eastAsia="Times New Roman" w:cs="Times New Roman"/>
              </w:rPr>
            </w:pPr>
            <w:r w:rsidRPr="5635C36D">
              <w:rPr>
                <w:rFonts w:eastAsia="Times New Roman" w:cs="Times New Roman"/>
              </w:rPr>
              <w:t xml:space="preserve">Add department to </w:t>
            </w:r>
            <w:proofErr w:type="spellStart"/>
            <w:r w:rsidRPr="5635C36D">
              <w:rPr>
                <w:rFonts w:eastAsia="Times New Roman" w:cs="Times New Roman"/>
              </w:rPr>
              <w:t>course.result</w:t>
            </w:r>
            <w:proofErr w:type="spellEnd"/>
          </w:p>
          <w:p w14:paraId="6242F1C8" w14:textId="0CD11547" w:rsidR="66FD9EF4" w:rsidRDefault="638798A6" w:rsidP="7A884E84">
            <w:pPr>
              <w:pStyle w:val="TableParagraph"/>
              <w:spacing w:before="0"/>
              <w:ind w:left="720"/>
            </w:pPr>
            <w:r w:rsidRPr="66FD9EF4">
              <w:rPr>
                <w:rFonts w:eastAsia="Times New Roman" w:cs="Times New Roman"/>
              </w:rPr>
              <w:t>}</w:t>
            </w:r>
          </w:p>
          <w:p w14:paraId="19D620BE" w14:textId="42A5AC0B" w:rsidR="5BB142E0" w:rsidRDefault="060BFC42" w:rsidP="7A884E84">
            <w:pPr>
              <w:pStyle w:val="TableParagraph"/>
              <w:spacing w:before="0"/>
              <w:ind w:left="720"/>
              <w:rPr>
                <w:rFonts w:eastAsia="Times New Roman" w:cs="Times New Roman"/>
              </w:rPr>
            </w:pPr>
            <w:r w:rsidRPr="6510B6AE">
              <w:rPr>
                <w:rFonts w:eastAsia="Times New Roman" w:cs="Times New Roman"/>
              </w:rPr>
              <w:t xml:space="preserve">For </w:t>
            </w:r>
            <w:proofErr w:type="spellStart"/>
            <w:r w:rsidRPr="6510B6AE">
              <w:rPr>
                <w:rFonts w:eastAsia="Times New Roman" w:cs="Times New Roman"/>
              </w:rPr>
              <w:t>classType</w:t>
            </w:r>
            <w:proofErr w:type="spellEnd"/>
            <w:r w:rsidRPr="6510B6AE">
              <w:rPr>
                <w:rFonts w:eastAsia="Times New Roman" w:cs="Times New Roman"/>
              </w:rPr>
              <w:t xml:space="preserve"> of type {</w:t>
            </w:r>
          </w:p>
          <w:p w14:paraId="2DC6E06D" w14:textId="2FBFADCC" w:rsidR="5BB142E0" w:rsidRDefault="245F68ED" w:rsidP="7A884E84">
            <w:pPr>
              <w:pStyle w:val="TableParagraph"/>
              <w:spacing w:before="0"/>
              <w:ind w:left="1440"/>
              <w:rPr>
                <w:rFonts w:eastAsia="Times New Roman" w:cs="Times New Roman"/>
              </w:rPr>
            </w:pPr>
            <w:r w:rsidRPr="66FD9EF4">
              <w:rPr>
                <w:rFonts w:eastAsia="Times New Roman" w:cs="Times New Roman"/>
              </w:rPr>
              <w:t>IF</w:t>
            </w:r>
            <w:r w:rsidR="644BEF58" w:rsidRPr="6510B6AE">
              <w:rPr>
                <w:rFonts w:eastAsia="Times New Roman" w:cs="Times New Roman"/>
              </w:rPr>
              <w:t xml:space="preserve"> </w:t>
            </w:r>
            <w:proofErr w:type="spellStart"/>
            <w:r w:rsidR="644BEF58" w:rsidRPr="6510B6AE">
              <w:rPr>
                <w:rFonts w:eastAsia="Times New Roman" w:cs="Times New Roman"/>
              </w:rPr>
              <w:t>searchClassType</w:t>
            </w:r>
            <w:proofErr w:type="spellEnd"/>
            <w:r w:rsidR="644BEF58" w:rsidRPr="6510B6AE">
              <w:rPr>
                <w:rFonts w:eastAsia="Times New Roman" w:cs="Times New Roman"/>
              </w:rPr>
              <w:t xml:space="preserve"> matches class type</w:t>
            </w:r>
            <w:r w:rsidR="0EB58002" w:rsidRPr="66FD9EF4">
              <w:rPr>
                <w:rFonts w:eastAsia="Times New Roman" w:cs="Times New Roman"/>
              </w:rPr>
              <w:t xml:space="preserve"> {</w:t>
            </w:r>
          </w:p>
          <w:p w14:paraId="5A79153C" w14:textId="1F77FC02" w:rsidR="5BB142E0" w:rsidRDefault="644BEF58" w:rsidP="7A884E84">
            <w:pPr>
              <w:pStyle w:val="TableParagraph"/>
              <w:spacing w:before="0"/>
              <w:ind w:left="2160"/>
              <w:rPr>
                <w:rFonts w:eastAsia="Times New Roman" w:cs="Times New Roman"/>
              </w:rPr>
            </w:pPr>
            <w:r w:rsidRPr="46B24537">
              <w:rPr>
                <w:rFonts w:eastAsia="Times New Roman" w:cs="Times New Roman"/>
              </w:rPr>
              <w:t xml:space="preserve">Add department to </w:t>
            </w:r>
            <w:proofErr w:type="spellStart"/>
            <w:r w:rsidRPr="46B24537">
              <w:rPr>
                <w:rFonts w:eastAsia="Times New Roman" w:cs="Times New Roman"/>
              </w:rPr>
              <w:t>course.classType.result</w:t>
            </w:r>
            <w:proofErr w:type="spellEnd"/>
          </w:p>
          <w:p w14:paraId="259B24D2" w14:textId="47D313E2" w:rsidR="33086956" w:rsidRDefault="33086956" w:rsidP="7A884E84">
            <w:pPr>
              <w:pStyle w:val="TableParagraph"/>
              <w:spacing w:before="0"/>
              <w:ind w:left="1440"/>
              <w:rPr>
                <w:rFonts w:eastAsia="Times New Roman" w:cs="Times New Roman"/>
              </w:rPr>
            </w:pPr>
            <w:r w:rsidRPr="66FD9EF4">
              <w:rPr>
                <w:rFonts w:eastAsia="Times New Roman" w:cs="Times New Roman"/>
              </w:rPr>
              <w:t>}</w:t>
            </w:r>
          </w:p>
          <w:p w14:paraId="128D3FCD" w14:textId="0CD11547" w:rsidR="5BB142E0" w:rsidRDefault="644BEF58" w:rsidP="7A884E84">
            <w:pPr>
              <w:pStyle w:val="TableParagraph"/>
              <w:spacing w:before="0"/>
              <w:ind w:left="720"/>
              <w:rPr>
                <w:rFonts w:eastAsia="Times New Roman" w:cs="Times New Roman"/>
              </w:rPr>
            </w:pPr>
            <w:r>
              <w:t>}</w:t>
            </w:r>
          </w:p>
          <w:p w14:paraId="3DE3E97B" w14:textId="2820BF48" w:rsidR="5BB142E0" w:rsidRDefault="644BEF58" w:rsidP="7A884E84">
            <w:pPr>
              <w:pStyle w:val="TableParagraph"/>
              <w:spacing w:before="0"/>
              <w:ind w:left="720"/>
              <w:rPr>
                <w:rFonts w:eastAsia="Times New Roman" w:cs="Times New Roman"/>
              </w:rPr>
            </w:pPr>
            <w:r>
              <w:t>For credit of credit {</w:t>
            </w:r>
          </w:p>
          <w:p w14:paraId="522432D9" w14:textId="5FD913EE" w:rsidR="5BB142E0" w:rsidRDefault="70FD0946" w:rsidP="7A884E84">
            <w:pPr>
              <w:pStyle w:val="TableParagraph"/>
              <w:spacing w:before="0"/>
              <w:ind w:left="1440"/>
              <w:rPr>
                <w:rFonts w:eastAsia="Times New Roman" w:cs="Times New Roman"/>
              </w:rPr>
            </w:pPr>
            <w:r>
              <w:t>I</w:t>
            </w:r>
            <w:r w:rsidR="5A13CFB2">
              <w:t>F</w:t>
            </w:r>
            <w:r w:rsidR="644BEF58">
              <w:t xml:space="preserve"> credit matches </w:t>
            </w:r>
            <w:r w:rsidR="41CFF1C1">
              <w:t>{</w:t>
            </w:r>
          </w:p>
          <w:p w14:paraId="74528710" w14:textId="2AD8BEC2" w:rsidR="5BB142E0" w:rsidRDefault="70FD0946" w:rsidP="7A884E84">
            <w:pPr>
              <w:pStyle w:val="TableParagraph"/>
              <w:spacing w:before="0"/>
              <w:ind w:left="2160"/>
            </w:pPr>
            <w:r>
              <w:t xml:space="preserve">Add </w:t>
            </w:r>
            <w:proofErr w:type="spellStart"/>
            <w:r>
              <w:t>course.credit</w:t>
            </w:r>
            <w:proofErr w:type="spellEnd"/>
            <w:r>
              <w:t xml:space="preserve"># to </w:t>
            </w:r>
            <w:proofErr w:type="spellStart"/>
            <w:r>
              <w:t>classType</w:t>
            </w:r>
            <w:proofErr w:type="spellEnd"/>
          </w:p>
          <w:p w14:paraId="4F9BD8A4" w14:textId="26859FFB" w:rsidR="5BB142E0" w:rsidRDefault="3C4707FA" w:rsidP="7A884E84">
            <w:pPr>
              <w:pStyle w:val="TableParagraph"/>
              <w:spacing w:before="0"/>
              <w:ind w:left="1440"/>
            </w:pPr>
            <w:r>
              <w:t>}</w:t>
            </w:r>
          </w:p>
          <w:p w14:paraId="51296D63" w14:textId="2718BA8C" w:rsidR="5BB142E0" w:rsidRDefault="5C4E4F6A" w:rsidP="7A884E84">
            <w:pPr>
              <w:pStyle w:val="TableParagraph"/>
              <w:spacing w:before="0"/>
              <w:ind w:left="720"/>
            </w:pPr>
            <w:r>
              <w:t>}</w:t>
            </w:r>
          </w:p>
          <w:p w14:paraId="5FCBED3A" w14:textId="7F2B3B7E" w:rsidR="5BB142E0" w:rsidRDefault="641E6AF2" w:rsidP="7A884E84">
            <w:pPr>
              <w:pStyle w:val="TableParagraph"/>
              <w:spacing w:before="0"/>
              <w:ind w:left="0"/>
            </w:pPr>
            <w:r>
              <w:t>}</w:t>
            </w:r>
          </w:p>
        </w:tc>
      </w:tr>
    </w:tbl>
    <w:p w14:paraId="1ADD719D" w14:textId="47CBEE19" w:rsidR="0032302D" w:rsidRPr="0032302D" w:rsidRDefault="0032302D" w:rsidP="0032302D">
      <w:pPr>
        <w:pStyle w:val="BodyText"/>
        <w:ind w:left="0"/>
      </w:pPr>
    </w:p>
    <w:p w14:paraId="09DEA095" w14:textId="052424D9" w:rsidR="00A15388" w:rsidRDefault="31A16495" w:rsidP="7CF3DFBB">
      <w:pPr>
        <w:pStyle w:val="Heading3"/>
        <w:numPr>
          <w:ilvl w:val="2"/>
          <w:numId w:val="21"/>
        </w:numPr>
        <w:ind w:left="900" w:hanging="49"/>
        <w:rPr>
          <w:b/>
          <w:sz w:val="28"/>
          <w:szCs w:val="28"/>
        </w:rPr>
      </w:pPr>
      <w:bookmarkStart w:id="100" w:name="_Toc46337714"/>
      <w:r w:rsidRPr="7CF3DFBB">
        <w:rPr>
          <w:b/>
          <w:sz w:val="28"/>
          <w:szCs w:val="28"/>
        </w:rPr>
        <w:t xml:space="preserve">Opening Display Classes </w:t>
      </w:r>
      <w:r w:rsidR="007D3DAB" w:rsidRPr="007D3DAB">
        <w:rPr>
          <w:b/>
          <w:sz w:val="28"/>
          <w:szCs w:val="28"/>
        </w:rPr>
        <w:t>(REQ- 69)</w:t>
      </w:r>
      <w:bookmarkEnd w:id="100"/>
    </w:p>
    <w:p w14:paraId="0CDCD228" w14:textId="47CBEE19" w:rsidR="005F29A5" w:rsidRDefault="5F476797" w:rsidP="0055018E">
      <w:pPr>
        <w:pStyle w:val="BodyText"/>
      </w:pPr>
      <w:r>
        <w:rPr>
          <w:noProof/>
        </w:rPr>
        <w:lastRenderedPageBreak/>
        <w:drawing>
          <wp:inline distT="0" distB="0" distL="0" distR="0" wp14:anchorId="13CE0602" wp14:editId="4A0F7A5E">
            <wp:extent cx="5146042" cy="4805680"/>
            <wp:effectExtent l="0" t="0" r="0" b="0"/>
            <wp:docPr id="7347418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6">
                      <a:extLst>
                        <a:ext uri="{28A0092B-C50C-407E-A947-70E740481C1C}">
                          <a14:useLocalDpi xmlns:a14="http://schemas.microsoft.com/office/drawing/2010/main" val="0"/>
                        </a:ext>
                      </a:extLst>
                    </a:blip>
                    <a:stretch>
                      <a:fillRect/>
                    </a:stretch>
                  </pic:blipFill>
                  <pic:spPr>
                    <a:xfrm>
                      <a:off x="0" y="0"/>
                      <a:ext cx="5146042" cy="4805680"/>
                    </a:xfrm>
                    <a:prstGeom prst="rect">
                      <a:avLst/>
                    </a:prstGeom>
                  </pic:spPr>
                </pic:pic>
              </a:graphicData>
            </a:graphic>
          </wp:inline>
        </w:drawing>
      </w:r>
    </w:p>
    <w:p w14:paraId="16C1E8AE" w14:textId="179195E1" w:rsidR="3CD9406A" w:rsidRDefault="3CD9406A" w:rsidP="2AFC5408">
      <w:pPr>
        <w:spacing w:before="198"/>
        <w:ind w:left="320"/>
        <w:rPr>
          <w:rFonts w:cs="Times New Roman"/>
          <w:b/>
          <w:bCs/>
          <w:i/>
          <w:iCs/>
          <w:sz w:val="18"/>
          <w:szCs w:val="18"/>
        </w:rPr>
      </w:pPr>
      <w:r w:rsidRPr="2AFC5408">
        <w:rPr>
          <w:rFonts w:cs="Times New Roman"/>
          <w:b/>
          <w:bCs/>
          <w:i/>
          <w:iCs/>
          <w:sz w:val="18"/>
          <w:szCs w:val="18"/>
        </w:rPr>
        <w:t xml:space="preserve">Figure </w:t>
      </w:r>
      <w:r w:rsidR="53212014" w:rsidRPr="2E7A0C8E">
        <w:rPr>
          <w:rFonts w:cs="Times New Roman"/>
          <w:b/>
          <w:bCs/>
          <w:i/>
          <w:iCs/>
          <w:sz w:val="18"/>
          <w:szCs w:val="18"/>
        </w:rPr>
        <w:t>2</w:t>
      </w:r>
      <w:r w:rsidR="63B0256F" w:rsidRPr="2E7A0C8E">
        <w:rPr>
          <w:rFonts w:cs="Times New Roman"/>
          <w:b/>
          <w:bCs/>
          <w:i/>
          <w:iCs/>
          <w:sz w:val="18"/>
          <w:szCs w:val="18"/>
        </w:rPr>
        <w:t>8</w:t>
      </w:r>
      <w:r w:rsidRPr="2AFC5408">
        <w:rPr>
          <w:rFonts w:cs="Times New Roman"/>
          <w:b/>
          <w:bCs/>
          <w:i/>
          <w:iCs/>
          <w:sz w:val="18"/>
          <w:szCs w:val="18"/>
        </w:rPr>
        <w:t xml:space="preserve"> - Login Relationship Diagram</w:t>
      </w:r>
    </w:p>
    <w:p w14:paraId="682B3709" w14:textId="5C4F016D" w:rsidR="2AFC5408" w:rsidRDefault="2AFC5408" w:rsidP="2AFC5408">
      <w:pPr>
        <w:pStyle w:val="BodyText"/>
      </w:pPr>
    </w:p>
    <w:p w14:paraId="3F3B0FB4" w14:textId="237FB204" w:rsidR="00963BB6" w:rsidRPr="00A15388" w:rsidRDefault="1D3359C3" w:rsidP="0055018E">
      <w:pPr>
        <w:pStyle w:val="BodyText"/>
      </w:pPr>
      <w:r>
        <w:rPr>
          <w:noProof/>
        </w:rPr>
        <w:lastRenderedPageBreak/>
        <w:drawing>
          <wp:inline distT="0" distB="0" distL="0" distR="0" wp14:anchorId="1A02E726" wp14:editId="5EA0C9BF">
            <wp:extent cx="7761606" cy="5262880"/>
            <wp:effectExtent l="0" t="0" r="0" b="0"/>
            <wp:docPr id="542528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7">
                      <a:extLst>
                        <a:ext uri="{28A0092B-C50C-407E-A947-70E740481C1C}">
                          <a14:useLocalDpi xmlns:a14="http://schemas.microsoft.com/office/drawing/2010/main" val="0"/>
                        </a:ext>
                      </a:extLst>
                    </a:blip>
                    <a:stretch>
                      <a:fillRect/>
                    </a:stretch>
                  </pic:blipFill>
                  <pic:spPr>
                    <a:xfrm>
                      <a:off x="0" y="0"/>
                      <a:ext cx="7761606" cy="5262880"/>
                    </a:xfrm>
                    <a:prstGeom prst="rect">
                      <a:avLst/>
                    </a:prstGeom>
                  </pic:spPr>
                </pic:pic>
              </a:graphicData>
            </a:graphic>
          </wp:inline>
        </w:drawing>
      </w:r>
    </w:p>
    <w:p w14:paraId="34822120" w14:textId="694DA3A4" w:rsidR="3CDA7309" w:rsidRDefault="3CDA7309" w:rsidP="2AFC5408">
      <w:pPr>
        <w:spacing w:before="198"/>
        <w:ind w:left="320"/>
        <w:rPr>
          <w:rFonts w:cs="Times New Roman"/>
          <w:b/>
          <w:bCs/>
          <w:i/>
          <w:iCs/>
          <w:sz w:val="18"/>
          <w:szCs w:val="18"/>
        </w:rPr>
      </w:pPr>
      <w:r w:rsidRPr="2AFC5408">
        <w:rPr>
          <w:rFonts w:cs="Times New Roman"/>
          <w:b/>
          <w:bCs/>
          <w:i/>
          <w:iCs/>
          <w:sz w:val="18"/>
          <w:szCs w:val="18"/>
        </w:rPr>
        <w:t xml:space="preserve">Figure </w:t>
      </w:r>
      <w:r w:rsidR="4818BEDD" w:rsidRPr="2E7A0C8E">
        <w:rPr>
          <w:rFonts w:cs="Times New Roman"/>
          <w:b/>
          <w:bCs/>
          <w:i/>
          <w:iCs/>
          <w:sz w:val="18"/>
          <w:szCs w:val="18"/>
        </w:rPr>
        <w:t>29</w:t>
      </w:r>
      <w:r w:rsidRPr="2AFC5408">
        <w:rPr>
          <w:rFonts w:cs="Times New Roman"/>
          <w:b/>
          <w:bCs/>
          <w:i/>
          <w:iCs/>
          <w:sz w:val="18"/>
          <w:szCs w:val="18"/>
        </w:rPr>
        <w:t xml:space="preserve"> - User Relationship Diagram</w:t>
      </w:r>
    </w:p>
    <w:p w14:paraId="23D130A6" w14:textId="77777777" w:rsidR="008B74D5" w:rsidRDefault="008B74D5" w:rsidP="2AFC5408">
      <w:pPr>
        <w:pStyle w:val="BodyText"/>
      </w:pPr>
    </w:p>
    <w:p w14:paraId="09F273B1" w14:textId="308F264D" w:rsidR="007F5378" w:rsidRPr="006C1F75" w:rsidRDefault="31A16495" w:rsidP="7CF3DFBB">
      <w:pPr>
        <w:pStyle w:val="Heading3"/>
        <w:numPr>
          <w:ilvl w:val="2"/>
          <w:numId w:val="21"/>
        </w:numPr>
        <w:ind w:left="900" w:hanging="49"/>
        <w:rPr>
          <w:b/>
          <w:sz w:val="28"/>
          <w:szCs w:val="28"/>
        </w:rPr>
      </w:pPr>
      <w:bookmarkStart w:id="101" w:name="_Toc46337715"/>
      <w:r w:rsidRPr="7CF3DFBB">
        <w:rPr>
          <w:b/>
          <w:sz w:val="28"/>
          <w:szCs w:val="28"/>
        </w:rPr>
        <w:lastRenderedPageBreak/>
        <w:t>Export Schedule</w:t>
      </w:r>
      <w:r w:rsidR="009B60C0">
        <w:rPr>
          <w:b/>
          <w:sz w:val="28"/>
          <w:szCs w:val="28"/>
        </w:rPr>
        <w:t xml:space="preserve"> </w:t>
      </w:r>
      <w:r w:rsidR="009B60C0" w:rsidRPr="009B60C0">
        <w:rPr>
          <w:b/>
          <w:sz w:val="28"/>
          <w:szCs w:val="28"/>
        </w:rPr>
        <w:t>(REQ- 17)</w:t>
      </w:r>
      <w:bookmarkEnd w:id="101"/>
    </w:p>
    <w:p w14:paraId="5B65068A" w14:textId="73A86158" w:rsidR="007F5378" w:rsidRPr="007F5378" w:rsidRDefault="19E8DBC6" w:rsidP="007F5378">
      <w:pPr>
        <w:pStyle w:val="ListParagraph"/>
      </w:pPr>
      <w:r>
        <w:rPr>
          <w:noProof/>
        </w:rPr>
        <w:drawing>
          <wp:inline distT="0" distB="0" distL="0" distR="0" wp14:anchorId="6AB76B32" wp14:editId="0F24DF37">
            <wp:extent cx="7132320" cy="5277254"/>
            <wp:effectExtent l="0" t="0" r="0" b="0"/>
            <wp:docPr id="2960320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58">
                      <a:extLst>
                        <a:ext uri="{28A0092B-C50C-407E-A947-70E740481C1C}">
                          <a14:useLocalDpi xmlns:a14="http://schemas.microsoft.com/office/drawing/2010/main" val="0"/>
                        </a:ext>
                      </a:extLst>
                    </a:blip>
                    <a:stretch>
                      <a:fillRect/>
                    </a:stretch>
                  </pic:blipFill>
                  <pic:spPr>
                    <a:xfrm>
                      <a:off x="0" y="0"/>
                      <a:ext cx="7132320" cy="5277254"/>
                    </a:xfrm>
                    <a:prstGeom prst="rect">
                      <a:avLst/>
                    </a:prstGeom>
                  </pic:spPr>
                </pic:pic>
              </a:graphicData>
            </a:graphic>
          </wp:inline>
        </w:drawing>
      </w:r>
    </w:p>
    <w:p w14:paraId="5C2A9D27" w14:textId="712CCFA0" w:rsidR="17087314" w:rsidRDefault="17087314" w:rsidP="2E7A0C8E">
      <w:pPr>
        <w:spacing w:before="198"/>
        <w:ind w:left="320"/>
        <w:rPr>
          <w:rFonts w:cs="Times New Roman"/>
          <w:b/>
          <w:bCs/>
          <w:i/>
          <w:iCs/>
          <w:sz w:val="18"/>
          <w:szCs w:val="18"/>
        </w:rPr>
      </w:pPr>
      <w:r w:rsidRPr="2E7A0C8E">
        <w:rPr>
          <w:rFonts w:cs="Times New Roman"/>
          <w:b/>
          <w:bCs/>
          <w:i/>
          <w:iCs/>
          <w:sz w:val="18"/>
          <w:szCs w:val="18"/>
        </w:rPr>
        <w:t>Figure 30</w:t>
      </w:r>
      <w:r w:rsidR="6E26D705" w:rsidRPr="2E7A0C8E">
        <w:rPr>
          <w:rFonts w:cs="Times New Roman"/>
          <w:b/>
          <w:bCs/>
          <w:i/>
          <w:iCs/>
          <w:sz w:val="18"/>
          <w:szCs w:val="18"/>
        </w:rPr>
        <w:t xml:space="preserve"> – Export Schedule</w:t>
      </w:r>
      <w:r w:rsidRPr="2E7A0C8E">
        <w:rPr>
          <w:rFonts w:cs="Times New Roman"/>
          <w:b/>
          <w:bCs/>
          <w:i/>
          <w:iCs/>
          <w:sz w:val="18"/>
          <w:szCs w:val="18"/>
        </w:rPr>
        <w:t xml:space="preserve"> Diagram</w:t>
      </w:r>
    </w:p>
    <w:p w14:paraId="12B58D0F" w14:textId="0FD0CAC1" w:rsidR="2E7A0C8E" w:rsidRDefault="2E7A0C8E" w:rsidP="2E7A0C8E">
      <w:pPr>
        <w:pStyle w:val="ListParagraph"/>
      </w:pPr>
    </w:p>
    <w:p w14:paraId="399CF08A" w14:textId="532B91ED" w:rsidR="00DF0C9A" w:rsidRPr="00DF0C9A" w:rsidRDefault="31A16495" w:rsidP="000706E4">
      <w:pPr>
        <w:pStyle w:val="Heading3"/>
        <w:numPr>
          <w:ilvl w:val="2"/>
          <w:numId w:val="21"/>
        </w:numPr>
        <w:spacing w:after="240"/>
        <w:ind w:left="900" w:hanging="49"/>
        <w:rPr>
          <w:rFonts w:asciiTheme="minorHAnsi" w:eastAsiaTheme="minorEastAsia" w:hAnsiTheme="minorHAnsi" w:cstheme="minorBidi"/>
          <w:b/>
        </w:rPr>
      </w:pPr>
      <w:bookmarkStart w:id="102" w:name="_Toc46337716"/>
      <w:r w:rsidRPr="7CF3DFBB">
        <w:rPr>
          <w:b/>
          <w:sz w:val="28"/>
          <w:szCs w:val="28"/>
        </w:rPr>
        <w:t xml:space="preserve">Menu Index </w:t>
      </w:r>
      <w:r w:rsidR="00054D43" w:rsidRPr="00054D43">
        <w:rPr>
          <w:b/>
          <w:sz w:val="28"/>
          <w:szCs w:val="28"/>
        </w:rPr>
        <w:t>(</w:t>
      </w:r>
      <w:r w:rsidR="00054D43" w:rsidRPr="00054D43">
        <w:rPr>
          <w:b/>
          <w:sz w:val="28"/>
          <w:szCs w:val="28"/>
          <w:lang w:val="es-CO"/>
        </w:rPr>
        <w:t>REQ- 2)</w:t>
      </w:r>
      <w:bookmarkEnd w:id="102"/>
    </w:p>
    <w:p w14:paraId="5EC97678" w14:textId="256EF95C" w:rsidR="37A43C88" w:rsidRDefault="401C91A2" w:rsidP="00EF7B96">
      <w:pPr>
        <w:pStyle w:val="BodyText"/>
      </w:pPr>
      <w:r>
        <w:rPr>
          <w:noProof/>
        </w:rPr>
        <w:drawing>
          <wp:inline distT="0" distB="0" distL="0" distR="0" wp14:anchorId="4C1BE757" wp14:editId="0D7F99EB">
            <wp:extent cx="5593476" cy="4429352"/>
            <wp:effectExtent l="0" t="0" r="7620" b="0"/>
            <wp:docPr id="399585838" name="Picture 208508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082134"/>
                    <pic:cNvPicPr/>
                  </pic:nvPicPr>
                  <pic:blipFill>
                    <a:blip r:embed="rId59">
                      <a:extLst>
                        <a:ext uri="{28A0092B-C50C-407E-A947-70E740481C1C}">
                          <a14:useLocalDpi xmlns:a14="http://schemas.microsoft.com/office/drawing/2010/main" val="0"/>
                        </a:ext>
                      </a:extLst>
                    </a:blip>
                    <a:stretch>
                      <a:fillRect/>
                    </a:stretch>
                  </pic:blipFill>
                  <pic:spPr>
                    <a:xfrm>
                      <a:off x="0" y="0"/>
                      <a:ext cx="5593476" cy="4429352"/>
                    </a:xfrm>
                    <a:prstGeom prst="rect">
                      <a:avLst/>
                    </a:prstGeom>
                  </pic:spPr>
                </pic:pic>
              </a:graphicData>
            </a:graphic>
          </wp:inline>
        </w:drawing>
      </w:r>
    </w:p>
    <w:p w14:paraId="3E15FDD0" w14:textId="7272F388" w:rsidR="2344EC39" w:rsidRDefault="2344EC39" w:rsidP="2E7A0C8E">
      <w:pPr>
        <w:spacing w:before="198"/>
        <w:ind w:left="320"/>
        <w:rPr>
          <w:rFonts w:cs="Times New Roman"/>
          <w:b/>
          <w:bCs/>
          <w:i/>
          <w:iCs/>
          <w:sz w:val="18"/>
          <w:szCs w:val="18"/>
        </w:rPr>
      </w:pPr>
      <w:r w:rsidRPr="2E7A0C8E">
        <w:rPr>
          <w:rFonts w:cs="Times New Roman"/>
          <w:b/>
          <w:bCs/>
          <w:i/>
          <w:iCs/>
          <w:sz w:val="18"/>
          <w:szCs w:val="18"/>
        </w:rPr>
        <w:t>Figure 3</w:t>
      </w:r>
      <w:r w:rsidR="79675289" w:rsidRPr="2E7A0C8E">
        <w:rPr>
          <w:rFonts w:cs="Times New Roman"/>
          <w:b/>
          <w:bCs/>
          <w:i/>
          <w:iCs/>
          <w:sz w:val="18"/>
          <w:szCs w:val="18"/>
        </w:rPr>
        <w:t>1</w:t>
      </w:r>
      <w:r w:rsidR="23B0B6B0" w:rsidRPr="2E7A0C8E">
        <w:rPr>
          <w:rFonts w:cs="Times New Roman"/>
          <w:b/>
          <w:bCs/>
          <w:i/>
          <w:iCs/>
          <w:sz w:val="18"/>
          <w:szCs w:val="18"/>
        </w:rPr>
        <w:t xml:space="preserve"> – Menu Index</w:t>
      </w:r>
      <w:r w:rsidRPr="2E7A0C8E">
        <w:rPr>
          <w:rFonts w:cs="Times New Roman"/>
          <w:b/>
          <w:bCs/>
          <w:i/>
          <w:iCs/>
          <w:sz w:val="18"/>
          <w:szCs w:val="18"/>
        </w:rPr>
        <w:t xml:space="preserve"> Diagram</w:t>
      </w:r>
    </w:p>
    <w:p w14:paraId="387A3BBF" w14:textId="6C2E6DEA" w:rsidR="2E7A0C8E" w:rsidRDefault="2E7A0C8E" w:rsidP="2E7A0C8E">
      <w:pPr>
        <w:pStyle w:val="BodyText"/>
      </w:pPr>
    </w:p>
    <w:p w14:paraId="1A1EA419" w14:textId="7AD57126" w:rsidR="00AA7FD7" w:rsidRDefault="00AA7FD7" w:rsidP="00AA7FD7">
      <w:pPr>
        <w:pStyle w:val="ListParagraph"/>
      </w:pPr>
    </w:p>
    <w:p w14:paraId="4AFAE868" w14:textId="5D20A490" w:rsidR="00A15388" w:rsidRPr="00A15388" w:rsidRDefault="31A16495" w:rsidP="00AA7FD7">
      <w:pPr>
        <w:pStyle w:val="Heading3"/>
        <w:numPr>
          <w:ilvl w:val="2"/>
          <w:numId w:val="21"/>
        </w:numPr>
        <w:spacing w:after="240"/>
        <w:ind w:left="900" w:hanging="49"/>
        <w:rPr>
          <w:b/>
          <w:sz w:val="28"/>
          <w:szCs w:val="28"/>
        </w:rPr>
      </w:pPr>
      <w:bookmarkStart w:id="103" w:name="_Toc46337717"/>
      <w:r w:rsidRPr="7CF3DFBB">
        <w:rPr>
          <w:b/>
          <w:sz w:val="28"/>
          <w:szCs w:val="28"/>
        </w:rPr>
        <w:lastRenderedPageBreak/>
        <w:t xml:space="preserve">Update Schedule </w:t>
      </w:r>
      <w:r w:rsidR="00D3397A" w:rsidRPr="00D3397A">
        <w:rPr>
          <w:b/>
          <w:sz w:val="28"/>
          <w:szCs w:val="28"/>
        </w:rPr>
        <w:t>(REQ – 25, 24)</w:t>
      </w:r>
      <w:bookmarkEnd w:id="103"/>
    </w:p>
    <w:p w14:paraId="4FC20FB0" w14:textId="7AD57126" w:rsidR="40754F0D" w:rsidRDefault="40754F0D" w:rsidP="00FE63FB">
      <w:pPr>
        <w:pStyle w:val="BodyText"/>
      </w:pPr>
      <w:r>
        <w:rPr>
          <w:noProof/>
        </w:rPr>
        <w:drawing>
          <wp:inline distT="0" distB="0" distL="0" distR="0" wp14:anchorId="72F2E1D6" wp14:editId="1413FAD5">
            <wp:extent cx="7448204" cy="4546510"/>
            <wp:effectExtent l="0" t="0" r="635" b="6985"/>
            <wp:docPr id="445442868" name="Picture 126399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999129"/>
                    <pic:cNvPicPr/>
                  </pic:nvPicPr>
                  <pic:blipFill>
                    <a:blip r:embed="rId60">
                      <a:extLst>
                        <a:ext uri="{28A0092B-C50C-407E-A947-70E740481C1C}">
                          <a14:useLocalDpi xmlns:a14="http://schemas.microsoft.com/office/drawing/2010/main" val="0"/>
                        </a:ext>
                      </a:extLst>
                    </a:blip>
                    <a:stretch>
                      <a:fillRect/>
                    </a:stretch>
                  </pic:blipFill>
                  <pic:spPr>
                    <a:xfrm>
                      <a:off x="0" y="0"/>
                      <a:ext cx="7448204" cy="4546510"/>
                    </a:xfrm>
                    <a:prstGeom prst="rect">
                      <a:avLst/>
                    </a:prstGeom>
                  </pic:spPr>
                </pic:pic>
              </a:graphicData>
            </a:graphic>
          </wp:inline>
        </w:drawing>
      </w:r>
    </w:p>
    <w:p w14:paraId="4D497D71" w14:textId="0DDE5179" w:rsidR="1BF21242" w:rsidRDefault="1BF21242" w:rsidP="2E7A0C8E">
      <w:pPr>
        <w:spacing w:before="198"/>
        <w:ind w:left="320"/>
        <w:rPr>
          <w:rFonts w:cs="Times New Roman"/>
          <w:b/>
          <w:bCs/>
          <w:i/>
          <w:iCs/>
          <w:sz w:val="18"/>
          <w:szCs w:val="18"/>
        </w:rPr>
      </w:pPr>
      <w:r w:rsidRPr="2E7A0C8E">
        <w:rPr>
          <w:rFonts w:cs="Times New Roman"/>
          <w:b/>
          <w:bCs/>
          <w:i/>
          <w:iCs/>
          <w:sz w:val="18"/>
          <w:szCs w:val="18"/>
        </w:rPr>
        <w:t>Figure 3</w:t>
      </w:r>
      <w:r w:rsidR="62D9A0D2" w:rsidRPr="2E7A0C8E">
        <w:rPr>
          <w:rFonts w:cs="Times New Roman"/>
          <w:b/>
          <w:bCs/>
          <w:i/>
          <w:iCs/>
          <w:sz w:val="18"/>
          <w:szCs w:val="18"/>
        </w:rPr>
        <w:t>2</w:t>
      </w:r>
      <w:r w:rsidR="03C810A7" w:rsidRPr="2E7A0C8E">
        <w:rPr>
          <w:rFonts w:cs="Times New Roman"/>
          <w:b/>
          <w:bCs/>
          <w:i/>
          <w:iCs/>
          <w:sz w:val="18"/>
          <w:szCs w:val="18"/>
        </w:rPr>
        <w:t xml:space="preserve"> – </w:t>
      </w:r>
      <w:r w:rsidRPr="2E7A0C8E">
        <w:rPr>
          <w:rFonts w:cs="Times New Roman"/>
          <w:b/>
          <w:bCs/>
          <w:i/>
          <w:iCs/>
          <w:sz w:val="18"/>
          <w:szCs w:val="18"/>
        </w:rPr>
        <w:t>U</w:t>
      </w:r>
      <w:r w:rsidR="2BDCFBAC" w:rsidRPr="2E7A0C8E">
        <w:rPr>
          <w:rFonts w:cs="Times New Roman"/>
          <w:b/>
          <w:bCs/>
          <w:i/>
          <w:iCs/>
          <w:sz w:val="18"/>
          <w:szCs w:val="18"/>
        </w:rPr>
        <w:t xml:space="preserve">pdate </w:t>
      </w:r>
      <w:r w:rsidR="03C810A7" w:rsidRPr="2E7A0C8E">
        <w:rPr>
          <w:rFonts w:cs="Times New Roman"/>
          <w:b/>
          <w:bCs/>
          <w:i/>
          <w:iCs/>
          <w:sz w:val="18"/>
          <w:szCs w:val="18"/>
        </w:rPr>
        <w:t>Schedule</w:t>
      </w:r>
      <w:r w:rsidRPr="2E7A0C8E">
        <w:rPr>
          <w:rFonts w:cs="Times New Roman"/>
          <w:b/>
          <w:bCs/>
          <w:i/>
          <w:iCs/>
          <w:sz w:val="18"/>
          <w:szCs w:val="18"/>
        </w:rPr>
        <w:t xml:space="preserve"> Diagram</w:t>
      </w:r>
    </w:p>
    <w:p w14:paraId="2E043213" w14:textId="6FF21EC2" w:rsidR="2E7A0C8E" w:rsidRDefault="2E7A0C8E" w:rsidP="2E7A0C8E">
      <w:pPr>
        <w:pStyle w:val="BodyText"/>
      </w:pPr>
    </w:p>
    <w:p w14:paraId="326F5BC3" w14:textId="7AD57126" w:rsidR="00AA7FD7" w:rsidRDefault="00AA7FD7" w:rsidP="00AA7FD7">
      <w:pPr>
        <w:pStyle w:val="ListParagraph"/>
      </w:pPr>
    </w:p>
    <w:p w14:paraId="6DD29535" w14:textId="7AD57126" w:rsidR="00AA7FD7" w:rsidRDefault="00AA7FD7" w:rsidP="00AA7FD7">
      <w:pPr>
        <w:pStyle w:val="ListParagraph"/>
      </w:pPr>
    </w:p>
    <w:p w14:paraId="67BE87F1" w14:textId="7AD57126" w:rsidR="00AA7FD7" w:rsidRDefault="00AA7FD7" w:rsidP="00AA7FD7">
      <w:pPr>
        <w:pStyle w:val="ListParagraph"/>
      </w:pPr>
    </w:p>
    <w:p w14:paraId="16B2CD6D" w14:textId="67803933" w:rsidR="00A15388" w:rsidRPr="00A15388" w:rsidRDefault="31A16495" w:rsidP="00AA7FD7">
      <w:pPr>
        <w:pStyle w:val="Heading3"/>
        <w:numPr>
          <w:ilvl w:val="2"/>
          <w:numId w:val="21"/>
        </w:numPr>
        <w:spacing w:after="240"/>
        <w:ind w:left="900" w:hanging="49"/>
        <w:rPr>
          <w:b/>
          <w:sz w:val="28"/>
          <w:szCs w:val="28"/>
        </w:rPr>
      </w:pPr>
      <w:bookmarkStart w:id="104" w:name="_Toc46337718"/>
      <w:r w:rsidRPr="7CF3DFBB">
        <w:rPr>
          <w:b/>
          <w:sz w:val="28"/>
          <w:szCs w:val="28"/>
        </w:rPr>
        <w:t xml:space="preserve">Weekly Schedule </w:t>
      </w:r>
      <w:r w:rsidR="0045640F" w:rsidRPr="0045640F">
        <w:rPr>
          <w:b/>
          <w:sz w:val="28"/>
          <w:szCs w:val="28"/>
        </w:rPr>
        <w:t>(REQ – 8, 12, 13, 14)</w:t>
      </w:r>
      <w:bookmarkEnd w:id="104"/>
    </w:p>
    <w:p w14:paraId="4B6E7B3D" w14:textId="3D2B0F78" w:rsidR="31098FD8" w:rsidRDefault="31098FD8" w:rsidP="00FE63FB">
      <w:pPr>
        <w:pStyle w:val="BodyText"/>
      </w:pPr>
      <w:r>
        <w:rPr>
          <w:noProof/>
        </w:rPr>
        <w:drawing>
          <wp:inline distT="0" distB="0" distL="0" distR="0" wp14:anchorId="5970AA92" wp14:editId="5333C385">
            <wp:extent cx="7705722" cy="4703706"/>
            <wp:effectExtent l="0" t="0" r="0" b="0"/>
            <wp:docPr id="1631363730" name="Picture 97993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933353"/>
                    <pic:cNvPicPr/>
                  </pic:nvPicPr>
                  <pic:blipFill>
                    <a:blip r:embed="rId61">
                      <a:extLst>
                        <a:ext uri="{28A0092B-C50C-407E-A947-70E740481C1C}">
                          <a14:useLocalDpi xmlns:a14="http://schemas.microsoft.com/office/drawing/2010/main" val="0"/>
                        </a:ext>
                      </a:extLst>
                    </a:blip>
                    <a:stretch>
                      <a:fillRect/>
                    </a:stretch>
                  </pic:blipFill>
                  <pic:spPr>
                    <a:xfrm>
                      <a:off x="0" y="0"/>
                      <a:ext cx="7705722" cy="4703706"/>
                    </a:xfrm>
                    <a:prstGeom prst="rect">
                      <a:avLst/>
                    </a:prstGeom>
                  </pic:spPr>
                </pic:pic>
              </a:graphicData>
            </a:graphic>
          </wp:inline>
        </w:drawing>
      </w:r>
    </w:p>
    <w:p w14:paraId="3A5A44A0" w14:textId="67C9939C" w:rsidR="7232BDD1" w:rsidRDefault="7232BDD1" w:rsidP="2E7A0C8E">
      <w:pPr>
        <w:spacing w:before="198"/>
        <w:ind w:left="320"/>
        <w:rPr>
          <w:rFonts w:cs="Times New Roman"/>
          <w:b/>
          <w:bCs/>
          <w:i/>
          <w:iCs/>
          <w:sz w:val="18"/>
          <w:szCs w:val="18"/>
        </w:rPr>
      </w:pPr>
      <w:r w:rsidRPr="2E7A0C8E">
        <w:rPr>
          <w:rFonts w:cs="Times New Roman"/>
          <w:b/>
          <w:bCs/>
          <w:i/>
          <w:iCs/>
          <w:sz w:val="18"/>
          <w:szCs w:val="18"/>
        </w:rPr>
        <w:t>Figure 3</w:t>
      </w:r>
      <w:r w:rsidR="3DB79453" w:rsidRPr="2E7A0C8E">
        <w:rPr>
          <w:rFonts w:cs="Times New Roman"/>
          <w:b/>
          <w:bCs/>
          <w:i/>
          <w:iCs/>
          <w:sz w:val="18"/>
          <w:szCs w:val="18"/>
        </w:rPr>
        <w:t>3</w:t>
      </w:r>
      <w:r w:rsidR="73B98100" w:rsidRPr="2E7A0C8E">
        <w:rPr>
          <w:rFonts w:cs="Times New Roman"/>
          <w:b/>
          <w:bCs/>
          <w:i/>
          <w:iCs/>
          <w:sz w:val="18"/>
          <w:szCs w:val="18"/>
        </w:rPr>
        <w:t xml:space="preserve"> – Weekly Schedule</w:t>
      </w:r>
      <w:r w:rsidRPr="2E7A0C8E">
        <w:rPr>
          <w:rFonts w:cs="Times New Roman"/>
          <w:b/>
          <w:bCs/>
          <w:i/>
          <w:iCs/>
          <w:sz w:val="18"/>
          <w:szCs w:val="18"/>
        </w:rPr>
        <w:t xml:space="preserve"> Diagram</w:t>
      </w:r>
    </w:p>
    <w:p w14:paraId="08B7953F" w14:textId="02C61D13" w:rsidR="2E7A0C8E" w:rsidRDefault="2E7A0C8E" w:rsidP="2E7A0C8E">
      <w:pPr>
        <w:pStyle w:val="BodyText"/>
      </w:pPr>
    </w:p>
    <w:p w14:paraId="647F9ACC" w14:textId="75826916" w:rsidR="00A15388" w:rsidRPr="00A15388" w:rsidRDefault="31A16495" w:rsidP="7CF3DFBB">
      <w:pPr>
        <w:pStyle w:val="Heading3"/>
        <w:numPr>
          <w:ilvl w:val="2"/>
          <w:numId w:val="21"/>
        </w:numPr>
        <w:ind w:left="900" w:hanging="49"/>
        <w:rPr>
          <w:b/>
          <w:sz w:val="28"/>
          <w:szCs w:val="28"/>
        </w:rPr>
      </w:pPr>
      <w:bookmarkStart w:id="105" w:name="_Toc46337719"/>
      <w:r w:rsidRPr="7CF3DFBB">
        <w:rPr>
          <w:b/>
          <w:sz w:val="28"/>
          <w:szCs w:val="28"/>
        </w:rPr>
        <w:lastRenderedPageBreak/>
        <w:t>RESTful Web Service</w:t>
      </w:r>
      <w:r w:rsidR="00D03014">
        <w:rPr>
          <w:b/>
          <w:sz w:val="28"/>
          <w:szCs w:val="28"/>
        </w:rPr>
        <w:t xml:space="preserve"> </w:t>
      </w:r>
      <w:r w:rsidR="00D03014" w:rsidRPr="00D03014">
        <w:rPr>
          <w:b/>
          <w:sz w:val="28"/>
          <w:szCs w:val="28"/>
        </w:rPr>
        <w:t>(REQ- 3, 53)</w:t>
      </w:r>
      <w:r w:rsidR="000706E4">
        <w:rPr>
          <w:b/>
          <w:sz w:val="28"/>
          <w:szCs w:val="28"/>
        </w:rPr>
        <w:t xml:space="preserve"> </w:t>
      </w:r>
      <w:bookmarkEnd w:id="105"/>
    </w:p>
    <w:p w14:paraId="12CF0328" w14:textId="46B591AF" w:rsidR="29346B37" w:rsidRDefault="6C7B38C2" w:rsidP="2E7A0C8E">
      <w:pPr>
        <w:ind w:left="319"/>
      </w:pPr>
      <w:r>
        <w:t xml:space="preserve"> </w:t>
      </w:r>
      <w:r>
        <w:rPr>
          <w:noProof/>
        </w:rPr>
        <w:drawing>
          <wp:inline distT="0" distB="0" distL="0" distR="0" wp14:anchorId="0F028C99" wp14:editId="46AC5574">
            <wp:extent cx="3771900" cy="3057525"/>
            <wp:effectExtent l="0" t="0" r="0" b="0"/>
            <wp:docPr id="1381235037" name="Picture 171122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227504"/>
                    <pic:cNvPicPr/>
                  </pic:nvPicPr>
                  <pic:blipFill>
                    <a:blip r:embed="rId62">
                      <a:extLst>
                        <a:ext uri="{28A0092B-C50C-407E-A947-70E740481C1C}">
                          <a14:useLocalDpi xmlns:a14="http://schemas.microsoft.com/office/drawing/2010/main" val="0"/>
                        </a:ext>
                      </a:extLst>
                    </a:blip>
                    <a:stretch>
                      <a:fillRect/>
                    </a:stretch>
                  </pic:blipFill>
                  <pic:spPr>
                    <a:xfrm>
                      <a:off x="0" y="0"/>
                      <a:ext cx="3771900" cy="3057525"/>
                    </a:xfrm>
                    <a:prstGeom prst="rect">
                      <a:avLst/>
                    </a:prstGeom>
                  </pic:spPr>
                </pic:pic>
              </a:graphicData>
            </a:graphic>
          </wp:inline>
        </w:drawing>
      </w:r>
    </w:p>
    <w:p w14:paraId="6A5346F7" w14:textId="2A2D9445" w:rsidR="44F72C58" w:rsidRDefault="44F72C58" w:rsidP="2E7A0C8E">
      <w:pPr>
        <w:spacing w:before="198"/>
        <w:ind w:left="320"/>
        <w:rPr>
          <w:rFonts w:cs="Times New Roman"/>
          <w:b/>
          <w:bCs/>
          <w:i/>
          <w:iCs/>
          <w:sz w:val="18"/>
          <w:szCs w:val="18"/>
        </w:rPr>
      </w:pPr>
      <w:r w:rsidRPr="2E7A0C8E">
        <w:rPr>
          <w:rFonts w:cs="Times New Roman"/>
          <w:b/>
          <w:bCs/>
          <w:i/>
          <w:iCs/>
          <w:sz w:val="18"/>
          <w:szCs w:val="18"/>
        </w:rPr>
        <w:t>Figure 3</w:t>
      </w:r>
      <w:r w:rsidR="13BB9ADC" w:rsidRPr="2E7A0C8E">
        <w:rPr>
          <w:rFonts w:cs="Times New Roman"/>
          <w:b/>
          <w:bCs/>
          <w:i/>
          <w:iCs/>
          <w:sz w:val="18"/>
          <w:szCs w:val="18"/>
        </w:rPr>
        <w:t>4</w:t>
      </w:r>
      <w:r w:rsidR="7EF620DA" w:rsidRPr="2E7A0C8E">
        <w:rPr>
          <w:rFonts w:cs="Times New Roman"/>
          <w:b/>
          <w:bCs/>
          <w:i/>
          <w:iCs/>
          <w:sz w:val="18"/>
          <w:szCs w:val="18"/>
        </w:rPr>
        <w:t xml:space="preserve"> – RESTful Web Services</w:t>
      </w:r>
      <w:r w:rsidRPr="2E7A0C8E">
        <w:rPr>
          <w:rFonts w:cs="Times New Roman"/>
          <w:b/>
          <w:bCs/>
          <w:i/>
          <w:iCs/>
          <w:sz w:val="18"/>
          <w:szCs w:val="18"/>
        </w:rPr>
        <w:t xml:space="preserve"> Diagram</w:t>
      </w:r>
    </w:p>
    <w:p w14:paraId="40C9A7D6" w14:textId="6DFB7EBD" w:rsidR="2E7A0C8E" w:rsidRDefault="2E7A0C8E" w:rsidP="2E7A0C8E">
      <w:pPr>
        <w:ind w:left="319"/>
      </w:pPr>
    </w:p>
    <w:p w14:paraId="750F8501" w14:textId="77777777" w:rsidR="00BE1BE7" w:rsidRDefault="00BE1BE7" w:rsidP="2E7A0C8E">
      <w:pPr>
        <w:ind w:left="319"/>
      </w:pPr>
    </w:p>
    <w:p w14:paraId="7958A52A" w14:textId="77777777" w:rsidR="00BE1BE7" w:rsidRDefault="00BE1BE7" w:rsidP="2E7A0C8E">
      <w:pPr>
        <w:ind w:left="319"/>
      </w:pPr>
    </w:p>
    <w:p w14:paraId="2850973A" w14:textId="77777777" w:rsidR="00BE1BE7" w:rsidRDefault="00BE1BE7" w:rsidP="2E7A0C8E">
      <w:pPr>
        <w:ind w:left="319"/>
      </w:pPr>
    </w:p>
    <w:p w14:paraId="6E0F6C01" w14:textId="77777777" w:rsidR="00BE1BE7" w:rsidRDefault="00BE1BE7" w:rsidP="2E7A0C8E">
      <w:pPr>
        <w:ind w:left="319"/>
      </w:pPr>
    </w:p>
    <w:p w14:paraId="07FF8012" w14:textId="77777777" w:rsidR="00BE1BE7" w:rsidRDefault="00BE1BE7" w:rsidP="2E7A0C8E">
      <w:pPr>
        <w:ind w:left="319"/>
      </w:pPr>
    </w:p>
    <w:p w14:paraId="5132C748" w14:textId="77777777" w:rsidR="00BE1BE7" w:rsidRDefault="00BE1BE7" w:rsidP="2E7A0C8E">
      <w:pPr>
        <w:ind w:left="319"/>
      </w:pPr>
    </w:p>
    <w:p w14:paraId="4F6B62A3" w14:textId="77777777" w:rsidR="00BE1BE7" w:rsidRDefault="00BE1BE7" w:rsidP="2E7A0C8E">
      <w:pPr>
        <w:ind w:left="319"/>
      </w:pPr>
    </w:p>
    <w:p w14:paraId="2A0CFBCA" w14:textId="77777777" w:rsidR="00BE1BE7" w:rsidRDefault="00BE1BE7" w:rsidP="2E7A0C8E">
      <w:pPr>
        <w:ind w:left="319"/>
      </w:pPr>
    </w:p>
    <w:p w14:paraId="7AC6B58C" w14:textId="77777777" w:rsidR="00BE1BE7" w:rsidRDefault="00BE1BE7" w:rsidP="2E7A0C8E">
      <w:pPr>
        <w:ind w:left="319"/>
      </w:pPr>
    </w:p>
    <w:p w14:paraId="121CE546" w14:textId="77777777" w:rsidR="00BE1BE7" w:rsidRDefault="00BE1BE7" w:rsidP="2E7A0C8E">
      <w:pPr>
        <w:ind w:left="319"/>
      </w:pPr>
    </w:p>
    <w:p w14:paraId="15DC035D" w14:textId="77777777" w:rsidR="00BE1BE7" w:rsidRDefault="00BE1BE7" w:rsidP="2E7A0C8E">
      <w:pPr>
        <w:ind w:left="319"/>
      </w:pPr>
    </w:p>
    <w:p w14:paraId="0E6279E6" w14:textId="4BDF4460" w:rsidR="00A15388" w:rsidRPr="00A15388" w:rsidRDefault="31A16495" w:rsidP="7CF3DFBB">
      <w:pPr>
        <w:pStyle w:val="Heading3"/>
        <w:numPr>
          <w:ilvl w:val="2"/>
          <w:numId w:val="21"/>
        </w:numPr>
        <w:ind w:left="900" w:hanging="49"/>
        <w:rPr>
          <w:b/>
          <w:sz w:val="28"/>
          <w:szCs w:val="28"/>
        </w:rPr>
      </w:pPr>
      <w:bookmarkStart w:id="106" w:name="_Toc46337720"/>
      <w:r w:rsidRPr="7CF3DFBB">
        <w:rPr>
          <w:b/>
          <w:sz w:val="28"/>
          <w:szCs w:val="28"/>
        </w:rPr>
        <w:lastRenderedPageBreak/>
        <w:t>Check Holds</w:t>
      </w:r>
      <w:r w:rsidR="00592946">
        <w:rPr>
          <w:b/>
          <w:sz w:val="28"/>
          <w:szCs w:val="28"/>
        </w:rPr>
        <w:t xml:space="preserve"> </w:t>
      </w:r>
      <w:r w:rsidR="00592946" w:rsidRPr="00592946">
        <w:rPr>
          <w:b/>
          <w:sz w:val="28"/>
          <w:szCs w:val="28"/>
        </w:rPr>
        <w:t>(REQ - 45)</w:t>
      </w:r>
      <w:r w:rsidR="00DA4D10">
        <w:rPr>
          <w:b/>
          <w:sz w:val="28"/>
          <w:szCs w:val="28"/>
        </w:rPr>
        <w:t xml:space="preserve"> </w:t>
      </w:r>
      <w:bookmarkEnd w:id="106"/>
    </w:p>
    <w:p w14:paraId="6093A3C8" w14:textId="77777777" w:rsidR="00210946" w:rsidRDefault="00210946" w:rsidP="00210946">
      <w:pPr>
        <w:pStyle w:val="BodyText"/>
      </w:pPr>
    </w:p>
    <w:p w14:paraId="45EB157F" w14:textId="55259948" w:rsidR="00210946" w:rsidRDefault="6408E4C4" w:rsidP="00210946">
      <w:pPr>
        <w:pStyle w:val="BodyText"/>
      </w:pPr>
      <w:r>
        <w:rPr>
          <w:noProof/>
        </w:rPr>
        <w:drawing>
          <wp:inline distT="0" distB="0" distL="0" distR="0" wp14:anchorId="167073C3" wp14:editId="54EDCCF4">
            <wp:extent cx="4572000" cy="4219575"/>
            <wp:effectExtent l="0" t="0" r="0" b="0"/>
            <wp:docPr id="1541397364" name="Picture 88210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104681"/>
                    <pic:cNvPicPr/>
                  </pic:nvPicPr>
                  <pic:blipFill>
                    <a:blip r:embed="rId63">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2D98B440" w14:textId="59A0F6F3" w:rsidR="31EE5A4D" w:rsidRDefault="31EE5A4D" w:rsidP="2E7A0C8E">
      <w:pPr>
        <w:spacing w:before="198"/>
        <w:ind w:left="320"/>
        <w:rPr>
          <w:rFonts w:cs="Times New Roman"/>
          <w:b/>
          <w:bCs/>
          <w:i/>
          <w:iCs/>
          <w:sz w:val="18"/>
          <w:szCs w:val="18"/>
        </w:rPr>
      </w:pPr>
      <w:r w:rsidRPr="2E7A0C8E">
        <w:rPr>
          <w:rFonts w:cs="Times New Roman"/>
          <w:b/>
          <w:bCs/>
          <w:i/>
          <w:iCs/>
          <w:sz w:val="18"/>
          <w:szCs w:val="18"/>
        </w:rPr>
        <w:t>Figure 3</w:t>
      </w:r>
      <w:r w:rsidR="4DCFC2EA" w:rsidRPr="2E7A0C8E">
        <w:rPr>
          <w:rFonts w:cs="Times New Roman"/>
          <w:b/>
          <w:bCs/>
          <w:i/>
          <w:iCs/>
          <w:sz w:val="18"/>
          <w:szCs w:val="18"/>
        </w:rPr>
        <w:t>5</w:t>
      </w:r>
      <w:r w:rsidR="77CBAB78" w:rsidRPr="2E7A0C8E">
        <w:rPr>
          <w:rFonts w:cs="Times New Roman"/>
          <w:b/>
          <w:bCs/>
          <w:i/>
          <w:iCs/>
          <w:sz w:val="18"/>
          <w:szCs w:val="18"/>
        </w:rPr>
        <w:t xml:space="preserve"> – Check Holds</w:t>
      </w:r>
      <w:r w:rsidRPr="2E7A0C8E">
        <w:rPr>
          <w:rFonts w:cs="Times New Roman"/>
          <w:b/>
          <w:bCs/>
          <w:i/>
          <w:iCs/>
          <w:sz w:val="18"/>
          <w:szCs w:val="18"/>
        </w:rPr>
        <w:t xml:space="preserve"> Diagram</w:t>
      </w:r>
    </w:p>
    <w:p w14:paraId="2FA40B32" w14:textId="27583DA7" w:rsidR="2E7A0C8E" w:rsidRDefault="2E7A0C8E" w:rsidP="2E7A0C8E">
      <w:pPr>
        <w:pStyle w:val="BodyText"/>
      </w:pPr>
    </w:p>
    <w:p w14:paraId="3685D4D8" w14:textId="1E256ECA" w:rsidR="00210946" w:rsidRPr="00A15388" w:rsidRDefault="00210946" w:rsidP="00210946">
      <w:pPr>
        <w:pStyle w:val="BodyText"/>
      </w:pPr>
    </w:p>
    <w:p w14:paraId="3A0ADBF3" w14:textId="5F3E2A9E" w:rsidR="007C47A1" w:rsidRDefault="007C47A1" w:rsidP="00210946">
      <w:pPr>
        <w:pStyle w:val="BodyText"/>
      </w:pPr>
    </w:p>
    <w:p w14:paraId="6D971269" w14:textId="26F1AEA4" w:rsidR="007C47A1" w:rsidRDefault="007C47A1" w:rsidP="00210946">
      <w:pPr>
        <w:pStyle w:val="BodyText"/>
      </w:pPr>
    </w:p>
    <w:p w14:paraId="5ABA6259" w14:textId="08ACAAE1" w:rsidR="007C47A1" w:rsidRPr="00A15388" w:rsidRDefault="007C47A1" w:rsidP="00210946">
      <w:pPr>
        <w:pStyle w:val="BodyText"/>
      </w:pPr>
    </w:p>
    <w:p w14:paraId="72EB34B5" w14:textId="52E2D13F" w:rsidR="00AD1D76" w:rsidRPr="00AD1D76" w:rsidRDefault="31A16495" w:rsidP="00AD1D76">
      <w:pPr>
        <w:pStyle w:val="Heading3"/>
        <w:numPr>
          <w:ilvl w:val="2"/>
          <w:numId w:val="21"/>
        </w:numPr>
        <w:ind w:left="900" w:hanging="49"/>
        <w:rPr>
          <w:b/>
          <w:sz w:val="28"/>
          <w:szCs w:val="28"/>
        </w:rPr>
      </w:pPr>
      <w:bookmarkStart w:id="107" w:name="_Toc46337721"/>
      <w:r w:rsidRPr="7CF3DFBB">
        <w:rPr>
          <w:b/>
          <w:sz w:val="28"/>
          <w:szCs w:val="28"/>
        </w:rPr>
        <w:lastRenderedPageBreak/>
        <w:t>Enable or Disable automatic registration</w:t>
      </w:r>
      <w:r w:rsidR="00B96C6F">
        <w:rPr>
          <w:b/>
          <w:sz w:val="28"/>
          <w:szCs w:val="28"/>
        </w:rPr>
        <w:t xml:space="preserve"> </w:t>
      </w:r>
      <w:bookmarkEnd w:id="107"/>
    </w:p>
    <w:p w14:paraId="42962103" w14:textId="77777777" w:rsidR="00C56A34" w:rsidRPr="00AD1D76" w:rsidRDefault="00C56A34" w:rsidP="00C56A34">
      <w:pPr>
        <w:pStyle w:val="BodyText"/>
      </w:pPr>
    </w:p>
    <w:tbl>
      <w:tblPr>
        <w:tblStyle w:val="Team3"/>
        <w:tblW w:w="0" w:type="auto"/>
        <w:tblLook w:val="04A0" w:firstRow="1" w:lastRow="0" w:firstColumn="1" w:lastColumn="0" w:noHBand="0" w:noVBand="1"/>
      </w:tblPr>
      <w:tblGrid>
        <w:gridCol w:w="3645"/>
        <w:gridCol w:w="9822"/>
      </w:tblGrid>
      <w:tr w:rsidR="05B10E88" w14:paraId="2708BA2F" w14:textId="77777777" w:rsidTr="005B1B07">
        <w:trPr>
          <w:cnfStyle w:val="100000000000" w:firstRow="1" w:lastRow="0" w:firstColumn="0" w:lastColumn="0" w:oddVBand="0" w:evenVBand="0" w:oddHBand="0" w:evenHBand="0" w:firstRowFirstColumn="0" w:firstRowLastColumn="0" w:lastRowFirstColumn="0" w:lastRowLastColumn="0"/>
        </w:trPr>
        <w:tc>
          <w:tcPr>
            <w:tcW w:w="13467" w:type="dxa"/>
            <w:gridSpan w:val="2"/>
          </w:tcPr>
          <w:p w14:paraId="6FDCFD14" w14:textId="3FA2FAE6" w:rsidR="05B10E88" w:rsidRPr="00C56A34" w:rsidRDefault="05B10E88" w:rsidP="385DFD3C">
            <w:pPr>
              <w:pStyle w:val="TableParagraph"/>
              <w:spacing w:before="80" w:after="80"/>
              <w:ind w:left="4320" w:right="4108"/>
              <w:jc w:val="center"/>
              <w:rPr>
                <w:rFonts w:cs="Times New Roman"/>
                <w:sz w:val="28"/>
                <w:szCs w:val="28"/>
              </w:rPr>
            </w:pPr>
            <w:r w:rsidRPr="05B10E88">
              <w:rPr>
                <w:rFonts w:cs="Times New Roman"/>
                <w:sz w:val="28"/>
                <w:szCs w:val="28"/>
              </w:rPr>
              <w:t xml:space="preserve">Class Name: </w:t>
            </w:r>
            <w:r w:rsidR="05D86FDE" w:rsidRPr="05B10E88">
              <w:rPr>
                <w:rFonts w:cs="Times New Roman"/>
                <w:sz w:val="28"/>
                <w:szCs w:val="28"/>
              </w:rPr>
              <w:t>Enable or Disable automatic registration</w:t>
            </w:r>
          </w:p>
        </w:tc>
      </w:tr>
      <w:tr w:rsidR="05B10E88" w14:paraId="59A2F70E" w14:textId="77777777" w:rsidTr="005B1B07">
        <w:trPr>
          <w:cnfStyle w:val="000000100000" w:firstRow="0" w:lastRow="0" w:firstColumn="0" w:lastColumn="0" w:oddVBand="0" w:evenVBand="0" w:oddHBand="1" w:evenHBand="0" w:firstRowFirstColumn="0" w:firstRowLastColumn="0" w:lastRowFirstColumn="0" w:lastRowLastColumn="0"/>
        </w:trPr>
        <w:tc>
          <w:tcPr>
            <w:tcW w:w="13467" w:type="dxa"/>
            <w:gridSpan w:val="2"/>
          </w:tcPr>
          <w:p w14:paraId="1B4EA3A9" w14:textId="075ACF58" w:rsidR="05B10E88" w:rsidRDefault="05B10E88" w:rsidP="05B10E88">
            <w:pPr>
              <w:pStyle w:val="TableParagraph"/>
              <w:ind w:right="774"/>
              <w:rPr>
                <w:rFonts w:eastAsia="Times New Roman" w:cs="Times New Roman"/>
              </w:rPr>
            </w:pPr>
            <w:r w:rsidRPr="05B10E88">
              <w:rPr>
                <w:rFonts w:eastAsia="Times New Roman" w:cs="Times New Roman"/>
              </w:rPr>
              <w:t xml:space="preserve">Description: This </w:t>
            </w:r>
            <w:r w:rsidR="736B84DC" w:rsidRPr="4790E8D2">
              <w:rPr>
                <w:rFonts w:eastAsia="Times New Roman" w:cs="Times New Roman"/>
              </w:rPr>
              <w:t xml:space="preserve">is a </w:t>
            </w:r>
            <w:r w:rsidRPr="05B10E88">
              <w:rPr>
                <w:rFonts w:eastAsia="Times New Roman" w:cs="Times New Roman"/>
              </w:rPr>
              <w:t xml:space="preserve">class </w:t>
            </w:r>
            <w:r w:rsidR="736B84DC" w:rsidRPr="4790E8D2">
              <w:rPr>
                <w:rFonts w:eastAsia="Times New Roman" w:cs="Times New Roman"/>
              </w:rPr>
              <w:t>that allows user to enable or disable</w:t>
            </w:r>
            <w:r w:rsidRPr="05B10E88">
              <w:rPr>
                <w:rFonts w:eastAsia="Times New Roman" w:cs="Times New Roman"/>
              </w:rPr>
              <w:t xml:space="preserve"> automatic registration</w:t>
            </w:r>
          </w:p>
          <w:p w14:paraId="6A239C9C" w14:textId="6CE2BA98" w:rsidR="05B10E88" w:rsidRDefault="05B10E88" w:rsidP="05B10E88">
            <w:pPr>
              <w:ind w:left="220"/>
              <w:rPr>
                <w:rFonts w:ascii="Times" w:eastAsia="Times" w:hAnsi="Times" w:cs="Times"/>
              </w:rPr>
            </w:pPr>
          </w:p>
        </w:tc>
      </w:tr>
      <w:tr w:rsidR="05B10E88" w14:paraId="45BB3F16"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tcPr>
          <w:p w14:paraId="3DB18F6E" w14:textId="2F131DD1" w:rsidR="05B10E88" w:rsidRDefault="05B10E88" w:rsidP="05B10E88">
            <w:pPr>
              <w:pStyle w:val="TableParagraph"/>
              <w:spacing w:after="240"/>
              <w:ind w:left="0"/>
              <w:jc w:val="center"/>
              <w:rPr>
                <w:rFonts w:eastAsia="Times New Roman" w:cs="Times New Roman"/>
                <w:b/>
                <w:bCs/>
              </w:rPr>
            </w:pPr>
            <w:r w:rsidRPr="05B10E88">
              <w:rPr>
                <w:rFonts w:eastAsia="Times New Roman" w:cs="Times New Roman"/>
                <w:b/>
                <w:bCs/>
              </w:rPr>
              <w:t>Attributes (Fields)</w:t>
            </w:r>
          </w:p>
        </w:tc>
        <w:tc>
          <w:tcPr>
            <w:tcW w:w="9822" w:type="dxa"/>
          </w:tcPr>
          <w:p w14:paraId="3F4C7CD1" w14:textId="14249FA7" w:rsidR="05B10E88" w:rsidRDefault="05B10E88" w:rsidP="05B10E88">
            <w:pPr>
              <w:pStyle w:val="TableParagraph"/>
              <w:spacing w:after="240"/>
              <w:ind w:left="3896" w:right="3913"/>
              <w:jc w:val="center"/>
              <w:rPr>
                <w:rFonts w:eastAsia="Times New Roman" w:cs="Times New Roman"/>
                <w:b/>
                <w:bCs/>
              </w:rPr>
            </w:pPr>
            <w:r w:rsidRPr="05B10E88">
              <w:rPr>
                <w:rFonts w:eastAsia="Times New Roman" w:cs="Times New Roman"/>
                <w:b/>
                <w:bCs/>
              </w:rPr>
              <w:t>Attribute Description</w:t>
            </w:r>
          </w:p>
        </w:tc>
      </w:tr>
      <w:tr w:rsidR="05B10E88" w14:paraId="78E3A83F"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tcPr>
          <w:p w14:paraId="2E6ACD96" w14:textId="7CF0BAFE" w:rsidR="05B10E88" w:rsidRDefault="05B10E88" w:rsidP="05B10E88">
            <w:pPr>
              <w:pStyle w:val="TableParagraph"/>
              <w:spacing w:after="240" w:line="259" w:lineRule="auto"/>
              <w:ind w:left="0"/>
              <w:jc w:val="center"/>
              <w:rPr>
                <w:rFonts w:eastAsia="Times New Roman" w:cs="Times New Roman"/>
              </w:rPr>
            </w:pPr>
            <w:proofErr w:type="spellStart"/>
            <w:r w:rsidRPr="05B10E88">
              <w:rPr>
                <w:rFonts w:eastAsia="Times New Roman" w:cs="Times New Roman"/>
              </w:rPr>
              <w:t>autoReg</w:t>
            </w:r>
            <w:proofErr w:type="spellEnd"/>
          </w:p>
        </w:tc>
        <w:tc>
          <w:tcPr>
            <w:tcW w:w="9822" w:type="dxa"/>
          </w:tcPr>
          <w:p w14:paraId="103C9B52" w14:textId="5935509F" w:rsidR="05B10E88" w:rsidRDefault="05B10E88" w:rsidP="05B10E88">
            <w:pPr>
              <w:pStyle w:val="TableParagraph"/>
              <w:spacing w:before="84" w:line="259" w:lineRule="auto"/>
              <w:ind w:left="196"/>
              <w:rPr>
                <w:rFonts w:eastAsia="Times New Roman" w:cs="Times New Roman"/>
              </w:rPr>
            </w:pPr>
            <w:r w:rsidRPr="05B10E88">
              <w:rPr>
                <w:rFonts w:eastAsia="Times New Roman" w:cs="Times New Roman"/>
              </w:rPr>
              <w:t xml:space="preserve">Whether automatic registration has been selected. Stored as a </w:t>
            </w:r>
            <w:proofErr w:type="spellStart"/>
            <w:r w:rsidRPr="05B10E88">
              <w:rPr>
                <w:rFonts w:eastAsia="Times New Roman" w:cs="Times New Roman"/>
              </w:rPr>
              <w:t>bool</w:t>
            </w:r>
            <w:proofErr w:type="spellEnd"/>
            <w:r w:rsidRPr="05B10E88">
              <w:rPr>
                <w:rFonts w:eastAsia="Times New Roman" w:cs="Times New Roman"/>
              </w:rPr>
              <w:t>.</w:t>
            </w:r>
          </w:p>
        </w:tc>
      </w:tr>
      <w:tr w:rsidR="05B10E88" w14:paraId="0EA58199"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tcPr>
          <w:p w14:paraId="5682481B" w14:textId="2D346335" w:rsidR="05B10E88" w:rsidRDefault="05B10E88" w:rsidP="05B10E88">
            <w:pPr>
              <w:pStyle w:val="TableParagraph"/>
              <w:spacing w:after="240"/>
              <w:ind w:left="0"/>
              <w:jc w:val="center"/>
              <w:rPr>
                <w:rFonts w:eastAsia="Times New Roman" w:cs="Times New Roman"/>
                <w:b/>
                <w:bCs/>
              </w:rPr>
            </w:pPr>
            <w:r w:rsidRPr="05B10E88">
              <w:rPr>
                <w:rFonts w:eastAsia="Times New Roman" w:cs="Times New Roman"/>
                <w:b/>
                <w:bCs/>
              </w:rPr>
              <w:t>Methods (Operations)</w:t>
            </w:r>
          </w:p>
        </w:tc>
        <w:tc>
          <w:tcPr>
            <w:tcW w:w="9822" w:type="dxa"/>
          </w:tcPr>
          <w:p w14:paraId="621194BE" w14:textId="2A23D0BA" w:rsidR="05B10E88" w:rsidRDefault="05B10E88" w:rsidP="05B10E88">
            <w:pPr>
              <w:spacing w:before="86"/>
              <w:ind w:left="194"/>
              <w:rPr>
                <w:rFonts w:eastAsia="Times New Roman" w:cs="Times New Roman"/>
              </w:rPr>
            </w:pPr>
          </w:p>
        </w:tc>
      </w:tr>
      <w:tr w:rsidR="05B10E88" w14:paraId="5C4BE343"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vMerge w:val="restart"/>
          </w:tcPr>
          <w:p w14:paraId="441827F5" w14:textId="402E107D" w:rsidR="05B10E88" w:rsidRDefault="05B10E88" w:rsidP="05B10E88">
            <w:pPr>
              <w:pStyle w:val="TableParagraph"/>
              <w:spacing w:line="259" w:lineRule="auto"/>
              <w:ind w:left="0"/>
              <w:jc w:val="center"/>
            </w:pPr>
            <w:r w:rsidRPr="05B10E88">
              <w:rPr>
                <w:rFonts w:eastAsia="Times New Roman" w:cs="Times New Roman"/>
              </w:rPr>
              <w:t>Is automatic registration selected</w:t>
            </w:r>
          </w:p>
        </w:tc>
        <w:tc>
          <w:tcPr>
            <w:tcW w:w="9822" w:type="dxa"/>
          </w:tcPr>
          <w:p w14:paraId="665EF187" w14:textId="223DBC5E" w:rsidR="05B10E88" w:rsidRDefault="05B10E88" w:rsidP="05B10E88">
            <w:pPr>
              <w:pStyle w:val="TableParagraph"/>
              <w:spacing w:after="240"/>
              <w:ind w:left="3896" w:right="3913"/>
              <w:jc w:val="center"/>
              <w:rPr>
                <w:rFonts w:eastAsia="Times New Roman" w:cs="Times New Roman"/>
              </w:rPr>
            </w:pPr>
            <w:r w:rsidRPr="05B10E88">
              <w:rPr>
                <w:rFonts w:eastAsia="Times New Roman" w:cs="Times New Roman"/>
                <w:b/>
                <w:bCs/>
              </w:rPr>
              <w:t>Method Description</w:t>
            </w:r>
          </w:p>
        </w:tc>
      </w:tr>
      <w:tr w:rsidR="05B10E88" w14:paraId="502861AD"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vMerge/>
          </w:tcPr>
          <w:p w14:paraId="517B3BC6" w14:textId="77777777" w:rsidR="005F76B7" w:rsidRDefault="005F76B7"/>
        </w:tc>
        <w:tc>
          <w:tcPr>
            <w:tcW w:w="9822" w:type="dxa"/>
          </w:tcPr>
          <w:p w14:paraId="28D79F28" w14:textId="6390C06F" w:rsidR="05B10E88" w:rsidRDefault="05B10E88" w:rsidP="05B10E88">
            <w:pPr>
              <w:pStyle w:val="TableParagraph"/>
              <w:rPr>
                <w:rFonts w:eastAsia="Times New Roman" w:cs="Times New Roman"/>
              </w:rPr>
            </w:pPr>
            <w:r w:rsidRPr="05B10E88">
              <w:rPr>
                <w:rFonts w:eastAsia="Times New Roman" w:cs="Times New Roman"/>
              </w:rPr>
              <w:t>Parameters: N/A</w:t>
            </w:r>
          </w:p>
          <w:p w14:paraId="0A91B0F0" w14:textId="5A824DC7" w:rsidR="05B10E88" w:rsidRDefault="05B10E88" w:rsidP="05B10E88">
            <w:pPr>
              <w:pStyle w:val="TableParagraph"/>
              <w:rPr>
                <w:rFonts w:eastAsia="Times New Roman" w:cs="Times New Roman"/>
              </w:rPr>
            </w:pPr>
            <w:r w:rsidRPr="05B10E88">
              <w:rPr>
                <w:rFonts w:eastAsia="Times New Roman" w:cs="Times New Roman"/>
              </w:rPr>
              <w:t>Return: N/A</w:t>
            </w:r>
          </w:p>
          <w:p w14:paraId="710F4278" w14:textId="6B0C2F86" w:rsidR="05B10E88" w:rsidRDefault="05B10E88" w:rsidP="05B10E88">
            <w:pPr>
              <w:pStyle w:val="TableParagraph"/>
              <w:spacing w:after="240"/>
              <w:rPr>
                <w:rFonts w:eastAsia="Times New Roman" w:cs="Times New Roman"/>
              </w:rPr>
            </w:pPr>
            <w:r w:rsidRPr="05B10E88">
              <w:rPr>
                <w:rFonts w:eastAsia="Times New Roman" w:cs="Times New Roman"/>
              </w:rPr>
              <w:t>Description: The method will return a Boolean verifying if the user has enabled automatic registration</w:t>
            </w:r>
            <w:r w:rsidR="0A9CDB2E" w:rsidRPr="078FCCC8">
              <w:rPr>
                <w:rFonts w:eastAsia="Times New Roman" w:cs="Times New Roman"/>
              </w:rPr>
              <w:t>.</w:t>
            </w:r>
          </w:p>
        </w:tc>
      </w:tr>
      <w:tr w:rsidR="05B10E88" w14:paraId="0F645BDD"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vMerge/>
          </w:tcPr>
          <w:p w14:paraId="72716B1C" w14:textId="77777777" w:rsidR="005F76B7" w:rsidRDefault="005F76B7"/>
        </w:tc>
        <w:tc>
          <w:tcPr>
            <w:tcW w:w="9822" w:type="dxa"/>
          </w:tcPr>
          <w:p w14:paraId="017702C1" w14:textId="060A3256" w:rsidR="05B10E88" w:rsidRDefault="05B10E88" w:rsidP="05B10E88">
            <w:pPr>
              <w:pStyle w:val="TableParagraph"/>
              <w:spacing w:after="240"/>
              <w:ind w:left="3896" w:right="3913"/>
              <w:jc w:val="center"/>
              <w:rPr>
                <w:rFonts w:eastAsia="Times New Roman" w:cs="Times New Roman"/>
              </w:rPr>
            </w:pPr>
            <w:r w:rsidRPr="05B10E88">
              <w:rPr>
                <w:rFonts w:eastAsia="Times New Roman" w:cs="Times New Roman"/>
                <w:b/>
                <w:bCs/>
              </w:rPr>
              <w:t xml:space="preserve">Method </w:t>
            </w:r>
            <w:r w:rsidRPr="6EAD6785">
              <w:rPr>
                <w:rFonts w:eastAsia="Times New Roman" w:cs="Times New Roman"/>
                <w:b/>
                <w:bCs/>
              </w:rPr>
              <w:t>Pseudo</w:t>
            </w:r>
            <w:r w:rsidR="1F5EE5D5" w:rsidRPr="6EAD6785">
              <w:rPr>
                <w:rFonts w:eastAsia="Times New Roman" w:cs="Times New Roman"/>
                <w:b/>
                <w:bCs/>
              </w:rPr>
              <w:t>c</w:t>
            </w:r>
            <w:r w:rsidRPr="6EAD6785">
              <w:rPr>
                <w:rFonts w:eastAsia="Times New Roman" w:cs="Times New Roman"/>
                <w:b/>
                <w:bCs/>
              </w:rPr>
              <w:t>ode</w:t>
            </w:r>
          </w:p>
        </w:tc>
      </w:tr>
      <w:tr w:rsidR="05B10E88" w14:paraId="46DDDDD4"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vMerge/>
          </w:tcPr>
          <w:p w14:paraId="509C85BC" w14:textId="77777777" w:rsidR="005F76B7" w:rsidRDefault="005F76B7"/>
        </w:tc>
        <w:tc>
          <w:tcPr>
            <w:tcW w:w="9822" w:type="dxa"/>
          </w:tcPr>
          <w:p w14:paraId="5A85A5B8" w14:textId="584207A7" w:rsidR="05B10E88" w:rsidRDefault="05B10E88" w:rsidP="60266234">
            <w:pPr>
              <w:pStyle w:val="TableParagraph"/>
              <w:rPr>
                <w:rFonts w:eastAsia="Times New Roman" w:cs="Times New Roman"/>
              </w:rPr>
            </w:pPr>
            <w:proofErr w:type="spellStart"/>
            <w:r w:rsidRPr="05B10E88">
              <w:rPr>
                <w:rFonts w:eastAsia="Times New Roman" w:cs="Times New Roman"/>
              </w:rPr>
              <w:t>autoRegIsSelected</w:t>
            </w:r>
            <w:proofErr w:type="spellEnd"/>
            <w:r w:rsidRPr="05B10E88">
              <w:rPr>
                <w:rFonts w:eastAsia="Times New Roman" w:cs="Times New Roman"/>
              </w:rPr>
              <w:t>()</w:t>
            </w:r>
            <w:r w:rsidR="0152581F" w:rsidRPr="66FD9EF4">
              <w:rPr>
                <w:rFonts w:eastAsia="Times New Roman" w:cs="Times New Roman"/>
              </w:rPr>
              <w:t xml:space="preserve"> </w:t>
            </w:r>
            <w:r w:rsidRPr="05B10E88">
              <w:rPr>
                <w:rFonts w:eastAsia="Times New Roman" w:cs="Times New Roman"/>
              </w:rPr>
              <w:t>{</w:t>
            </w:r>
          </w:p>
          <w:p w14:paraId="30751D2D" w14:textId="6B8B87B7" w:rsidR="05B10E88" w:rsidRDefault="05B10E88" w:rsidP="60266234">
            <w:pPr>
              <w:pStyle w:val="TableParagraph"/>
              <w:ind w:left="720"/>
              <w:rPr>
                <w:rFonts w:eastAsia="Times New Roman" w:cs="Times New Roman"/>
              </w:rPr>
            </w:pPr>
            <w:r w:rsidRPr="05B10E88">
              <w:rPr>
                <w:rFonts w:eastAsia="Times New Roman" w:cs="Times New Roman"/>
              </w:rPr>
              <w:t xml:space="preserve">Check </w:t>
            </w:r>
            <w:r w:rsidR="371BDF53" w:rsidRPr="66FD9EF4">
              <w:rPr>
                <w:rFonts w:eastAsia="Times New Roman" w:cs="Times New Roman"/>
              </w:rPr>
              <w:t>IF</w:t>
            </w:r>
            <w:r w:rsidRPr="05B10E88">
              <w:rPr>
                <w:rFonts w:eastAsia="Times New Roman" w:cs="Times New Roman"/>
              </w:rPr>
              <w:t xml:space="preserve"> automatic registration is selected {</w:t>
            </w:r>
          </w:p>
          <w:p w14:paraId="2CB30928" w14:textId="0059A9D1" w:rsidR="05B10E88" w:rsidRDefault="334DE6A1" w:rsidP="60266234">
            <w:pPr>
              <w:pStyle w:val="TableParagraph"/>
              <w:ind w:left="1440"/>
              <w:rPr>
                <w:rFonts w:eastAsia="Times New Roman" w:cs="Times New Roman"/>
              </w:rPr>
            </w:pPr>
            <w:r w:rsidRPr="66FD9EF4">
              <w:rPr>
                <w:rFonts w:eastAsia="Times New Roman" w:cs="Times New Roman"/>
              </w:rPr>
              <w:t>I</w:t>
            </w:r>
            <w:r w:rsidR="0DB1FDB4" w:rsidRPr="66FD9EF4">
              <w:rPr>
                <w:rFonts w:eastAsia="Times New Roman" w:cs="Times New Roman"/>
              </w:rPr>
              <w:t>F</w:t>
            </w:r>
            <w:r w:rsidR="05B10E88" w:rsidRPr="05B10E88">
              <w:rPr>
                <w:rFonts w:eastAsia="Times New Roman" w:cs="Times New Roman"/>
              </w:rPr>
              <w:t xml:space="preserve"> it is then automatically register</w:t>
            </w:r>
          </w:p>
          <w:p w14:paraId="4A34DEEB" w14:textId="62DD96CC" w:rsidR="05B10E88" w:rsidRDefault="334DE6A1" w:rsidP="60266234">
            <w:pPr>
              <w:pStyle w:val="TableParagraph"/>
              <w:ind w:left="720"/>
              <w:rPr>
                <w:rFonts w:eastAsia="Times New Roman" w:cs="Times New Roman"/>
              </w:rPr>
            </w:pPr>
            <w:r w:rsidRPr="66FD9EF4">
              <w:rPr>
                <w:rFonts w:eastAsia="Times New Roman" w:cs="Times New Roman"/>
              </w:rPr>
              <w:t>} E</w:t>
            </w:r>
            <w:r w:rsidR="4E77734E" w:rsidRPr="66FD9EF4">
              <w:rPr>
                <w:rFonts w:eastAsia="Times New Roman" w:cs="Times New Roman"/>
              </w:rPr>
              <w:t xml:space="preserve">LSE </w:t>
            </w:r>
            <w:r w:rsidRPr="66FD9EF4">
              <w:rPr>
                <w:rFonts w:eastAsia="Times New Roman" w:cs="Times New Roman"/>
              </w:rPr>
              <w:t>{</w:t>
            </w:r>
          </w:p>
          <w:p w14:paraId="71D1B5CD" w14:textId="0BC4FC7E" w:rsidR="05B10E88" w:rsidRDefault="05B10E88" w:rsidP="60266234">
            <w:pPr>
              <w:pStyle w:val="TableParagraph"/>
              <w:ind w:left="1440"/>
              <w:rPr>
                <w:rFonts w:eastAsia="Times New Roman" w:cs="Times New Roman"/>
              </w:rPr>
            </w:pPr>
            <w:r w:rsidRPr="05B10E88">
              <w:rPr>
                <w:rFonts w:eastAsia="Times New Roman" w:cs="Times New Roman"/>
              </w:rPr>
              <w:lastRenderedPageBreak/>
              <w:t>Do not automatically register</w:t>
            </w:r>
          </w:p>
          <w:p w14:paraId="78A74F9F" w14:textId="2942C6AA" w:rsidR="05B10E88" w:rsidRDefault="05B10E88" w:rsidP="60266234">
            <w:pPr>
              <w:pStyle w:val="TableParagraph"/>
              <w:ind w:left="720"/>
              <w:rPr>
                <w:rFonts w:eastAsia="Times New Roman" w:cs="Times New Roman"/>
              </w:rPr>
            </w:pPr>
            <w:r w:rsidRPr="05B10E88">
              <w:rPr>
                <w:rFonts w:eastAsia="Times New Roman" w:cs="Times New Roman"/>
              </w:rPr>
              <w:t>}</w:t>
            </w:r>
          </w:p>
          <w:p w14:paraId="1F353D0C" w14:textId="745AFC9B" w:rsidR="05B10E88" w:rsidRDefault="05B10E88" w:rsidP="60266234">
            <w:pPr>
              <w:pStyle w:val="TableParagraph"/>
              <w:rPr>
                <w:rFonts w:eastAsia="Times New Roman" w:cs="Times New Roman"/>
              </w:rPr>
            </w:pPr>
            <w:r w:rsidRPr="05B10E88">
              <w:rPr>
                <w:rFonts w:eastAsia="Times New Roman" w:cs="Times New Roman"/>
              </w:rPr>
              <w:t>}</w:t>
            </w:r>
          </w:p>
        </w:tc>
      </w:tr>
      <w:tr w:rsidR="05B10E88" w14:paraId="113A8DDB"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tcPr>
          <w:p w14:paraId="2709D9A4" w14:textId="6968419D" w:rsidR="05B10E88" w:rsidRDefault="05B10E88" w:rsidP="05B10E88">
            <w:pPr>
              <w:pStyle w:val="TableParagraph"/>
              <w:ind w:left="0"/>
              <w:jc w:val="center"/>
              <w:rPr>
                <w:rFonts w:eastAsia="Times New Roman" w:cs="Times New Roman"/>
              </w:rPr>
            </w:pPr>
          </w:p>
        </w:tc>
        <w:tc>
          <w:tcPr>
            <w:tcW w:w="9822" w:type="dxa"/>
          </w:tcPr>
          <w:p w14:paraId="5E37CA71" w14:textId="37C4EED6" w:rsidR="05B10E88" w:rsidRDefault="05B10E88" w:rsidP="05B10E88">
            <w:pPr>
              <w:ind w:left="0"/>
              <w:rPr>
                <w:rFonts w:eastAsia="Times New Roman" w:cs="Times New Roman"/>
              </w:rPr>
            </w:pPr>
          </w:p>
        </w:tc>
      </w:tr>
      <w:tr w:rsidR="3F5CB878" w14:paraId="1E9BD7BF"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tcPr>
          <w:p w14:paraId="03EA6B51" w14:textId="06203E14" w:rsidR="3F5CB878" w:rsidRDefault="24A45902" w:rsidP="3F5CB878">
            <w:pPr>
              <w:pStyle w:val="TableParagraph"/>
              <w:jc w:val="center"/>
              <w:rPr>
                <w:rFonts w:eastAsia="Times New Roman" w:cs="Times New Roman"/>
              </w:rPr>
            </w:pPr>
            <w:proofErr w:type="spellStart"/>
            <w:r w:rsidRPr="222DF67B">
              <w:rPr>
                <w:rFonts w:eastAsia="Times New Roman" w:cs="Times New Roman"/>
              </w:rPr>
              <w:t>autoRegEnabledMessage</w:t>
            </w:r>
            <w:proofErr w:type="spellEnd"/>
          </w:p>
        </w:tc>
        <w:tc>
          <w:tcPr>
            <w:tcW w:w="9822" w:type="dxa"/>
          </w:tcPr>
          <w:p w14:paraId="6FF7F4CB" w14:textId="54E65FCE" w:rsidR="3F5CB878" w:rsidRDefault="24A45902" w:rsidP="3F5CB878">
            <w:pPr>
              <w:rPr>
                <w:rFonts w:eastAsia="Times New Roman" w:cs="Times New Roman"/>
              </w:rPr>
            </w:pPr>
            <w:r w:rsidRPr="222DF67B">
              <w:rPr>
                <w:rFonts w:eastAsia="Times New Roman" w:cs="Times New Roman"/>
              </w:rPr>
              <w:t xml:space="preserve">Displays a message that </w:t>
            </w:r>
            <w:r w:rsidR="7CD87D2E" w:rsidRPr="078FCCC8">
              <w:rPr>
                <w:rFonts w:eastAsia="Times New Roman" w:cs="Times New Roman"/>
              </w:rPr>
              <w:t xml:space="preserve">the </w:t>
            </w:r>
            <w:r w:rsidRPr="222DF67B">
              <w:rPr>
                <w:rFonts w:eastAsia="Times New Roman" w:cs="Times New Roman"/>
              </w:rPr>
              <w:t>user has enabled auto</w:t>
            </w:r>
            <w:r w:rsidR="098EE9B9" w:rsidRPr="078FCCC8">
              <w:rPr>
                <w:rFonts w:eastAsia="Times New Roman" w:cs="Times New Roman"/>
              </w:rPr>
              <w:t>-</w:t>
            </w:r>
            <w:r w:rsidRPr="222DF67B">
              <w:rPr>
                <w:rFonts w:eastAsia="Times New Roman" w:cs="Times New Roman"/>
              </w:rPr>
              <w:t>register</w:t>
            </w:r>
            <w:r w:rsidR="0A66A6EE" w:rsidRPr="078FCCC8">
              <w:rPr>
                <w:rFonts w:eastAsia="Times New Roman" w:cs="Times New Roman"/>
              </w:rPr>
              <w:t>.</w:t>
            </w:r>
          </w:p>
        </w:tc>
      </w:tr>
      <w:tr w:rsidR="222DF67B" w14:paraId="7E5EC03C"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tcPr>
          <w:p w14:paraId="30A42590" w14:textId="3CE059E4" w:rsidR="222DF67B" w:rsidRDefault="222DF67B" w:rsidP="222DF67B">
            <w:pPr>
              <w:pStyle w:val="TableParagraph"/>
              <w:jc w:val="center"/>
              <w:rPr>
                <w:rFonts w:eastAsia="Times New Roman" w:cs="Times New Roman"/>
              </w:rPr>
            </w:pPr>
          </w:p>
        </w:tc>
        <w:tc>
          <w:tcPr>
            <w:tcW w:w="9822" w:type="dxa"/>
          </w:tcPr>
          <w:p w14:paraId="20EED8BD" w14:textId="00FFF27D" w:rsidR="116ECABE" w:rsidRDefault="116ECABE" w:rsidP="222DF67B">
            <w:pPr>
              <w:pStyle w:val="TableParagraph"/>
              <w:spacing w:after="240"/>
              <w:ind w:left="3896" w:right="3913"/>
              <w:jc w:val="center"/>
              <w:rPr>
                <w:rFonts w:eastAsia="Times New Roman" w:cs="Times New Roman"/>
              </w:rPr>
            </w:pPr>
            <w:r w:rsidRPr="222DF67B">
              <w:rPr>
                <w:rFonts w:eastAsia="Times New Roman" w:cs="Times New Roman"/>
                <w:b/>
                <w:bCs/>
              </w:rPr>
              <w:t xml:space="preserve">Method </w:t>
            </w:r>
            <w:r w:rsidRPr="6EAD6785">
              <w:rPr>
                <w:rFonts w:eastAsia="Times New Roman" w:cs="Times New Roman"/>
                <w:b/>
                <w:bCs/>
              </w:rPr>
              <w:t>Pseudo</w:t>
            </w:r>
            <w:r w:rsidR="1F00C364" w:rsidRPr="6EAD6785">
              <w:rPr>
                <w:rFonts w:eastAsia="Times New Roman" w:cs="Times New Roman"/>
                <w:b/>
                <w:bCs/>
              </w:rPr>
              <w:t>c</w:t>
            </w:r>
            <w:r w:rsidRPr="6EAD6785">
              <w:rPr>
                <w:rFonts w:eastAsia="Times New Roman" w:cs="Times New Roman"/>
                <w:b/>
                <w:bCs/>
              </w:rPr>
              <w:t>ode</w:t>
            </w:r>
          </w:p>
          <w:p w14:paraId="64D9AF4E" w14:textId="2872C865" w:rsidR="222DF67B" w:rsidRDefault="222DF67B" w:rsidP="222DF67B">
            <w:pPr>
              <w:rPr>
                <w:rFonts w:eastAsia="Times New Roman" w:cs="Times New Roman"/>
              </w:rPr>
            </w:pPr>
          </w:p>
        </w:tc>
      </w:tr>
      <w:tr w:rsidR="000E5CB1" w14:paraId="67C7C947"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tcPr>
          <w:p w14:paraId="675D7F93" w14:textId="40568C82" w:rsidR="000E5CB1" w:rsidRDefault="000E5CB1" w:rsidP="000E5CB1">
            <w:pPr>
              <w:pStyle w:val="TableParagraph"/>
              <w:jc w:val="center"/>
              <w:rPr>
                <w:rFonts w:eastAsia="Times New Roman" w:cs="Times New Roman"/>
              </w:rPr>
            </w:pPr>
          </w:p>
        </w:tc>
        <w:tc>
          <w:tcPr>
            <w:tcW w:w="9822" w:type="dxa"/>
          </w:tcPr>
          <w:p w14:paraId="18026327" w14:textId="10B2C595" w:rsidR="116ECABE" w:rsidRDefault="116ECABE" w:rsidP="000E5CB1">
            <w:pPr>
              <w:pStyle w:val="TableParagraph"/>
              <w:jc w:val="center"/>
              <w:rPr>
                <w:rFonts w:eastAsia="Times New Roman" w:cs="Times New Roman"/>
                <w:b/>
                <w:bCs/>
              </w:rPr>
            </w:pPr>
            <w:proofErr w:type="spellStart"/>
            <w:r w:rsidRPr="2D8C4A28">
              <w:rPr>
                <w:rFonts w:eastAsia="Times New Roman" w:cs="Times New Roman"/>
                <w:b/>
                <w:bCs/>
              </w:rPr>
              <w:t>AutoRegEnabledmessage</w:t>
            </w:r>
            <w:proofErr w:type="spellEnd"/>
          </w:p>
          <w:p w14:paraId="2C1A947A" w14:textId="25C9470C" w:rsidR="116ECABE" w:rsidRDefault="116ECABE" w:rsidP="2D8C4A28">
            <w:pPr>
              <w:pStyle w:val="TableParagraph"/>
              <w:jc w:val="center"/>
              <w:rPr>
                <w:rFonts w:eastAsia="Times New Roman" w:cs="Times New Roman"/>
                <w:b/>
                <w:bCs/>
              </w:rPr>
            </w:pPr>
            <w:r w:rsidRPr="2D8C4A28">
              <w:rPr>
                <w:rFonts w:eastAsia="Times New Roman" w:cs="Times New Roman"/>
                <w:b/>
                <w:bCs/>
              </w:rPr>
              <w:t xml:space="preserve">If </w:t>
            </w:r>
            <w:proofErr w:type="spellStart"/>
            <w:r w:rsidRPr="2D8C4A28">
              <w:rPr>
                <w:rFonts w:eastAsia="Times New Roman" w:cs="Times New Roman"/>
                <w:b/>
                <w:bCs/>
              </w:rPr>
              <w:t>autoReg</w:t>
            </w:r>
            <w:proofErr w:type="spellEnd"/>
          </w:p>
          <w:p w14:paraId="5FFD4501" w14:textId="3E13AB6F" w:rsidR="116ECABE" w:rsidRDefault="596B88F6" w:rsidP="7419A822">
            <w:pPr>
              <w:pStyle w:val="TableParagraph"/>
              <w:jc w:val="center"/>
              <w:rPr>
                <w:rFonts w:eastAsia="Times New Roman" w:cs="Times New Roman"/>
                <w:b/>
                <w:bCs/>
              </w:rPr>
            </w:pPr>
            <w:r w:rsidRPr="2E7A0C8E">
              <w:rPr>
                <w:rFonts w:eastAsia="Times New Roman" w:cs="Times New Roman"/>
                <w:b/>
                <w:bCs/>
              </w:rPr>
              <w:t>P</w:t>
            </w:r>
            <w:r w:rsidR="07DE93D7" w:rsidRPr="2E7A0C8E">
              <w:rPr>
                <w:rFonts w:eastAsia="Times New Roman" w:cs="Times New Roman"/>
                <w:b/>
                <w:bCs/>
              </w:rPr>
              <w:t>rint</w:t>
            </w:r>
            <w:r w:rsidR="116ECABE" w:rsidRPr="2D8C4A28">
              <w:rPr>
                <w:rFonts w:eastAsia="Times New Roman" w:cs="Times New Roman"/>
                <w:b/>
                <w:bCs/>
              </w:rPr>
              <w:t xml:space="preserve"> </w:t>
            </w:r>
            <w:r w:rsidR="116ECABE" w:rsidRPr="316E0502">
              <w:rPr>
                <w:rFonts w:eastAsia="Times New Roman" w:cs="Times New Roman"/>
                <w:b/>
                <w:bCs/>
              </w:rPr>
              <w:t>“</w:t>
            </w:r>
            <w:r w:rsidR="116ECABE" w:rsidRPr="2D8C4A28">
              <w:rPr>
                <w:rFonts w:eastAsia="Times New Roman" w:cs="Times New Roman"/>
                <w:b/>
                <w:bCs/>
              </w:rPr>
              <w:t>You have chosen to have the Grad Planner Automatically register for the</w:t>
            </w:r>
            <w:r w:rsidR="116ECABE" w:rsidRPr="316E0502">
              <w:rPr>
                <w:rFonts w:eastAsia="Times New Roman" w:cs="Times New Roman"/>
                <w:b/>
                <w:bCs/>
              </w:rPr>
              <w:t xml:space="preserve"> courses you have planned each semester”</w:t>
            </w:r>
          </w:p>
          <w:p w14:paraId="67B2E0F1" w14:textId="33E38EA8" w:rsidR="116ECABE" w:rsidRDefault="116ECABE" w:rsidP="7419A822">
            <w:pPr>
              <w:pStyle w:val="TableParagraph"/>
              <w:jc w:val="center"/>
              <w:rPr>
                <w:rFonts w:eastAsia="Times New Roman" w:cs="Times New Roman"/>
                <w:b/>
                <w:bCs/>
              </w:rPr>
            </w:pPr>
            <w:proofErr w:type="spellStart"/>
            <w:r w:rsidRPr="316E0502">
              <w:rPr>
                <w:rFonts w:eastAsia="Times New Roman" w:cs="Times New Roman"/>
                <w:b/>
                <w:bCs/>
              </w:rPr>
              <w:t>Cin</w:t>
            </w:r>
            <w:proofErr w:type="spellEnd"/>
            <w:r w:rsidRPr="316E0502">
              <w:rPr>
                <w:rFonts w:eastAsia="Times New Roman" w:cs="Times New Roman"/>
                <w:b/>
                <w:bCs/>
              </w:rPr>
              <w:t xml:space="preserve"> Y/N</w:t>
            </w:r>
          </w:p>
          <w:p w14:paraId="0D0D3B87" w14:textId="7F0A8E90" w:rsidR="116ECABE" w:rsidRDefault="596B88F6" w:rsidP="000E5CB1">
            <w:pPr>
              <w:pStyle w:val="TableParagraph"/>
              <w:jc w:val="center"/>
              <w:rPr>
                <w:rFonts w:eastAsia="Times New Roman" w:cs="Times New Roman"/>
                <w:b/>
                <w:bCs/>
              </w:rPr>
            </w:pPr>
            <w:r w:rsidRPr="29346B37">
              <w:rPr>
                <w:rFonts w:eastAsia="Times New Roman" w:cs="Times New Roman"/>
                <w:b/>
                <w:bCs/>
              </w:rPr>
              <w:t>P</w:t>
            </w:r>
            <w:r w:rsidR="7D15097C" w:rsidRPr="29346B37">
              <w:rPr>
                <w:rFonts w:eastAsia="Times New Roman" w:cs="Times New Roman"/>
                <w:b/>
                <w:bCs/>
              </w:rPr>
              <w:t>rin</w:t>
            </w:r>
            <w:r w:rsidRPr="29346B37">
              <w:rPr>
                <w:rFonts w:eastAsia="Times New Roman" w:cs="Times New Roman"/>
                <w:b/>
                <w:bCs/>
              </w:rPr>
              <w:t>t</w:t>
            </w:r>
            <w:r w:rsidR="116ECABE" w:rsidRPr="316E0502">
              <w:rPr>
                <w:rFonts w:eastAsia="Times New Roman" w:cs="Times New Roman"/>
                <w:b/>
                <w:bCs/>
              </w:rPr>
              <w:t xml:space="preserve"> “Thank You”</w:t>
            </w:r>
          </w:p>
        </w:tc>
      </w:tr>
    </w:tbl>
    <w:p w14:paraId="2034A06C" w14:textId="1BC7117B" w:rsidR="05B10E88" w:rsidRDefault="05B10E88" w:rsidP="00CE7AE2">
      <w:pPr>
        <w:pStyle w:val="BodyText"/>
      </w:pPr>
    </w:p>
    <w:p w14:paraId="445200E2" w14:textId="74B0142D" w:rsidR="00A15388" w:rsidRPr="00A15388" w:rsidRDefault="31A16495" w:rsidP="7CF3DFBB">
      <w:pPr>
        <w:pStyle w:val="Heading3"/>
        <w:numPr>
          <w:ilvl w:val="2"/>
          <w:numId w:val="21"/>
        </w:numPr>
        <w:ind w:left="900" w:hanging="49"/>
        <w:rPr>
          <w:b/>
          <w:sz w:val="28"/>
          <w:szCs w:val="28"/>
        </w:rPr>
      </w:pPr>
      <w:bookmarkStart w:id="108" w:name="_Toc46337722"/>
      <w:r w:rsidRPr="7CF3DFBB">
        <w:rPr>
          <w:b/>
          <w:sz w:val="28"/>
          <w:szCs w:val="28"/>
        </w:rPr>
        <w:t xml:space="preserve">Display </w:t>
      </w:r>
      <w:r w:rsidR="46CC7618" w:rsidRPr="29346B37">
        <w:rPr>
          <w:b/>
          <w:sz w:val="28"/>
          <w:szCs w:val="28"/>
        </w:rPr>
        <w:t xml:space="preserve">Course </w:t>
      </w:r>
      <w:r w:rsidRPr="7CF3DFBB">
        <w:rPr>
          <w:b/>
          <w:sz w:val="28"/>
          <w:szCs w:val="28"/>
        </w:rPr>
        <w:t>Feedback</w:t>
      </w:r>
      <w:r w:rsidR="0017607C">
        <w:rPr>
          <w:b/>
          <w:sz w:val="28"/>
          <w:szCs w:val="28"/>
        </w:rPr>
        <w:t xml:space="preserve"> </w:t>
      </w:r>
      <w:r w:rsidR="0017607C" w:rsidRPr="0017607C">
        <w:rPr>
          <w:b/>
          <w:sz w:val="28"/>
          <w:szCs w:val="28"/>
        </w:rPr>
        <w:t>(REQ – 26, 27, 28)</w:t>
      </w:r>
      <w:bookmarkEnd w:id="108"/>
    </w:p>
    <w:tbl>
      <w:tblPr>
        <w:tblStyle w:val="Team3"/>
        <w:tblW w:w="0" w:type="auto"/>
        <w:tblLook w:val="04A0" w:firstRow="1" w:lastRow="0" w:firstColumn="1" w:lastColumn="0" w:noHBand="0" w:noVBand="1"/>
      </w:tblPr>
      <w:tblGrid>
        <w:gridCol w:w="3645"/>
        <w:gridCol w:w="9822"/>
      </w:tblGrid>
      <w:tr w:rsidR="29346B37" w14:paraId="39A28CD5" w14:textId="77777777" w:rsidTr="005B1B07">
        <w:trPr>
          <w:cnfStyle w:val="100000000000" w:firstRow="1" w:lastRow="0" w:firstColumn="0" w:lastColumn="0" w:oddVBand="0" w:evenVBand="0" w:oddHBand="0" w:evenHBand="0" w:firstRowFirstColumn="0" w:firstRowLastColumn="0" w:lastRowFirstColumn="0" w:lastRowLastColumn="0"/>
        </w:trPr>
        <w:tc>
          <w:tcPr>
            <w:tcW w:w="13467" w:type="dxa"/>
            <w:gridSpan w:val="2"/>
          </w:tcPr>
          <w:p w14:paraId="1FBD62B9" w14:textId="79238215" w:rsidR="29346B37" w:rsidRDefault="29346B37" w:rsidP="41925E31">
            <w:pPr>
              <w:pStyle w:val="TableParagraph"/>
              <w:spacing w:before="80" w:after="80" w:line="480" w:lineRule="auto"/>
              <w:ind w:left="4122" w:right="4108"/>
              <w:jc w:val="center"/>
              <w:rPr>
                <w:rFonts w:cs="Times New Roman"/>
                <w:sz w:val="28"/>
                <w:szCs w:val="28"/>
              </w:rPr>
            </w:pPr>
            <w:r w:rsidRPr="29346B37">
              <w:rPr>
                <w:rFonts w:cs="Times New Roman"/>
                <w:sz w:val="28"/>
                <w:szCs w:val="28"/>
              </w:rPr>
              <w:t xml:space="preserve">Class Name: </w:t>
            </w:r>
            <w:r w:rsidR="1A8F0A67" w:rsidRPr="29346B37">
              <w:rPr>
                <w:rFonts w:cs="Times New Roman"/>
                <w:sz w:val="28"/>
                <w:szCs w:val="28"/>
              </w:rPr>
              <w:t>Display Feedback</w:t>
            </w:r>
          </w:p>
        </w:tc>
      </w:tr>
      <w:tr w:rsidR="29346B37" w14:paraId="14106DE1" w14:textId="77777777" w:rsidTr="005B1B07">
        <w:trPr>
          <w:cnfStyle w:val="000000100000" w:firstRow="0" w:lastRow="0" w:firstColumn="0" w:lastColumn="0" w:oddVBand="0" w:evenVBand="0" w:oddHBand="1" w:evenHBand="0" w:firstRowFirstColumn="0" w:firstRowLastColumn="0" w:lastRowFirstColumn="0" w:lastRowLastColumn="0"/>
        </w:trPr>
        <w:tc>
          <w:tcPr>
            <w:tcW w:w="13467" w:type="dxa"/>
            <w:gridSpan w:val="2"/>
          </w:tcPr>
          <w:p w14:paraId="772E9B09" w14:textId="39637B2D" w:rsidR="29346B37" w:rsidRDefault="29346B37" w:rsidP="29346B37">
            <w:pPr>
              <w:pStyle w:val="TableParagraph"/>
              <w:ind w:right="774"/>
              <w:rPr>
                <w:rFonts w:eastAsia="Times New Roman" w:cs="Times New Roman"/>
              </w:rPr>
            </w:pPr>
            <w:r w:rsidRPr="29346B37">
              <w:rPr>
                <w:rFonts w:eastAsia="Times New Roman" w:cs="Times New Roman"/>
              </w:rPr>
              <w:t xml:space="preserve">Description: This is a </w:t>
            </w:r>
            <w:r w:rsidR="43161D6C" w:rsidRPr="29346B37">
              <w:rPr>
                <w:rFonts w:eastAsia="Times New Roman" w:cs="Times New Roman"/>
              </w:rPr>
              <w:t>method that displays the feedback on a course.</w:t>
            </w:r>
          </w:p>
          <w:p w14:paraId="72DFC66B" w14:textId="6CE2BA98" w:rsidR="29346B37" w:rsidRDefault="29346B37" w:rsidP="29346B37">
            <w:pPr>
              <w:ind w:left="220"/>
              <w:rPr>
                <w:rFonts w:ascii="Times" w:eastAsia="Times" w:hAnsi="Times" w:cs="Times"/>
              </w:rPr>
            </w:pPr>
          </w:p>
        </w:tc>
      </w:tr>
      <w:tr w:rsidR="29346B37" w14:paraId="06F97110"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tcPr>
          <w:p w14:paraId="59750D06" w14:textId="2F131DD1" w:rsidR="29346B37" w:rsidRDefault="29346B37" w:rsidP="29346B37">
            <w:pPr>
              <w:pStyle w:val="TableParagraph"/>
              <w:spacing w:after="240"/>
              <w:ind w:left="0"/>
              <w:jc w:val="center"/>
              <w:rPr>
                <w:rFonts w:eastAsia="Times New Roman" w:cs="Times New Roman"/>
                <w:b/>
                <w:bCs/>
              </w:rPr>
            </w:pPr>
            <w:r w:rsidRPr="29346B37">
              <w:rPr>
                <w:rFonts w:eastAsia="Times New Roman" w:cs="Times New Roman"/>
                <w:b/>
                <w:bCs/>
              </w:rPr>
              <w:t>Attributes (Fields)</w:t>
            </w:r>
          </w:p>
        </w:tc>
        <w:tc>
          <w:tcPr>
            <w:tcW w:w="9822" w:type="dxa"/>
          </w:tcPr>
          <w:p w14:paraId="279147E2" w14:textId="14249FA7" w:rsidR="29346B37" w:rsidRDefault="29346B37" w:rsidP="29346B37">
            <w:pPr>
              <w:pStyle w:val="TableParagraph"/>
              <w:spacing w:after="240"/>
              <w:ind w:left="3896" w:right="3913"/>
              <w:jc w:val="center"/>
              <w:rPr>
                <w:rFonts w:eastAsia="Times New Roman" w:cs="Times New Roman"/>
                <w:b/>
                <w:bCs/>
              </w:rPr>
            </w:pPr>
            <w:r w:rsidRPr="29346B37">
              <w:rPr>
                <w:rFonts w:eastAsia="Times New Roman" w:cs="Times New Roman"/>
                <w:b/>
                <w:bCs/>
              </w:rPr>
              <w:t>Attribute Description</w:t>
            </w:r>
          </w:p>
        </w:tc>
      </w:tr>
      <w:tr w:rsidR="29346B37" w14:paraId="3F900B3E"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tcPr>
          <w:p w14:paraId="20AA5617" w14:textId="1B7DDEF3" w:rsidR="535C4012" w:rsidRDefault="535C4012" w:rsidP="29346B37">
            <w:pPr>
              <w:pStyle w:val="TableParagraph"/>
              <w:spacing w:after="240" w:line="259" w:lineRule="auto"/>
              <w:ind w:left="0"/>
              <w:jc w:val="center"/>
              <w:rPr>
                <w:rFonts w:eastAsia="Times New Roman" w:cs="Times New Roman"/>
              </w:rPr>
            </w:pPr>
            <w:proofErr w:type="spellStart"/>
            <w:r w:rsidRPr="29346B37">
              <w:rPr>
                <w:rFonts w:eastAsia="Times New Roman" w:cs="Times New Roman"/>
              </w:rPr>
              <w:t>courseFeedback</w:t>
            </w:r>
            <w:proofErr w:type="spellEnd"/>
          </w:p>
        </w:tc>
        <w:tc>
          <w:tcPr>
            <w:tcW w:w="9822" w:type="dxa"/>
          </w:tcPr>
          <w:p w14:paraId="15255231" w14:textId="022AB429" w:rsidR="2DFE103E" w:rsidRDefault="2DFE103E" w:rsidP="21A02111">
            <w:pPr>
              <w:pStyle w:val="TableParagraph"/>
              <w:spacing w:line="259" w:lineRule="auto"/>
              <w:rPr>
                <w:rFonts w:eastAsia="Times New Roman" w:cs="Times New Roman"/>
              </w:rPr>
            </w:pPr>
            <w:r w:rsidRPr="29346B37">
              <w:rPr>
                <w:rFonts w:eastAsia="Times New Roman" w:cs="Times New Roman"/>
              </w:rPr>
              <w:t xml:space="preserve">Object of </w:t>
            </w:r>
            <w:proofErr w:type="spellStart"/>
            <w:r w:rsidRPr="29346B37">
              <w:rPr>
                <w:rFonts w:eastAsia="Times New Roman" w:cs="Times New Roman"/>
              </w:rPr>
              <w:t>CourseFeedback</w:t>
            </w:r>
            <w:proofErr w:type="spellEnd"/>
            <w:r w:rsidRPr="29346B37">
              <w:rPr>
                <w:rFonts w:eastAsia="Times New Roman" w:cs="Times New Roman"/>
              </w:rPr>
              <w:t xml:space="preserve"> Class</w:t>
            </w:r>
          </w:p>
        </w:tc>
      </w:tr>
      <w:tr w:rsidR="29346B37" w14:paraId="4870AC5A"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tcPr>
          <w:p w14:paraId="624A3F2F" w14:textId="4CF1CFDE" w:rsidR="2DFE103E" w:rsidRDefault="2DFE103E" w:rsidP="29346B37">
            <w:pPr>
              <w:pStyle w:val="TableParagraph"/>
              <w:ind w:left="0"/>
              <w:jc w:val="center"/>
              <w:rPr>
                <w:rFonts w:eastAsia="Times New Roman" w:cs="Times New Roman"/>
                <w:b/>
                <w:bCs/>
              </w:rPr>
            </w:pPr>
            <w:proofErr w:type="spellStart"/>
            <w:r w:rsidRPr="29346B37">
              <w:rPr>
                <w:rFonts w:eastAsia="Times New Roman" w:cs="Times New Roman"/>
                <w:b/>
                <w:bCs/>
              </w:rPr>
              <w:t>professorFeedback</w:t>
            </w:r>
            <w:proofErr w:type="spellEnd"/>
          </w:p>
        </w:tc>
        <w:tc>
          <w:tcPr>
            <w:tcW w:w="9822" w:type="dxa"/>
          </w:tcPr>
          <w:p w14:paraId="31791431" w14:textId="21300CEB" w:rsidR="2DFE103E" w:rsidRDefault="2DFE103E" w:rsidP="21A02111">
            <w:pPr>
              <w:pStyle w:val="TableParagraph"/>
              <w:spacing w:line="259" w:lineRule="auto"/>
              <w:rPr>
                <w:rFonts w:eastAsia="Times New Roman" w:cs="Times New Roman"/>
              </w:rPr>
            </w:pPr>
            <w:r w:rsidRPr="29346B37">
              <w:rPr>
                <w:rFonts w:eastAsia="Times New Roman" w:cs="Times New Roman"/>
              </w:rPr>
              <w:t xml:space="preserve">Object of </w:t>
            </w:r>
            <w:proofErr w:type="spellStart"/>
            <w:r w:rsidRPr="29346B37">
              <w:rPr>
                <w:rFonts w:eastAsia="Times New Roman" w:cs="Times New Roman"/>
              </w:rPr>
              <w:t>ProfessorFeedback</w:t>
            </w:r>
            <w:proofErr w:type="spellEnd"/>
            <w:r w:rsidRPr="29346B37">
              <w:rPr>
                <w:rFonts w:eastAsia="Times New Roman" w:cs="Times New Roman"/>
              </w:rPr>
              <w:t xml:space="preserve"> Class</w:t>
            </w:r>
          </w:p>
        </w:tc>
      </w:tr>
      <w:tr w:rsidR="29346B37" w14:paraId="1B285DDC"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tcPr>
          <w:p w14:paraId="2FDFF278" w14:textId="2D346335" w:rsidR="29346B37" w:rsidRDefault="29346B37" w:rsidP="29346B37">
            <w:pPr>
              <w:pStyle w:val="TableParagraph"/>
              <w:spacing w:after="240"/>
              <w:ind w:left="0"/>
              <w:jc w:val="center"/>
              <w:rPr>
                <w:rFonts w:eastAsia="Times New Roman" w:cs="Times New Roman"/>
                <w:b/>
                <w:bCs/>
              </w:rPr>
            </w:pPr>
            <w:r w:rsidRPr="29346B37">
              <w:rPr>
                <w:rFonts w:eastAsia="Times New Roman" w:cs="Times New Roman"/>
                <w:b/>
                <w:bCs/>
              </w:rPr>
              <w:lastRenderedPageBreak/>
              <w:t>Methods (Operations)</w:t>
            </w:r>
          </w:p>
        </w:tc>
        <w:tc>
          <w:tcPr>
            <w:tcW w:w="9822" w:type="dxa"/>
          </w:tcPr>
          <w:p w14:paraId="13D9C7F1" w14:textId="2A23D0BA" w:rsidR="29346B37" w:rsidRDefault="29346B37" w:rsidP="29346B37">
            <w:pPr>
              <w:spacing w:before="86"/>
              <w:ind w:left="194"/>
              <w:rPr>
                <w:rFonts w:eastAsia="Times New Roman" w:cs="Times New Roman"/>
              </w:rPr>
            </w:pPr>
          </w:p>
        </w:tc>
      </w:tr>
      <w:tr w:rsidR="29346B37" w14:paraId="7E61B17F"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vMerge w:val="restart"/>
          </w:tcPr>
          <w:p w14:paraId="4D9206A6" w14:textId="352E6FDA" w:rsidR="45E86EC2" w:rsidRDefault="45E86EC2" w:rsidP="29346B37">
            <w:pPr>
              <w:pStyle w:val="TableParagraph"/>
              <w:spacing w:line="259" w:lineRule="auto"/>
              <w:ind w:left="0"/>
              <w:jc w:val="center"/>
            </w:pPr>
            <w:r w:rsidRPr="29346B37">
              <w:rPr>
                <w:rFonts w:eastAsia="Times New Roman" w:cs="Times New Roman"/>
              </w:rPr>
              <w:t xml:space="preserve">Display Course </w:t>
            </w:r>
            <w:proofErr w:type="spellStart"/>
            <w:r w:rsidRPr="29346B37">
              <w:rPr>
                <w:rFonts w:eastAsia="Times New Roman" w:cs="Times New Roman"/>
              </w:rPr>
              <w:t>FeedBack</w:t>
            </w:r>
            <w:proofErr w:type="spellEnd"/>
          </w:p>
        </w:tc>
        <w:tc>
          <w:tcPr>
            <w:tcW w:w="9822" w:type="dxa"/>
          </w:tcPr>
          <w:p w14:paraId="3F9C0707" w14:textId="223DBC5E" w:rsidR="29346B37" w:rsidRDefault="29346B37" w:rsidP="29346B37">
            <w:pPr>
              <w:pStyle w:val="TableParagraph"/>
              <w:spacing w:after="240"/>
              <w:ind w:left="3896" w:right="3913"/>
              <w:jc w:val="center"/>
              <w:rPr>
                <w:rFonts w:eastAsia="Times New Roman" w:cs="Times New Roman"/>
              </w:rPr>
            </w:pPr>
            <w:r w:rsidRPr="29346B37">
              <w:rPr>
                <w:rFonts w:eastAsia="Times New Roman" w:cs="Times New Roman"/>
                <w:b/>
                <w:bCs/>
              </w:rPr>
              <w:t>Method Description</w:t>
            </w:r>
          </w:p>
        </w:tc>
      </w:tr>
      <w:tr w:rsidR="29346B37" w14:paraId="64E33623"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vMerge/>
          </w:tcPr>
          <w:p w14:paraId="11493236" w14:textId="77777777" w:rsidR="004A4DC7" w:rsidRDefault="004A4DC7"/>
        </w:tc>
        <w:tc>
          <w:tcPr>
            <w:tcW w:w="9822" w:type="dxa"/>
          </w:tcPr>
          <w:p w14:paraId="2C79E3EA" w14:textId="6390C06F" w:rsidR="29346B37" w:rsidRDefault="29346B37" w:rsidP="29346B37">
            <w:pPr>
              <w:pStyle w:val="TableParagraph"/>
              <w:rPr>
                <w:rFonts w:eastAsia="Times New Roman" w:cs="Times New Roman"/>
              </w:rPr>
            </w:pPr>
            <w:r w:rsidRPr="29346B37">
              <w:rPr>
                <w:rFonts w:eastAsia="Times New Roman" w:cs="Times New Roman"/>
              </w:rPr>
              <w:t>Parameters: N/A</w:t>
            </w:r>
          </w:p>
          <w:p w14:paraId="5C8EDA6E" w14:textId="5A824DC7" w:rsidR="29346B37" w:rsidRDefault="29346B37" w:rsidP="29346B37">
            <w:pPr>
              <w:pStyle w:val="TableParagraph"/>
              <w:rPr>
                <w:rFonts w:eastAsia="Times New Roman" w:cs="Times New Roman"/>
              </w:rPr>
            </w:pPr>
            <w:r w:rsidRPr="29346B37">
              <w:rPr>
                <w:rFonts w:eastAsia="Times New Roman" w:cs="Times New Roman"/>
              </w:rPr>
              <w:t>Return: N/A</w:t>
            </w:r>
          </w:p>
          <w:p w14:paraId="3583EDE7" w14:textId="1A6A155C" w:rsidR="29346B37" w:rsidRDefault="29346B37" w:rsidP="29346B37">
            <w:pPr>
              <w:pStyle w:val="TableParagraph"/>
              <w:spacing w:after="240"/>
              <w:rPr>
                <w:rFonts w:eastAsia="Times New Roman" w:cs="Times New Roman"/>
              </w:rPr>
            </w:pPr>
            <w:r w:rsidRPr="29346B37">
              <w:rPr>
                <w:rFonts w:eastAsia="Times New Roman" w:cs="Times New Roman"/>
              </w:rPr>
              <w:t xml:space="preserve">Description: The method will </w:t>
            </w:r>
            <w:r w:rsidR="423F3E59" w:rsidRPr="29346B37">
              <w:rPr>
                <w:rFonts w:eastAsia="Times New Roman" w:cs="Times New Roman"/>
              </w:rPr>
              <w:t>be void. It will create a course Feedback and a Professor Feedback and display them.</w:t>
            </w:r>
          </w:p>
        </w:tc>
      </w:tr>
      <w:tr w:rsidR="29346B37" w14:paraId="1D497F2D" w14:textId="77777777" w:rsidTr="005B1B07">
        <w:trPr>
          <w:cnfStyle w:val="000000010000" w:firstRow="0" w:lastRow="0" w:firstColumn="0" w:lastColumn="0" w:oddVBand="0" w:evenVBand="0" w:oddHBand="0" w:evenHBand="1" w:firstRowFirstColumn="0" w:firstRowLastColumn="0" w:lastRowFirstColumn="0" w:lastRowLastColumn="0"/>
        </w:trPr>
        <w:tc>
          <w:tcPr>
            <w:tcW w:w="3645" w:type="dxa"/>
            <w:vMerge/>
          </w:tcPr>
          <w:p w14:paraId="377FB456" w14:textId="77777777" w:rsidR="004A4DC7" w:rsidRDefault="004A4DC7"/>
        </w:tc>
        <w:tc>
          <w:tcPr>
            <w:tcW w:w="9822" w:type="dxa"/>
          </w:tcPr>
          <w:p w14:paraId="5793DD00" w14:textId="48126EA1" w:rsidR="29346B37" w:rsidRDefault="29346B37" w:rsidP="29346B37">
            <w:pPr>
              <w:pStyle w:val="TableParagraph"/>
              <w:spacing w:after="240"/>
              <w:ind w:left="3896" w:right="3913"/>
              <w:jc w:val="center"/>
              <w:rPr>
                <w:rFonts w:eastAsia="Times New Roman" w:cs="Times New Roman"/>
              </w:rPr>
            </w:pPr>
            <w:r w:rsidRPr="29346B37">
              <w:rPr>
                <w:rFonts w:eastAsia="Times New Roman" w:cs="Times New Roman"/>
                <w:b/>
                <w:bCs/>
              </w:rPr>
              <w:t xml:space="preserve">Method </w:t>
            </w:r>
            <w:r w:rsidRPr="6EAD6785">
              <w:rPr>
                <w:rFonts w:eastAsia="Times New Roman" w:cs="Times New Roman"/>
                <w:b/>
                <w:bCs/>
              </w:rPr>
              <w:t>Pseudo</w:t>
            </w:r>
            <w:r w:rsidR="19F40549" w:rsidRPr="6EAD6785">
              <w:rPr>
                <w:rFonts w:eastAsia="Times New Roman" w:cs="Times New Roman"/>
                <w:b/>
                <w:bCs/>
              </w:rPr>
              <w:t>c</w:t>
            </w:r>
            <w:r w:rsidRPr="6EAD6785">
              <w:rPr>
                <w:rFonts w:eastAsia="Times New Roman" w:cs="Times New Roman"/>
                <w:b/>
                <w:bCs/>
              </w:rPr>
              <w:t>ode</w:t>
            </w:r>
          </w:p>
        </w:tc>
      </w:tr>
      <w:tr w:rsidR="29346B37" w14:paraId="1FE22C52" w14:textId="77777777" w:rsidTr="005B1B07">
        <w:trPr>
          <w:cnfStyle w:val="000000100000" w:firstRow="0" w:lastRow="0" w:firstColumn="0" w:lastColumn="0" w:oddVBand="0" w:evenVBand="0" w:oddHBand="1" w:evenHBand="0" w:firstRowFirstColumn="0" w:firstRowLastColumn="0" w:lastRowFirstColumn="0" w:lastRowLastColumn="0"/>
        </w:trPr>
        <w:tc>
          <w:tcPr>
            <w:tcW w:w="3645" w:type="dxa"/>
            <w:vMerge/>
          </w:tcPr>
          <w:p w14:paraId="63AF3ACB" w14:textId="77777777" w:rsidR="004A4DC7" w:rsidRDefault="004A4DC7"/>
        </w:tc>
        <w:tc>
          <w:tcPr>
            <w:tcW w:w="9822" w:type="dxa"/>
          </w:tcPr>
          <w:p w14:paraId="5E2BFC60" w14:textId="09F3C23A" w:rsidR="491CDD32" w:rsidRDefault="491CDD32" w:rsidP="60266234">
            <w:pPr>
              <w:spacing w:before="86"/>
              <w:ind w:left="194"/>
              <w:rPr>
                <w:rFonts w:eastAsia="Times New Roman" w:cs="Times New Roman"/>
              </w:rPr>
            </w:pPr>
            <w:proofErr w:type="spellStart"/>
            <w:r w:rsidRPr="29346B37">
              <w:rPr>
                <w:rFonts w:eastAsia="Times New Roman" w:cs="Times New Roman"/>
              </w:rPr>
              <w:t>DisplayFeedback</w:t>
            </w:r>
            <w:proofErr w:type="spellEnd"/>
            <w:r w:rsidRPr="29346B37">
              <w:rPr>
                <w:rFonts w:eastAsia="Times New Roman" w:cs="Times New Roman"/>
              </w:rPr>
              <w:t>(class, professor) {</w:t>
            </w:r>
          </w:p>
          <w:p w14:paraId="642B4B6F" w14:textId="039A98B8" w:rsidR="491CDD32" w:rsidRDefault="491CDD32" w:rsidP="60266234">
            <w:pPr>
              <w:spacing w:before="86"/>
              <w:rPr>
                <w:rFonts w:eastAsia="Times New Roman" w:cs="Times New Roman"/>
              </w:rPr>
            </w:pPr>
            <w:r w:rsidRPr="29346B37">
              <w:rPr>
                <w:rFonts w:eastAsia="Times New Roman" w:cs="Times New Roman"/>
              </w:rPr>
              <w:t xml:space="preserve">Feedback = </w:t>
            </w:r>
            <w:proofErr w:type="spellStart"/>
            <w:r w:rsidRPr="29346B37">
              <w:rPr>
                <w:rFonts w:eastAsia="Times New Roman" w:cs="Times New Roman"/>
              </w:rPr>
              <w:t>FeedbackController</w:t>
            </w:r>
            <w:proofErr w:type="spellEnd"/>
            <w:r w:rsidRPr="29346B37">
              <w:rPr>
                <w:rFonts w:eastAsia="Times New Roman" w:cs="Times New Roman"/>
              </w:rPr>
              <w:t xml:space="preserve"> request from API using the class and professor</w:t>
            </w:r>
          </w:p>
          <w:p w14:paraId="46BC23A9" w14:textId="20B90455" w:rsidR="53802B1F" w:rsidRDefault="4E4A6C87" w:rsidP="60266234">
            <w:pPr>
              <w:spacing w:before="86"/>
              <w:rPr>
                <w:rFonts w:eastAsia="Times New Roman" w:cs="Times New Roman"/>
              </w:rPr>
            </w:pPr>
            <w:proofErr w:type="spellStart"/>
            <w:r w:rsidRPr="7E746020">
              <w:rPr>
                <w:rFonts w:eastAsia="Times New Roman" w:cs="Times New Roman"/>
              </w:rPr>
              <w:t>CourseFeedback</w:t>
            </w:r>
            <w:proofErr w:type="spellEnd"/>
            <w:r w:rsidRPr="7E746020">
              <w:rPr>
                <w:rFonts w:eastAsia="Times New Roman" w:cs="Times New Roman"/>
              </w:rPr>
              <w:t xml:space="preserve">(Feedback) </w:t>
            </w:r>
          </w:p>
          <w:p w14:paraId="2BE328EC" w14:textId="3DEC1590" w:rsidR="53802B1F" w:rsidRDefault="4E4A6C87" w:rsidP="60266234">
            <w:pPr>
              <w:spacing w:before="86"/>
              <w:rPr>
                <w:rFonts w:eastAsia="Times New Roman" w:cs="Times New Roman"/>
              </w:rPr>
            </w:pPr>
            <w:proofErr w:type="spellStart"/>
            <w:r w:rsidRPr="7E746020">
              <w:rPr>
                <w:rFonts w:eastAsia="Times New Roman" w:cs="Times New Roman"/>
              </w:rPr>
              <w:t>ProfessorFeedback</w:t>
            </w:r>
            <w:proofErr w:type="spellEnd"/>
            <w:r w:rsidRPr="7E746020">
              <w:rPr>
                <w:rFonts w:eastAsia="Times New Roman" w:cs="Times New Roman"/>
              </w:rPr>
              <w:t>(</w:t>
            </w:r>
            <w:proofErr w:type="spellStart"/>
            <w:r w:rsidRPr="7E746020">
              <w:rPr>
                <w:rFonts w:eastAsia="Times New Roman" w:cs="Times New Roman"/>
              </w:rPr>
              <w:t>FeedBack</w:t>
            </w:r>
            <w:proofErr w:type="spellEnd"/>
            <w:r w:rsidRPr="7E746020">
              <w:rPr>
                <w:rFonts w:eastAsia="Times New Roman" w:cs="Times New Roman"/>
              </w:rPr>
              <w:t>)</w:t>
            </w:r>
          </w:p>
          <w:p w14:paraId="678FD682" w14:textId="4508941D" w:rsidR="491CDD32" w:rsidRDefault="491CDD32" w:rsidP="60266234">
            <w:pPr>
              <w:spacing w:before="86"/>
              <w:rPr>
                <w:rFonts w:eastAsia="Times New Roman" w:cs="Times New Roman"/>
              </w:rPr>
            </w:pPr>
            <w:r w:rsidRPr="29346B37">
              <w:rPr>
                <w:rFonts w:eastAsia="Times New Roman" w:cs="Times New Roman"/>
              </w:rPr>
              <w:t>Display table of feedback</w:t>
            </w:r>
          </w:p>
          <w:p w14:paraId="6D9A0165" w14:textId="4DA89F61" w:rsidR="29346B37" w:rsidRDefault="491CDD32" w:rsidP="60266234">
            <w:pPr>
              <w:spacing w:before="86"/>
              <w:ind w:left="194"/>
              <w:rPr>
                <w:rFonts w:eastAsia="Times New Roman" w:cs="Times New Roman"/>
              </w:rPr>
            </w:pPr>
            <w:r w:rsidRPr="29346B37">
              <w:rPr>
                <w:rFonts w:eastAsia="Times New Roman" w:cs="Times New Roman"/>
              </w:rPr>
              <w:t>}</w:t>
            </w:r>
          </w:p>
        </w:tc>
      </w:tr>
    </w:tbl>
    <w:p w14:paraId="51E16485" w14:textId="6BE53338" w:rsidR="29346B37" w:rsidRDefault="29346B37" w:rsidP="00FB03BC">
      <w:pPr>
        <w:ind w:left="0"/>
      </w:pPr>
    </w:p>
    <w:p w14:paraId="4015AA3D" w14:textId="0A3B4AB3" w:rsidR="29346B37" w:rsidRDefault="29346B37" w:rsidP="00AC489B">
      <w:pPr>
        <w:pStyle w:val="BodyText"/>
      </w:pPr>
    </w:p>
    <w:p w14:paraId="18F8C521" w14:textId="2B3F5FB8" w:rsidR="00A15388" w:rsidRPr="00A15388" w:rsidRDefault="31A16495" w:rsidP="7CF3DFBB">
      <w:pPr>
        <w:pStyle w:val="Heading3"/>
        <w:numPr>
          <w:ilvl w:val="2"/>
          <w:numId w:val="21"/>
        </w:numPr>
        <w:ind w:left="900" w:hanging="49"/>
        <w:rPr>
          <w:b/>
          <w:sz w:val="28"/>
          <w:szCs w:val="28"/>
        </w:rPr>
      </w:pPr>
      <w:bookmarkStart w:id="109" w:name="_Toc46337723"/>
      <w:r w:rsidRPr="7CF3DFBB">
        <w:rPr>
          <w:b/>
          <w:sz w:val="28"/>
          <w:szCs w:val="28"/>
        </w:rPr>
        <w:t>Provide Feedback</w:t>
      </w:r>
      <w:r w:rsidR="003E4AD2">
        <w:rPr>
          <w:b/>
          <w:sz w:val="28"/>
          <w:szCs w:val="28"/>
        </w:rPr>
        <w:t xml:space="preserve"> </w:t>
      </w:r>
      <w:r w:rsidR="003E4AD2" w:rsidRPr="003E4AD2">
        <w:rPr>
          <w:b/>
          <w:sz w:val="28"/>
          <w:szCs w:val="28"/>
        </w:rPr>
        <w:t>(REQ – 29, 30, 31, 32, 33)</w:t>
      </w:r>
      <w:r w:rsidR="00D35C03">
        <w:rPr>
          <w:b/>
          <w:sz w:val="28"/>
          <w:szCs w:val="28"/>
        </w:rPr>
        <w:t xml:space="preserve"> </w:t>
      </w:r>
      <w:r w:rsidR="004E0BE0">
        <w:rPr>
          <w:b/>
          <w:sz w:val="28"/>
          <w:szCs w:val="28"/>
        </w:rPr>
        <w:t>(Team 4)</w:t>
      </w:r>
      <w:bookmarkEnd w:id="109"/>
    </w:p>
    <w:p w14:paraId="05A2A82B" w14:textId="77777777" w:rsidR="0045646B" w:rsidRDefault="0045646B" w:rsidP="0045646B">
      <w:pPr>
        <w:pStyle w:val="ListParagraph"/>
      </w:pPr>
    </w:p>
    <w:p w14:paraId="69FC5F81" w14:textId="77777777" w:rsidR="0045646B" w:rsidRDefault="0045646B" w:rsidP="00D56F52">
      <w:pPr>
        <w:ind w:left="0"/>
      </w:pPr>
    </w:p>
    <w:p w14:paraId="1C779046" w14:textId="77777777" w:rsidR="002008D4" w:rsidRPr="002008D4" w:rsidRDefault="002008D4" w:rsidP="002008D4">
      <w:pPr>
        <w:ind w:left="0"/>
      </w:pPr>
    </w:p>
    <w:p w14:paraId="7DBB6A63" w14:textId="77777777" w:rsidR="002008D4" w:rsidRPr="002008D4" w:rsidRDefault="002008D4" w:rsidP="002008D4">
      <w:pPr>
        <w:ind w:left="0"/>
      </w:pPr>
    </w:p>
    <w:p w14:paraId="42E329C8" w14:textId="77777777" w:rsidR="0032302D" w:rsidRPr="002008D4" w:rsidRDefault="0032302D" w:rsidP="002008D4">
      <w:pPr>
        <w:ind w:left="0"/>
      </w:pPr>
    </w:p>
    <w:p w14:paraId="1AAF5377" w14:textId="50A7CEBB" w:rsidR="00A15388" w:rsidRDefault="31A16495" w:rsidP="7CF3DFBB">
      <w:pPr>
        <w:pStyle w:val="Heading3"/>
        <w:numPr>
          <w:ilvl w:val="2"/>
          <w:numId w:val="21"/>
        </w:numPr>
        <w:ind w:left="900" w:hanging="49"/>
        <w:rPr>
          <w:b/>
          <w:sz w:val="28"/>
          <w:szCs w:val="28"/>
        </w:rPr>
      </w:pPr>
      <w:bookmarkStart w:id="110" w:name="_Toc46337724"/>
      <w:r w:rsidRPr="7CF3DFBB">
        <w:rPr>
          <w:b/>
          <w:sz w:val="28"/>
          <w:szCs w:val="28"/>
        </w:rPr>
        <w:t>Degree</w:t>
      </w:r>
      <w:r w:rsidR="003E4AD2">
        <w:rPr>
          <w:b/>
          <w:sz w:val="28"/>
          <w:szCs w:val="28"/>
        </w:rPr>
        <w:t xml:space="preserve"> </w:t>
      </w:r>
      <w:r w:rsidR="005E33AD" w:rsidRPr="005E33AD">
        <w:rPr>
          <w:b/>
          <w:sz w:val="28"/>
          <w:szCs w:val="28"/>
        </w:rPr>
        <w:t>(REQ-18, 19)</w:t>
      </w:r>
      <w:bookmarkEnd w:id="110"/>
    </w:p>
    <w:p w14:paraId="0D5FD96E" w14:textId="0853A73E" w:rsidR="00031C2B" w:rsidRDefault="51F8CE61" w:rsidP="00A15388">
      <w:pPr>
        <w:pStyle w:val="ListParagraph"/>
      </w:pPr>
      <w:r>
        <w:rPr>
          <w:noProof/>
        </w:rPr>
        <w:lastRenderedPageBreak/>
        <w:drawing>
          <wp:inline distT="0" distB="0" distL="0" distR="0" wp14:anchorId="0C2521B5" wp14:editId="5167D3BD">
            <wp:extent cx="4711437" cy="5303520"/>
            <wp:effectExtent l="0" t="0" r="0" b="0"/>
            <wp:docPr id="16012030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64">
                      <a:extLst>
                        <a:ext uri="{28A0092B-C50C-407E-A947-70E740481C1C}">
                          <a14:useLocalDpi xmlns:a14="http://schemas.microsoft.com/office/drawing/2010/main" val="0"/>
                        </a:ext>
                      </a:extLst>
                    </a:blip>
                    <a:stretch>
                      <a:fillRect/>
                    </a:stretch>
                  </pic:blipFill>
                  <pic:spPr>
                    <a:xfrm>
                      <a:off x="0" y="0"/>
                      <a:ext cx="4711437" cy="5303520"/>
                    </a:xfrm>
                    <a:prstGeom prst="rect">
                      <a:avLst/>
                    </a:prstGeom>
                  </pic:spPr>
                </pic:pic>
              </a:graphicData>
            </a:graphic>
          </wp:inline>
        </w:drawing>
      </w:r>
    </w:p>
    <w:p w14:paraId="428A92E6" w14:textId="07E1A8F0" w:rsidR="37142498" w:rsidRDefault="37142498" w:rsidP="2E7A0C8E">
      <w:pPr>
        <w:spacing w:before="198"/>
        <w:ind w:left="320"/>
        <w:rPr>
          <w:rFonts w:cs="Times New Roman"/>
          <w:b/>
          <w:bCs/>
          <w:i/>
          <w:iCs/>
          <w:sz w:val="18"/>
          <w:szCs w:val="18"/>
        </w:rPr>
      </w:pPr>
      <w:r w:rsidRPr="2E7A0C8E">
        <w:rPr>
          <w:rFonts w:cs="Times New Roman"/>
          <w:b/>
          <w:bCs/>
          <w:i/>
          <w:iCs/>
          <w:sz w:val="18"/>
          <w:szCs w:val="18"/>
        </w:rPr>
        <w:t xml:space="preserve">Figure 36 – </w:t>
      </w:r>
      <w:r w:rsidR="0FD51363" w:rsidRPr="2E7A0C8E">
        <w:rPr>
          <w:rFonts w:cs="Times New Roman"/>
          <w:b/>
          <w:bCs/>
          <w:i/>
          <w:iCs/>
          <w:sz w:val="18"/>
          <w:szCs w:val="18"/>
        </w:rPr>
        <w:t>Degree Path</w:t>
      </w:r>
      <w:r w:rsidRPr="2E7A0C8E">
        <w:rPr>
          <w:rFonts w:cs="Times New Roman"/>
          <w:b/>
          <w:bCs/>
          <w:i/>
          <w:iCs/>
          <w:sz w:val="18"/>
          <w:szCs w:val="18"/>
        </w:rPr>
        <w:t xml:space="preserve"> Diagram</w:t>
      </w:r>
    </w:p>
    <w:p w14:paraId="1B50367D" w14:textId="4144F811" w:rsidR="2E7A0C8E" w:rsidRDefault="2E7A0C8E" w:rsidP="2E7A0C8E">
      <w:pPr>
        <w:pStyle w:val="ListParagraph"/>
      </w:pPr>
    </w:p>
    <w:p w14:paraId="634BD62C" w14:textId="587345B0" w:rsidR="00742BB6" w:rsidRDefault="00E42E5F" w:rsidP="004C725B">
      <w:pPr>
        <w:pStyle w:val="BodyText"/>
      </w:pPr>
      <w:r>
        <w:rPr>
          <w:noProof/>
        </w:rPr>
        <w:lastRenderedPageBreak/>
        <w:drawing>
          <wp:inline distT="0" distB="0" distL="0" distR="0" wp14:anchorId="0512978B" wp14:editId="2998C59B">
            <wp:extent cx="8127156" cy="5729160"/>
            <wp:effectExtent l="0" t="0" r="7620" b="5080"/>
            <wp:docPr id="7879931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5">
                      <a:extLst>
                        <a:ext uri="{28A0092B-C50C-407E-A947-70E740481C1C}">
                          <a14:useLocalDpi xmlns:a14="http://schemas.microsoft.com/office/drawing/2010/main" val="0"/>
                        </a:ext>
                      </a:extLst>
                    </a:blip>
                    <a:stretch>
                      <a:fillRect/>
                    </a:stretch>
                  </pic:blipFill>
                  <pic:spPr>
                    <a:xfrm>
                      <a:off x="0" y="0"/>
                      <a:ext cx="8127156" cy="5729160"/>
                    </a:xfrm>
                    <a:prstGeom prst="rect">
                      <a:avLst/>
                    </a:prstGeom>
                  </pic:spPr>
                </pic:pic>
              </a:graphicData>
            </a:graphic>
          </wp:inline>
        </w:drawing>
      </w:r>
    </w:p>
    <w:p w14:paraId="567749BA" w14:textId="31DAD347" w:rsidR="53B17DFB" w:rsidRDefault="53B17DFB" w:rsidP="2E7A0C8E">
      <w:pPr>
        <w:spacing w:before="198"/>
        <w:ind w:left="320"/>
        <w:rPr>
          <w:rFonts w:cs="Times New Roman"/>
          <w:b/>
          <w:bCs/>
          <w:i/>
          <w:iCs/>
          <w:sz w:val="18"/>
          <w:szCs w:val="18"/>
        </w:rPr>
      </w:pPr>
      <w:r w:rsidRPr="2E7A0C8E">
        <w:rPr>
          <w:rFonts w:cs="Times New Roman"/>
          <w:b/>
          <w:bCs/>
          <w:i/>
          <w:iCs/>
          <w:sz w:val="18"/>
          <w:szCs w:val="18"/>
        </w:rPr>
        <w:lastRenderedPageBreak/>
        <w:t>Figure 37 – User Controller Diagram</w:t>
      </w:r>
    </w:p>
    <w:p w14:paraId="5321B2DA" w14:textId="165B29FE" w:rsidR="00A15388" w:rsidRDefault="4200B5A7" w:rsidP="7CF3DFBB">
      <w:pPr>
        <w:pStyle w:val="Heading3"/>
        <w:numPr>
          <w:ilvl w:val="2"/>
          <w:numId w:val="21"/>
        </w:numPr>
        <w:ind w:left="900" w:hanging="49"/>
        <w:rPr>
          <w:b/>
          <w:sz w:val="28"/>
          <w:szCs w:val="28"/>
        </w:rPr>
      </w:pPr>
      <w:bookmarkStart w:id="111" w:name="_Toc46337725"/>
      <w:r w:rsidRPr="7CF3DFBB">
        <w:rPr>
          <w:b/>
          <w:sz w:val="28"/>
          <w:szCs w:val="28"/>
        </w:rPr>
        <w:t>Class Registration</w:t>
      </w:r>
      <w:r w:rsidR="00E8659D">
        <w:rPr>
          <w:b/>
          <w:sz w:val="28"/>
          <w:szCs w:val="28"/>
        </w:rPr>
        <w:t xml:space="preserve"> </w:t>
      </w:r>
      <w:r w:rsidR="00E8659D" w:rsidRPr="00E8659D">
        <w:rPr>
          <w:b/>
          <w:sz w:val="28"/>
          <w:szCs w:val="28"/>
        </w:rPr>
        <w:t>(REQ- 11, 67, 68)</w:t>
      </w:r>
      <w:bookmarkEnd w:id="111"/>
    </w:p>
    <w:p w14:paraId="18B1CA9C" w14:textId="391FDFAF" w:rsidR="00D64D4D" w:rsidRDefault="00D64D4D" w:rsidP="00D64D4D">
      <w:pPr>
        <w:pStyle w:val="BodyText"/>
      </w:pPr>
    </w:p>
    <w:p w14:paraId="7FEC893E" w14:textId="05D914AE" w:rsidR="008A71BF" w:rsidRPr="00A15388" w:rsidRDefault="4414B291" w:rsidP="00847630">
      <w:pPr>
        <w:pStyle w:val="BodyText"/>
        <w:ind w:left="900"/>
      </w:pPr>
      <w:r>
        <w:rPr>
          <w:noProof/>
        </w:rPr>
        <w:drawing>
          <wp:inline distT="0" distB="0" distL="0" distR="0" wp14:anchorId="72B039B3" wp14:editId="37E7E2FE">
            <wp:extent cx="6124574" cy="4912358"/>
            <wp:effectExtent l="0" t="0" r="9525" b="2540"/>
            <wp:docPr id="896564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6">
                      <a:extLst>
                        <a:ext uri="{28A0092B-C50C-407E-A947-70E740481C1C}">
                          <a14:useLocalDpi xmlns:a14="http://schemas.microsoft.com/office/drawing/2010/main" val="0"/>
                        </a:ext>
                      </a:extLst>
                    </a:blip>
                    <a:stretch>
                      <a:fillRect/>
                    </a:stretch>
                  </pic:blipFill>
                  <pic:spPr>
                    <a:xfrm>
                      <a:off x="0" y="0"/>
                      <a:ext cx="6124574" cy="4912358"/>
                    </a:xfrm>
                    <a:prstGeom prst="rect">
                      <a:avLst/>
                    </a:prstGeom>
                  </pic:spPr>
                </pic:pic>
              </a:graphicData>
            </a:graphic>
          </wp:inline>
        </w:drawing>
      </w:r>
    </w:p>
    <w:p w14:paraId="1D827E07" w14:textId="247235FC" w:rsidR="008A71BF" w:rsidRPr="00A15388" w:rsidRDefault="367BFBAA" w:rsidP="2E7A0C8E">
      <w:pPr>
        <w:spacing w:before="198"/>
        <w:ind w:left="320"/>
        <w:rPr>
          <w:rFonts w:cs="Times New Roman"/>
          <w:b/>
          <w:bCs/>
          <w:i/>
          <w:iCs/>
          <w:sz w:val="18"/>
          <w:szCs w:val="18"/>
        </w:rPr>
      </w:pPr>
      <w:r w:rsidRPr="6044DAF1">
        <w:rPr>
          <w:rFonts w:cs="Times New Roman"/>
          <w:b/>
          <w:bCs/>
          <w:i/>
          <w:iCs/>
          <w:sz w:val="18"/>
          <w:szCs w:val="18"/>
        </w:rPr>
        <w:t xml:space="preserve">Figure 38 – </w:t>
      </w:r>
      <w:r w:rsidR="0CF2E2C6" w:rsidRPr="6044DAF1">
        <w:rPr>
          <w:rFonts w:cs="Times New Roman"/>
          <w:b/>
          <w:bCs/>
          <w:i/>
          <w:iCs/>
          <w:sz w:val="18"/>
          <w:szCs w:val="18"/>
        </w:rPr>
        <w:t>Class Registration Diagram</w:t>
      </w:r>
    </w:p>
    <w:p w14:paraId="2FE89F65" w14:textId="2A2C7D02" w:rsidR="008A71BF" w:rsidRPr="00A15388" w:rsidRDefault="008A71BF" w:rsidP="00847630">
      <w:pPr>
        <w:pStyle w:val="BodyText"/>
        <w:ind w:left="900"/>
      </w:pPr>
    </w:p>
    <w:p w14:paraId="2703B71F" w14:textId="2CD8CC7B" w:rsidR="008A71BF" w:rsidRPr="00A15388" w:rsidRDefault="1E2EDDF6" w:rsidP="00847630">
      <w:pPr>
        <w:pStyle w:val="BodyText"/>
        <w:ind w:left="900"/>
      </w:pPr>
      <w:r>
        <w:rPr>
          <w:noProof/>
        </w:rPr>
        <w:drawing>
          <wp:inline distT="0" distB="0" distL="0" distR="0" wp14:anchorId="5767A7BC" wp14:editId="144B6207">
            <wp:extent cx="8346442" cy="5008246"/>
            <wp:effectExtent l="0" t="0" r="0" b="1905"/>
            <wp:docPr id="767026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7">
                      <a:extLst>
                        <a:ext uri="{28A0092B-C50C-407E-A947-70E740481C1C}">
                          <a14:useLocalDpi xmlns:a14="http://schemas.microsoft.com/office/drawing/2010/main" val="0"/>
                        </a:ext>
                      </a:extLst>
                    </a:blip>
                    <a:stretch>
                      <a:fillRect/>
                    </a:stretch>
                  </pic:blipFill>
                  <pic:spPr>
                    <a:xfrm>
                      <a:off x="0" y="0"/>
                      <a:ext cx="8346442" cy="5008246"/>
                    </a:xfrm>
                    <a:prstGeom prst="rect">
                      <a:avLst/>
                    </a:prstGeom>
                  </pic:spPr>
                </pic:pic>
              </a:graphicData>
            </a:graphic>
          </wp:inline>
        </w:drawing>
      </w:r>
    </w:p>
    <w:p w14:paraId="3F76A11E" w14:textId="0C0A80A8" w:rsidR="5981F353" w:rsidRDefault="5981F353" w:rsidP="02F697AC">
      <w:pPr>
        <w:spacing w:before="198"/>
        <w:ind w:left="320"/>
        <w:rPr>
          <w:rFonts w:cs="Times New Roman"/>
          <w:b/>
          <w:bCs/>
          <w:i/>
          <w:iCs/>
          <w:sz w:val="18"/>
          <w:szCs w:val="18"/>
        </w:rPr>
      </w:pPr>
      <w:r w:rsidRPr="02F697AC">
        <w:rPr>
          <w:rFonts w:cs="Times New Roman"/>
          <w:b/>
          <w:bCs/>
          <w:i/>
          <w:iCs/>
          <w:sz w:val="18"/>
          <w:szCs w:val="18"/>
        </w:rPr>
        <w:t xml:space="preserve">Figure 39 – </w:t>
      </w:r>
      <w:r w:rsidRPr="23569B58">
        <w:rPr>
          <w:rFonts w:cs="Times New Roman"/>
          <w:b/>
          <w:bCs/>
          <w:i/>
          <w:iCs/>
          <w:sz w:val="18"/>
          <w:szCs w:val="18"/>
        </w:rPr>
        <w:t>User Interface</w:t>
      </w:r>
      <w:r w:rsidRPr="02F697AC">
        <w:rPr>
          <w:rFonts w:cs="Times New Roman"/>
          <w:b/>
          <w:bCs/>
          <w:i/>
          <w:iCs/>
          <w:sz w:val="18"/>
          <w:szCs w:val="18"/>
        </w:rPr>
        <w:t xml:space="preserve"> Diagram</w:t>
      </w:r>
    </w:p>
    <w:p w14:paraId="1D238FF5" w14:textId="007763EC" w:rsidR="02F697AC" w:rsidRDefault="02F697AC" w:rsidP="02F697AC">
      <w:pPr>
        <w:pStyle w:val="BodyText"/>
        <w:ind w:left="900"/>
      </w:pPr>
    </w:p>
    <w:p w14:paraId="00C41A2F" w14:textId="007763EC" w:rsidR="009D1730" w:rsidRDefault="009D1730" w:rsidP="02F697AC">
      <w:pPr>
        <w:pStyle w:val="BodyText"/>
        <w:ind w:left="900"/>
      </w:pPr>
    </w:p>
    <w:p w14:paraId="08F84FA4" w14:textId="007763EC" w:rsidR="009D1730" w:rsidRDefault="009D1730" w:rsidP="02F697AC">
      <w:pPr>
        <w:pStyle w:val="BodyText"/>
        <w:ind w:left="900"/>
      </w:pPr>
    </w:p>
    <w:p w14:paraId="3392AC9F" w14:textId="007763EC" w:rsidR="009D1730" w:rsidRDefault="009D1730" w:rsidP="02F697AC">
      <w:pPr>
        <w:pStyle w:val="BodyText"/>
        <w:ind w:left="900"/>
      </w:pPr>
    </w:p>
    <w:p w14:paraId="4ED73EFE" w14:textId="2C531A8D" w:rsidR="00A15388" w:rsidRPr="00A15388" w:rsidRDefault="31A16495" w:rsidP="7CF3DFBB">
      <w:pPr>
        <w:pStyle w:val="Heading3"/>
        <w:numPr>
          <w:ilvl w:val="2"/>
          <w:numId w:val="21"/>
        </w:numPr>
        <w:ind w:left="900" w:hanging="49"/>
        <w:rPr>
          <w:b/>
          <w:sz w:val="28"/>
          <w:szCs w:val="28"/>
        </w:rPr>
      </w:pPr>
      <w:bookmarkStart w:id="112" w:name="_Toc46337726"/>
      <w:r w:rsidRPr="7CF3DFBB">
        <w:rPr>
          <w:b/>
          <w:sz w:val="28"/>
          <w:szCs w:val="28"/>
        </w:rPr>
        <w:t>Login</w:t>
      </w:r>
      <w:r w:rsidR="00DA49FD">
        <w:rPr>
          <w:b/>
          <w:sz w:val="28"/>
          <w:szCs w:val="28"/>
        </w:rPr>
        <w:t xml:space="preserve"> </w:t>
      </w:r>
      <w:r w:rsidR="00DA49FD" w:rsidRPr="00DA49FD">
        <w:rPr>
          <w:b/>
          <w:sz w:val="28"/>
          <w:szCs w:val="28"/>
        </w:rPr>
        <w:t>(REQ- 1, 7)</w:t>
      </w:r>
      <w:r w:rsidR="00D712FA">
        <w:rPr>
          <w:b/>
          <w:sz w:val="28"/>
          <w:szCs w:val="28"/>
        </w:rPr>
        <w:t xml:space="preserve"> </w:t>
      </w:r>
      <w:r w:rsidR="0019522C">
        <w:rPr>
          <w:b/>
          <w:sz w:val="28"/>
          <w:szCs w:val="28"/>
        </w:rPr>
        <w:t>(team 04)</w:t>
      </w:r>
      <w:bookmarkEnd w:id="112"/>
    </w:p>
    <w:p w14:paraId="32988265" w14:textId="18E484A2" w:rsidR="00A15388" w:rsidRPr="00A15388" w:rsidRDefault="31A16495" w:rsidP="7CF3DFBB">
      <w:pPr>
        <w:pStyle w:val="Heading3"/>
        <w:numPr>
          <w:ilvl w:val="2"/>
          <w:numId w:val="21"/>
        </w:numPr>
        <w:ind w:left="900" w:hanging="49"/>
        <w:rPr>
          <w:b/>
          <w:sz w:val="28"/>
          <w:szCs w:val="28"/>
        </w:rPr>
      </w:pPr>
      <w:bookmarkStart w:id="113" w:name="_Toc46337727"/>
      <w:r w:rsidRPr="7CF3DFBB">
        <w:rPr>
          <w:b/>
          <w:sz w:val="28"/>
          <w:szCs w:val="28"/>
        </w:rPr>
        <w:t>Semester</w:t>
      </w:r>
      <w:r w:rsidR="001C54C2">
        <w:rPr>
          <w:b/>
          <w:sz w:val="28"/>
          <w:szCs w:val="28"/>
        </w:rPr>
        <w:t xml:space="preserve"> </w:t>
      </w:r>
      <w:r w:rsidR="001C54C2" w:rsidRPr="001C54C2">
        <w:rPr>
          <w:rFonts w:cs="Times New Roman"/>
          <w:b/>
          <w:sz w:val="28"/>
          <w:szCs w:val="28"/>
        </w:rPr>
        <w:t>(REQ – 20)</w:t>
      </w:r>
      <w:r w:rsidR="0019522C">
        <w:rPr>
          <w:rFonts w:cs="Times New Roman"/>
          <w:b/>
          <w:sz w:val="28"/>
          <w:szCs w:val="28"/>
        </w:rPr>
        <w:t xml:space="preserve"> </w:t>
      </w:r>
      <w:r w:rsidR="00BC4404">
        <w:rPr>
          <w:rFonts w:cs="Times New Roman"/>
          <w:b/>
          <w:sz w:val="28"/>
          <w:szCs w:val="28"/>
        </w:rPr>
        <w:t>(team 04)</w:t>
      </w:r>
      <w:bookmarkEnd w:id="113"/>
    </w:p>
    <w:p w14:paraId="2C56A7D4" w14:textId="77777777" w:rsidR="00EB5582" w:rsidRDefault="00EB5582" w:rsidP="002806E1">
      <w:pPr>
        <w:ind w:left="0"/>
      </w:pPr>
    </w:p>
    <w:p w14:paraId="1FCF3AA7" w14:textId="17A5448E" w:rsidR="00E61431" w:rsidRPr="00E61431" w:rsidRDefault="31A16495" w:rsidP="7CF3DFBB">
      <w:pPr>
        <w:pStyle w:val="Heading3"/>
        <w:numPr>
          <w:ilvl w:val="2"/>
          <w:numId w:val="21"/>
        </w:numPr>
        <w:ind w:left="900" w:hanging="49"/>
        <w:rPr>
          <w:b/>
          <w:sz w:val="28"/>
          <w:szCs w:val="28"/>
        </w:rPr>
      </w:pPr>
      <w:bookmarkStart w:id="114" w:name="_Toc46337728"/>
      <w:r w:rsidRPr="7CF3DFBB">
        <w:rPr>
          <w:b/>
          <w:sz w:val="28"/>
          <w:szCs w:val="28"/>
        </w:rPr>
        <w:t>Grad Path</w:t>
      </w:r>
      <w:r w:rsidR="00ED3A80">
        <w:rPr>
          <w:b/>
          <w:sz w:val="28"/>
          <w:szCs w:val="28"/>
        </w:rPr>
        <w:t xml:space="preserve"> </w:t>
      </w:r>
      <w:r w:rsidR="00ED3A80" w:rsidRPr="00ED3A80">
        <w:rPr>
          <w:b/>
          <w:sz w:val="28"/>
          <w:szCs w:val="28"/>
        </w:rPr>
        <w:t>(REQ - 21, 22)</w:t>
      </w:r>
      <w:bookmarkEnd w:id="114"/>
    </w:p>
    <w:p w14:paraId="26CAD565" w14:textId="5EA421D0" w:rsidR="13BC09A9" w:rsidRDefault="33BED1D7" w:rsidP="15B1BC2B">
      <w:pPr>
        <w:pStyle w:val="ListParagraph"/>
      </w:pPr>
      <w:r>
        <w:rPr>
          <w:noProof/>
        </w:rPr>
        <w:lastRenderedPageBreak/>
        <w:drawing>
          <wp:inline distT="0" distB="0" distL="0" distR="0" wp14:anchorId="12472F1D" wp14:editId="4936EDC5">
            <wp:extent cx="5949914" cy="5632704"/>
            <wp:effectExtent l="0" t="0" r="0" b="6350"/>
            <wp:docPr id="1502495746" name="Picture 194030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308838"/>
                    <pic:cNvPicPr/>
                  </pic:nvPicPr>
                  <pic:blipFill>
                    <a:blip r:embed="rId68">
                      <a:extLst>
                        <a:ext uri="{28A0092B-C50C-407E-A947-70E740481C1C}">
                          <a14:useLocalDpi xmlns:a14="http://schemas.microsoft.com/office/drawing/2010/main" val="0"/>
                        </a:ext>
                      </a:extLst>
                    </a:blip>
                    <a:stretch>
                      <a:fillRect/>
                    </a:stretch>
                  </pic:blipFill>
                  <pic:spPr>
                    <a:xfrm>
                      <a:off x="0" y="0"/>
                      <a:ext cx="5949914" cy="5632704"/>
                    </a:xfrm>
                    <a:prstGeom prst="rect">
                      <a:avLst/>
                    </a:prstGeom>
                  </pic:spPr>
                </pic:pic>
              </a:graphicData>
            </a:graphic>
          </wp:inline>
        </w:drawing>
      </w:r>
    </w:p>
    <w:p w14:paraId="04296A4A" w14:textId="5131F468" w:rsidR="2B95A572" w:rsidRDefault="2B95A572" w:rsidP="7689A6B2">
      <w:pPr>
        <w:spacing w:before="198"/>
        <w:ind w:left="320"/>
        <w:rPr>
          <w:rFonts w:cs="Times New Roman"/>
          <w:b/>
          <w:bCs/>
          <w:i/>
          <w:iCs/>
          <w:sz w:val="18"/>
          <w:szCs w:val="18"/>
        </w:rPr>
      </w:pPr>
      <w:r w:rsidRPr="7689A6B2">
        <w:rPr>
          <w:rFonts w:cs="Times New Roman"/>
          <w:b/>
          <w:bCs/>
          <w:i/>
          <w:iCs/>
          <w:sz w:val="18"/>
          <w:szCs w:val="18"/>
        </w:rPr>
        <w:lastRenderedPageBreak/>
        <w:t>Figure 40 – Grad Path Diagram</w:t>
      </w:r>
    </w:p>
    <w:p w14:paraId="1278B60E" w14:textId="778BB065" w:rsidR="7689A6B2" w:rsidRDefault="7689A6B2" w:rsidP="7689A6B2">
      <w:pPr>
        <w:pStyle w:val="ListParagraph"/>
      </w:pPr>
    </w:p>
    <w:p w14:paraId="6C09E9F6" w14:textId="353C8729" w:rsidR="00A15388" w:rsidRPr="00A15388" w:rsidRDefault="31A16495" w:rsidP="7CF3DFBB">
      <w:pPr>
        <w:pStyle w:val="Heading3"/>
        <w:numPr>
          <w:ilvl w:val="2"/>
          <w:numId w:val="21"/>
        </w:numPr>
        <w:ind w:left="900" w:hanging="49"/>
        <w:rPr>
          <w:b/>
          <w:sz w:val="28"/>
          <w:szCs w:val="28"/>
        </w:rPr>
      </w:pPr>
      <w:bookmarkStart w:id="115" w:name="_Toc46337729"/>
      <w:r w:rsidRPr="7CF3DFBB">
        <w:rPr>
          <w:b/>
          <w:sz w:val="28"/>
          <w:szCs w:val="28"/>
        </w:rPr>
        <w:t>Possible Grad Classes</w:t>
      </w:r>
      <w:r w:rsidR="00EC7877">
        <w:rPr>
          <w:b/>
          <w:sz w:val="28"/>
          <w:szCs w:val="28"/>
        </w:rPr>
        <w:t xml:space="preserve"> </w:t>
      </w:r>
      <w:r w:rsidR="00EC7877" w:rsidRPr="00EC7877">
        <w:rPr>
          <w:b/>
          <w:sz w:val="28"/>
          <w:szCs w:val="28"/>
        </w:rPr>
        <w:t>(REQ - 23)</w:t>
      </w:r>
      <w:r w:rsidR="0015749E">
        <w:rPr>
          <w:b/>
          <w:sz w:val="28"/>
          <w:szCs w:val="28"/>
        </w:rPr>
        <w:t xml:space="preserve"> (team 04)</w:t>
      </w:r>
      <w:bookmarkEnd w:id="115"/>
    </w:p>
    <w:p w14:paraId="536185A4" w14:textId="2F391728" w:rsidR="00A15388" w:rsidRPr="00A15388" w:rsidRDefault="31A16495" w:rsidP="7CF3DFBB">
      <w:pPr>
        <w:pStyle w:val="Heading3"/>
        <w:numPr>
          <w:ilvl w:val="2"/>
          <w:numId w:val="21"/>
        </w:numPr>
        <w:ind w:left="900" w:hanging="49"/>
        <w:rPr>
          <w:b/>
          <w:sz w:val="28"/>
          <w:szCs w:val="28"/>
        </w:rPr>
      </w:pPr>
      <w:bookmarkStart w:id="116" w:name="_Toc46337730"/>
      <w:r w:rsidRPr="7CF3DFBB">
        <w:rPr>
          <w:b/>
          <w:sz w:val="28"/>
          <w:szCs w:val="28"/>
        </w:rPr>
        <w:t>User Interface</w:t>
      </w:r>
      <w:r w:rsidR="00442D3B">
        <w:rPr>
          <w:b/>
          <w:sz w:val="28"/>
          <w:szCs w:val="28"/>
        </w:rPr>
        <w:t xml:space="preserve"> </w:t>
      </w:r>
      <w:r w:rsidR="00442D3B" w:rsidRPr="00442D3B">
        <w:rPr>
          <w:b/>
          <w:sz w:val="28"/>
          <w:szCs w:val="28"/>
        </w:rPr>
        <w:t>(REQ - 34, 38, 54)</w:t>
      </w:r>
      <w:r w:rsidR="007D2153">
        <w:rPr>
          <w:b/>
          <w:sz w:val="28"/>
          <w:szCs w:val="28"/>
        </w:rPr>
        <w:t xml:space="preserve"> (team 04)</w:t>
      </w:r>
      <w:bookmarkEnd w:id="116"/>
    </w:p>
    <w:p w14:paraId="5F50C768" w14:textId="0AB33FF8" w:rsidR="00A15388" w:rsidRPr="00A15388" w:rsidRDefault="31A16495" w:rsidP="7CF3DFBB">
      <w:pPr>
        <w:pStyle w:val="Heading3"/>
        <w:numPr>
          <w:ilvl w:val="2"/>
          <w:numId w:val="21"/>
        </w:numPr>
        <w:ind w:left="900" w:hanging="49"/>
        <w:rPr>
          <w:b/>
          <w:sz w:val="28"/>
          <w:szCs w:val="28"/>
        </w:rPr>
      </w:pPr>
      <w:bookmarkStart w:id="117" w:name="_Toc46337731"/>
      <w:r w:rsidRPr="7CF3DFBB">
        <w:rPr>
          <w:b/>
          <w:sz w:val="28"/>
          <w:szCs w:val="28"/>
        </w:rPr>
        <w:t>New/Returning User</w:t>
      </w:r>
      <w:r w:rsidR="00442D3B">
        <w:rPr>
          <w:b/>
          <w:sz w:val="28"/>
          <w:szCs w:val="28"/>
        </w:rPr>
        <w:t xml:space="preserve"> </w:t>
      </w:r>
      <w:r w:rsidR="00B10C83" w:rsidRPr="00B10C83">
        <w:rPr>
          <w:b/>
          <w:sz w:val="28"/>
          <w:szCs w:val="28"/>
        </w:rPr>
        <w:t>(REQ - 35, 36, 37)</w:t>
      </w:r>
      <w:r w:rsidR="007D2153">
        <w:rPr>
          <w:b/>
          <w:sz w:val="28"/>
          <w:szCs w:val="28"/>
        </w:rPr>
        <w:t xml:space="preserve"> (team 04)</w:t>
      </w:r>
      <w:bookmarkEnd w:id="117"/>
    </w:p>
    <w:p w14:paraId="38FED106" w14:textId="364DD9D8" w:rsidR="00A15388" w:rsidRPr="00A15388" w:rsidRDefault="31A16495" w:rsidP="7CF3DFBB">
      <w:pPr>
        <w:pStyle w:val="Heading3"/>
        <w:numPr>
          <w:ilvl w:val="2"/>
          <w:numId w:val="21"/>
        </w:numPr>
        <w:ind w:left="900" w:hanging="49"/>
        <w:rPr>
          <w:b/>
          <w:sz w:val="28"/>
          <w:szCs w:val="28"/>
        </w:rPr>
      </w:pPr>
      <w:bookmarkStart w:id="118" w:name="_Toc46337732"/>
      <w:r w:rsidRPr="7CF3DFBB">
        <w:rPr>
          <w:b/>
          <w:sz w:val="28"/>
          <w:szCs w:val="28"/>
        </w:rPr>
        <w:t>Response Time</w:t>
      </w:r>
      <w:r w:rsidR="0005649F">
        <w:rPr>
          <w:b/>
          <w:sz w:val="28"/>
          <w:szCs w:val="28"/>
        </w:rPr>
        <w:t xml:space="preserve"> </w:t>
      </w:r>
      <w:r w:rsidR="0005649F" w:rsidRPr="0005649F">
        <w:rPr>
          <w:b/>
          <w:sz w:val="28"/>
          <w:szCs w:val="28"/>
        </w:rPr>
        <w:t>(REQ - 39, 40)</w:t>
      </w:r>
      <w:r w:rsidR="00654CDF">
        <w:rPr>
          <w:b/>
          <w:sz w:val="28"/>
          <w:szCs w:val="28"/>
        </w:rPr>
        <w:t xml:space="preserve"> (team 04)</w:t>
      </w:r>
      <w:bookmarkEnd w:id="118"/>
    </w:p>
    <w:p w14:paraId="22A5B0C4" w14:textId="6EB4524C" w:rsidR="00A15388" w:rsidRPr="00A15388" w:rsidRDefault="31A16495" w:rsidP="7CF3DFBB">
      <w:pPr>
        <w:pStyle w:val="Heading3"/>
        <w:numPr>
          <w:ilvl w:val="2"/>
          <w:numId w:val="21"/>
        </w:numPr>
        <w:ind w:left="900" w:hanging="49"/>
        <w:rPr>
          <w:b/>
          <w:sz w:val="28"/>
          <w:szCs w:val="28"/>
        </w:rPr>
      </w:pPr>
      <w:bookmarkStart w:id="119" w:name="_Toc46337733"/>
      <w:r w:rsidRPr="7CF3DFBB">
        <w:rPr>
          <w:b/>
          <w:sz w:val="28"/>
          <w:szCs w:val="28"/>
        </w:rPr>
        <w:t>User Traffic</w:t>
      </w:r>
      <w:r w:rsidR="0005649F">
        <w:rPr>
          <w:b/>
          <w:sz w:val="28"/>
          <w:szCs w:val="28"/>
        </w:rPr>
        <w:t xml:space="preserve"> </w:t>
      </w:r>
      <w:r w:rsidR="00A514DF" w:rsidRPr="00A514DF">
        <w:rPr>
          <w:b/>
          <w:sz w:val="28"/>
          <w:szCs w:val="28"/>
        </w:rPr>
        <w:t>(REQ - 55, 56, 57)</w:t>
      </w:r>
      <w:r w:rsidR="00FD631D">
        <w:rPr>
          <w:b/>
          <w:sz w:val="28"/>
          <w:szCs w:val="28"/>
        </w:rPr>
        <w:t xml:space="preserve"> (team 04)</w:t>
      </w:r>
      <w:bookmarkEnd w:id="119"/>
    </w:p>
    <w:p w14:paraId="497B2406" w14:textId="1016BA7C" w:rsidR="00A15388" w:rsidRPr="00A15388" w:rsidRDefault="31A16495" w:rsidP="7CF3DFBB">
      <w:pPr>
        <w:pStyle w:val="Heading3"/>
        <w:numPr>
          <w:ilvl w:val="2"/>
          <w:numId w:val="21"/>
        </w:numPr>
        <w:ind w:left="900" w:hanging="49"/>
        <w:rPr>
          <w:b/>
          <w:sz w:val="28"/>
          <w:szCs w:val="28"/>
        </w:rPr>
      </w:pPr>
      <w:bookmarkStart w:id="120" w:name="_Toc46337734"/>
      <w:r w:rsidRPr="7CF3DFBB">
        <w:rPr>
          <w:b/>
          <w:sz w:val="28"/>
          <w:szCs w:val="28"/>
        </w:rPr>
        <w:t>Cookies</w:t>
      </w:r>
      <w:r w:rsidR="00A514DF">
        <w:rPr>
          <w:b/>
          <w:sz w:val="28"/>
          <w:szCs w:val="28"/>
        </w:rPr>
        <w:t xml:space="preserve"> </w:t>
      </w:r>
      <w:r w:rsidR="00110150" w:rsidRPr="00110150">
        <w:rPr>
          <w:b/>
          <w:sz w:val="28"/>
          <w:szCs w:val="28"/>
        </w:rPr>
        <w:t>(REQ - 58, 59)</w:t>
      </w:r>
      <w:r w:rsidR="000D2352">
        <w:rPr>
          <w:b/>
          <w:sz w:val="28"/>
          <w:szCs w:val="28"/>
        </w:rPr>
        <w:t xml:space="preserve"> (team 04)</w:t>
      </w:r>
      <w:bookmarkEnd w:id="120"/>
    </w:p>
    <w:p w14:paraId="2A917105" w14:textId="2B4096D6" w:rsidR="009617F8" w:rsidRDefault="31A16495" w:rsidP="7CF3DFBB">
      <w:pPr>
        <w:pStyle w:val="Heading3"/>
        <w:numPr>
          <w:ilvl w:val="2"/>
          <w:numId w:val="21"/>
        </w:numPr>
        <w:ind w:left="900" w:hanging="49"/>
        <w:rPr>
          <w:b/>
          <w:sz w:val="28"/>
          <w:szCs w:val="28"/>
        </w:rPr>
      </w:pPr>
      <w:bookmarkStart w:id="121" w:name="_Toc46337735"/>
      <w:r w:rsidRPr="7CF3DFBB">
        <w:rPr>
          <w:b/>
          <w:sz w:val="28"/>
          <w:szCs w:val="28"/>
        </w:rPr>
        <w:t>Secure Data Transfer</w:t>
      </w:r>
      <w:r w:rsidR="00110150">
        <w:rPr>
          <w:b/>
          <w:sz w:val="28"/>
          <w:szCs w:val="28"/>
        </w:rPr>
        <w:t xml:space="preserve"> </w:t>
      </w:r>
      <w:r w:rsidR="00E540AA" w:rsidRPr="00E540AA">
        <w:rPr>
          <w:b/>
          <w:sz w:val="28"/>
          <w:szCs w:val="28"/>
        </w:rPr>
        <w:t>(REQ - 60, 61, 62, 63)</w:t>
      </w:r>
      <w:r w:rsidR="00221A00">
        <w:rPr>
          <w:b/>
          <w:sz w:val="28"/>
          <w:szCs w:val="28"/>
        </w:rPr>
        <w:t xml:space="preserve"> (team 04)</w:t>
      </w:r>
      <w:bookmarkEnd w:id="121"/>
    </w:p>
    <w:p w14:paraId="69B26C19" w14:textId="77777777" w:rsidR="008F4A81" w:rsidRDefault="008F4A81" w:rsidP="008F4A81"/>
    <w:p w14:paraId="00C932FF" w14:textId="77777777" w:rsidR="008F4A81" w:rsidRPr="00A15388" w:rsidRDefault="008F4A81" w:rsidP="008F4A81"/>
    <w:p w14:paraId="1BEC14E9" w14:textId="28187937" w:rsidR="00026ECA" w:rsidRPr="003E6B5A" w:rsidRDefault="003E6B5A" w:rsidP="003F297F">
      <w:pPr>
        <w:pStyle w:val="Heading1"/>
        <w:numPr>
          <w:ilvl w:val="0"/>
          <w:numId w:val="35"/>
        </w:numPr>
      </w:pPr>
      <w:bookmarkStart w:id="122" w:name="_Toc46337736"/>
      <w:r w:rsidRPr="003E6B5A">
        <w:t>Data</w:t>
      </w:r>
      <w:r w:rsidRPr="008606AE">
        <w:t xml:space="preserve"> </w:t>
      </w:r>
      <w:r w:rsidRPr="003E6B5A">
        <w:t>Design</w:t>
      </w:r>
      <w:bookmarkEnd w:id="122"/>
    </w:p>
    <w:p w14:paraId="45E8EF45" w14:textId="675246F9" w:rsidR="003B3B56" w:rsidRDefault="003E6B5A" w:rsidP="008F4A81">
      <w:pPr>
        <w:pStyle w:val="Heading2"/>
        <w:numPr>
          <w:ilvl w:val="1"/>
          <w:numId w:val="22"/>
        </w:numPr>
        <w:spacing w:after="240"/>
        <w:rPr>
          <w:rFonts w:cs="Times New Roman"/>
        </w:rPr>
      </w:pPr>
      <w:bookmarkStart w:id="123" w:name="_Toc46337737"/>
      <w:r w:rsidRPr="003E6B5A">
        <w:rPr>
          <w:rFonts w:cs="Times New Roman"/>
        </w:rPr>
        <w:t>Data</w:t>
      </w:r>
      <w:r w:rsidRPr="00FB5DAA">
        <w:rPr>
          <w:rFonts w:cs="Times New Roman"/>
        </w:rPr>
        <w:t xml:space="preserve"> </w:t>
      </w:r>
      <w:r w:rsidRPr="003E6B5A">
        <w:rPr>
          <w:rFonts w:cs="Times New Roman"/>
        </w:rPr>
        <w:t>Description</w:t>
      </w:r>
      <w:bookmarkEnd w:id="123"/>
    </w:p>
    <w:p w14:paraId="3D3C078D" w14:textId="513AE8F9" w:rsidR="00026ECA" w:rsidRDefault="00764D1A" w:rsidP="000A40F5">
      <w:pPr>
        <w:pStyle w:val="BodyText"/>
        <w:spacing w:before="1" w:line="360" w:lineRule="auto"/>
        <w:rPr>
          <w:iCs/>
          <w:color w:val="1D1C1D"/>
        </w:rPr>
      </w:pPr>
      <w:r w:rsidRPr="00764D1A">
        <w:rPr>
          <w:iCs/>
          <w:color w:val="1D1C1D"/>
        </w:rPr>
        <w:t xml:space="preserve">The </w:t>
      </w:r>
      <w:r w:rsidRPr="00764D1A">
        <w:rPr>
          <w:iCs/>
        </w:rPr>
        <w:t xml:space="preserve">Grad Planner Registration Integration </w:t>
      </w:r>
      <w:r w:rsidRPr="00764D1A">
        <w:rPr>
          <w:iCs/>
          <w:color w:val="1D1C1D"/>
        </w:rPr>
        <w:t>shall interface with the BYU course Registration System’s Informix Database through a RESTful web service API. Data requests shall be sent to the Informix Database using the SQL language. Data shall be communicated back to the Grad Planner Registration Integration as a JSON object. The JSON object shall then be analyzed by the client-side application and displayed to the user. Any changes made to the student’s registered classes shall then be sent to BYU’s course Registration System’s Informix Database as an SQL UPDATE</w:t>
      </w:r>
    </w:p>
    <w:p w14:paraId="2318E238" w14:textId="77777777" w:rsidR="00824759" w:rsidRDefault="00824759" w:rsidP="008F4A81">
      <w:pPr>
        <w:pStyle w:val="BodyText"/>
        <w:spacing w:before="1" w:line="480" w:lineRule="auto"/>
        <w:rPr>
          <w:iCs/>
          <w:color w:val="1D1C1D"/>
        </w:rPr>
      </w:pPr>
    </w:p>
    <w:p w14:paraId="213B1917" w14:textId="77777777" w:rsidR="00824759" w:rsidRDefault="00824759" w:rsidP="008F4A81">
      <w:pPr>
        <w:pStyle w:val="BodyText"/>
        <w:spacing w:before="1" w:line="480" w:lineRule="auto"/>
        <w:rPr>
          <w:iCs/>
          <w:color w:val="1D1C1D"/>
        </w:rPr>
      </w:pPr>
    </w:p>
    <w:p w14:paraId="53748BAD" w14:textId="77777777" w:rsidR="00824759" w:rsidRPr="00764D1A" w:rsidRDefault="00824759" w:rsidP="008F4A81">
      <w:pPr>
        <w:pStyle w:val="BodyText"/>
        <w:spacing w:before="1" w:line="480" w:lineRule="auto"/>
        <w:rPr>
          <w:rFonts w:cs="Times New Roman"/>
          <w:iCs/>
        </w:rPr>
      </w:pPr>
    </w:p>
    <w:p w14:paraId="42FA8C22" w14:textId="618C283E" w:rsidR="00B114B0" w:rsidRPr="007D12CC" w:rsidRDefault="003E6B5A" w:rsidP="00B114B0">
      <w:pPr>
        <w:pStyle w:val="Heading2"/>
        <w:numPr>
          <w:ilvl w:val="1"/>
          <w:numId w:val="22"/>
        </w:numPr>
        <w:rPr>
          <w:rFonts w:cs="Times New Roman"/>
        </w:rPr>
      </w:pPr>
      <w:bookmarkStart w:id="124" w:name="_Toc46337738"/>
      <w:r w:rsidRPr="003E6B5A">
        <w:rPr>
          <w:rFonts w:cs="Times New Roman"/>
        </w:rPr>
        <w:lastRenderedPageBreak/>
        <w:t>Entity Relationship</w:t>
      </w:r>
      <w:r w:rsidRPr="00FB5DAA">
        <w:rPr>
          <w:rFonts w:cs="Times New Roman"/>
        </w:rPr>
        <w:t xml:space="preserve"> </w:t>
      </w:r>
      <w:r w:rsidR="086034DD" w:rsidRPr="003E6B5A">
        <w:rPr>
          <w:rFonts w:cs="Times New Roman"/>
        </w:rPr>
        <w:t>Diagram</w:t>
      </w:r>
      <w:bookmarkEnd w:id="124"/>
    </w:p>
    <w:p w14:paraId="28FCF10B" w14:textId="03550D59" w:rsidR="007D12CC" w:rsidRPr="00B114B0" w:rsidRDefault="01DF204F" w:rsidP="007D12CC">
      <w:pPr>
        <w:pStyle w:val="BodyText"/>
      </w:pPr>
      <w:r>
        <w:rPr>
          <w:noProof/>
        </w:rPr>
        <w:drawing>
          <wp:inline distT="0" distB="0" distL="0" distR="0" wp14:anchorId="70EDB8B1" wp14:editId="7E3A4333">
            <wp:extent cx="8375904" cy="4616362"/>
            <wp:effectExtent l="0" t="0" r="6350" b="0"/>
            <wp:docPr id="3897739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69">
                      <a:extLst>
                        <a:ext uri="{28A0092B-C50C-407E-A947-70E740481C1C}">
                          <a14:useLocalDpi xmlns:a14="http://schemas.microsoft.com/office/drawing/2010/main" val="0"/>
                        </a:ext>
                      </a:extLst>
                    </a:blip>
                    <a:stretch>
                      <a:fillRect/>
                    </a:stretch>
                  </pic:blipFill>
                  <pic:spPr>
                    <a:xfrm>
                      <a:off x="0" y="0"/>
                      <a:ext cx="8375904" cy="4616362"/>
                    </a:xfrm>
                    <a:prstGeom prst="rect">
                      <a:avLst/>
                    </a:prstGeom>
                  </pic:spPr>
                </pic:pic>
              </a:graphicData>
            </a:graphic>
          </wp:inline>
        </w:drawing>
      </w:r>
    </w:p>
    <w:p w14:paraId="7CF92A70" w14:textId="088894FB" w:rsidR="00C604F0" w:rsidRPr="003E6B5A" w:rsidRDefault="00C604F0" w:rsidP="00C604F0">
      <w:pPr>
        <w:pStyle w:val="BodyText"/>
      </w:pPr>
    </w:p>
    <w:p w14:paraId="20DEBB03" w14:textId="77777777" w:rsidR="00026ECA" w:rsidRPr="003E6B5A" w:rsidRDefault="00026ECA">
      <w:pPr>
        <w:pStyle w:val="BodyText"/>
        <w:spacing w:before="12"/>
        <w:rPr>
          <w:rFonts w:cs="Times New Roman"/>
          <w:b/>
          <w:sz w:val="12"/>
        </w:rPr>
      </w:pPr>
    </w:p>
    <w:p w14:paraId="1BB92095" w14:textId="5EA52D70" w:rsidR="00026ECA" w:rsidRPr="003E6B5A" w:rsidRDefault="003E6B5A" w:rsidP="2AFC5408">
      <w:pPr>
        <w:spacing w:before="198"/>
        <w:ind w:left="320"/>
        <w:rPr>
          <w:rFonts w:cs="Times New Roman"/>
          <w:b/>
          <w:bCs/>
          <w:i/>
          <w:iCs/>
          <w:sz w:val="18"/>
          <w:szCs w:val="18"/>
        </w:rPr>
      </w:pPr>
      <w:bookmarkStart w:id="125" w:name="_bookmark90"/>
      <w:bookmarkEnd w:id="125"/>
      <w:r w:rsidRPr="2AFC5408">
        <w:rPr>
          <w:rFonts w:cs="Times New Roman"/>
          <w:b/>
          <w:bCs/>
          <w:i/>
          <w:iCs/>
          <w:sz w:val="18"/>
          <w:szCs w:val="18"/>
        </w:rPr>
        <w:t xml:space="preserve">Figure </w:t>
      </w:r>
      <w:r w:rsidR="68EDEA12" w:rsidRPr="09130169">
        <w:rPr>
          <w:rFonts w:cs="Times New Roman"/>
          <w:b/>
          <w:bCs/>
          <w:i/>
          <w:iCs/>
          <w:sz w:val="18"/>
          <w:szCs w:val="18"/>
        </w:rPr>
        <w:t>4</w:t>
      </w:r>
      <w:r w:rsidR="698A3C3B" w:rsidRPr="09130169">
        <w:rPr>
          <w:rFonts w:cs="Times New Roman"/>
          <w:b/>
          <w:bCs/>
          <w:i/>
          <w:iCs/>
          <w:sz w:val="18"/>
          <w:szCs w:val="18"/>
        </w:rPr>
        <w:t>1</w:t>
      </w:r>
      <w:r w:rsidRPr="2AFC5408">
        <w:rPr>
          <w:rFonts w:cs="Times New Roman"/>
          <w:b/>
          <w:bCs/>
          <w:i/>
          <w:iCs/>
          <w:sz w:val="18"/>
          <w:szCs w:val="18"/>
        </w:rPr>
        <w:t xml:space="preserve"> - Entity Relationship Diagram</w:t>
      </w:r>
    </w:p>
    <w:p w14:paraId="2823BA57" w14:textId="77777777" w:rsidR="00026ECA" w:rsidRPr="003E6B5A" w:rsidRDefault="00026ECA">
      <w:pPr>
        <w:rPr>
          <w:rFonts w:cs="Times New Roman"/>
          <w:sz w:val="18"/>
        </w:rPr>
        <w:sectPr w:rsidR="00026ECA" w:rsidRPr="003E6B5A" w:rsidSect="00AC1C07">
          <w:headerReference w:type="default" r:id="rId70"/>
          <w:pgSz w:w="15840" w:h="12240" w:orient="landscape"/>
          <w:pgMar w:top="1140" w:right="247" w:bottom="1240" w:left="1120" w:header="0" w:footer="1027" w:gutter="0"/>
          <w:cols w:space="720"/>
        </w:sectPr>
      </w:pPr>
    </w:p>
    <w:p w14:paraId="7DB056A5" w14:textId="77777777" w:rsidR="00026ECA" w:rsidRPr="003E6B5A" w:rsidRDefault="00026ECA">
      <w:pPr>
        <w:pStyle w:val="BodyText"/>
        <w:spacing w:before="12"/>
        <w:rPr>
          <w:rFonts w:cs="Times New Roman"/>
          <w:b/>
          <w:i/>
          <w:sz w:val="14"/>
        </w:rPr>
      </w:pPr>
    </w:p>
    <w:p w14:paraId="0123670C" w14:textId="29F186FB" w:rsidR="00026ECA" w:rsidRPr="003E6B5A" w:rsidRDefault="1E8F1F0D" w:rsidP="006C6C71">
      <w:pPr>
        <w:pStyle w:val="Heading2"/>
        <w:numPr>
          <w:ilvl w:val="1"/>
          <w:numId w:val="22"/>
        </w:numPr>
        <w:spacing w:after="240"/>
        <w:rPr>
          <w:rFonts w:cs="Times New Roman"/>
        </w:rPr>
      </w:pPr>
      <w:bookmarkStart w:id="126" w:name="_Toc46337739"/>
      <w:r w:rsidRPr="003E6B5A">
        <w:rPr>
          <w:rFonts w:cs="Times New Roman"/>
        </w:rPr>
        <w:t>Data</w:t>
      </w:r>
      <w:r w:rsidRPr="00FB5DAA">
        <w:rPr>
          <w:rFonts w:cs="Times New Roman"/>
        </w:rPr>
        <w:t xml:space="preserve"> </w:t>
      </w:r>
      <w:r w:rsidRPr="003E6B5A">
        <w:rPr>
          <w:rFonts w:cs="Times New Roman"/>
        </w:rPr>
        <w:t>Dictionary</w:t>
      </w:r>
      <w:bookmarkEnd w:id="126"/>
    </w:p>
    <w:tbl>
      <w:tblPr>
        <w:tblStyle w:val="Team3"/>
        <w:tblW w:w="0" w:type="auto"/>
        <w:tblLook w:val="04A0" w:firstRow="1" w:lastRow="0" w:firstColumn="1" w:lastColumn="0" w:noHBand="0" w:noVBand="1"/>
      </w:tblPr>
      <w:tblGrid>
        <w:gridCol w:w="3600"/>
        <w:gridCol w:w="2250"/>
        <w:gridCol w:w="2340"/>
        <w:gridCol w:w="1260"/>
        <w:gridCol w:w="4017"/>
      </w:tblGrid>
      <w:tr w:rsidR="002C3AAB" w14:paraId="12D08C63" w14:textId="77777777" w:rsidTr="0021191A">
        <w:trPr>
          <w:cnfStyle w:val="100000000000" w:firstRow="1" w:lastRow="0" w:firstColumn="0" w:lastColumn="0" w:oddVBand="0" w:evenVBand="0" w:oddHBand="0" w:evenHBand="0" w:firstRowFirstColumn="0" w:firstRowLastColumn="0" w:lastRowFirstColumn="0" w:lastRowLastColumn="0"/>
          <w:trHeight w:val="660"/>
        </w:trPr>
        <w:tc>
          <w:tcPr>
            <w:tcW w:w="3600" w:type="dxa"/>
            <w:vAlign w:val="center"/>
          </w:tcPr>
          <w:p w14:paraId="22F450BB" w14:textId="6990273F" w:rsidR="002C3AAB" w:rsidRPr="000804C3" w:rsidRDefault="01E83F9B" w:rsidP="003D063E">
            <w:pPr>
              <w:pStyle w:val="BodyText"/>
              <w:spacing w:before="2"/>
              <w:ind w:left="0"/>
              <w:jc w:val="center"/>
              <w:rPr>
                <w:rFonts w:cs="Times New Roman"/>
                <w:b w:val="0"/>
              </w:rPr>
            </w:pPr>
            <w:r w:rsidRPr="000804C3">
              <w:rPr>
                <w:rFonts w:cs="Times New Roman"/>
                <w:bCs/>
              </w:rPr>
              <w:t>Table</w:t>
            </w:r>
          </w:p>
        </w:tc>
        <w:tc>
          <w:tcPr>
            <w:tcW w:w="2250" w:type="dxa"/>
            <w:vAlign w:val="center"/>
          </w:tcPr>
          <w:p w14:paraId="11C9E7D5" w14:textId="0D4E3CF0" w:rsidR="002C3AAB" w:rsidRPr="000804C3" w:rsidRDefault="007C2F60" w:rsidP="003D063E">
            <w:pPr>
              <w:pStyle w:val="BodyText"/>
              <w:spacing w:before="2"/>
              <w:ind w:left="0"/>
              <w:jc w:val="center"/>
              <w:rPr>
                <w:rFonts w:cs="Times New Roman"/>
              </w:rPr>
            </w:pPr>
            <w:r>
              <w:rPr>
                <w:rFonts w:cs="Times New Roman"/>
              </w:rPr>
              <w:t>Field</w:t>
            </w:r>
          </w:p>
        </w:tc>
        <w:tc>
          <w:tcPr>
            <w:tcW w:w="2340" w:type="dxa"/>
            <w:vAlign w:val="center"/>
          </w:tcPr>
          <w:p w14:paraId="09CF9E50" w14:textId="6F443C80" w:rsidR="002C3AAB" w:rsidRPr="000804C3" w:rsidRDefault="00640E7A" w:rsidP="003D063E">
            <w:pPr>
              <w:pStyle w:val="BodyText"/>
              <w:spacing w:before="2"/>
              <w:ind w:left="0"/>
              <w:jc w:val="center"/>
              <w:rPr>
                <w:rFonts w:cs="Times New Roman"/>
              </w:rPr>
            </w:pPr>
            <w:r w:rsidRPr="000804C3">
              <w:rPr>
                <w:rFonts w:cs="Times New Roman"/>
              </w:rPr>
              <w:t>Type</w:t>
            </w:r>
          </w:p>
        </w:tc>
        <w:tc>
          <w:tcPr>
            <w:tcW w:w="1260" w:type="dxa"/>
            <w:vAlign w:val="center"/>
          </w:tcPr>
          <w:p w14:paraId="7CF924EC" w14:textId="0679CCBC" w:rsidR="002C3AAB" w:rsidRPr="000804C3" w:rsidRDefault="00640E7A" w:rsidP="003D063E">
            <w:pPr>
              <w:pStyle w:val="BodyText"/>
              <w:spacing w:before="2"/>
              <w:ind w:left="0"/>
              <w:jc w:val="center"/>
              <w:rPr>
                <w:rFonts w:cs="Times New Roman"/>
              </w:rPr>
            </w:pPr>
            <w:r w:rsidRPr="000804C3">
              <w:rPr>
                <w:rFonts w:cs="Times New Roman"/>
              </w:rPr>
              <w:t>Null</w:t>
            </w:r>
          </w:p>
        </w:tc>
        <w:tc>
          <w:tcPr>
            <w:tcW w:w="4017" w:type="dxa"/>
            <w:vAlign w:val="center"/>
          </w:tcPr>
          <w:p w14:paraId="7D0A64F8" w14:textId="580EF9D5" w:rsidR="002C3AAB" w:rsidRPr="000804C3" w:rsidRDefault="003D063E" w:rsidP="003D063E">
            <w:pPr>
              <w:pStyle w:val="BodyText"/>
              <w:spacing w:before="2"/>
              <w:ind w:left="0"/>
              <w:jc w:val="center"/>
              <w:rPr>
                <w:rFonts w:cs="Times New Roman"/>
              </w:rPr>
            </w:pPr>
            <w:r w:rsidRPr="000804C3">
              <w:rPr>
                <w:rFonts w:cs="Times New Roman"/>
              </w:rPr>
              <w:t>Default</w:t>
            </w:r>
          </w:p>
        </w:tc>
      </w:tr>
      <w:tr w:rsidR="240900C6" w14:paraId="035A53C6"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4B6E7B44" w14:textId="666C7D2E" w:rsidR="667F1FA0" w:rsidRDefault="667F1FA0" w:rsidP="240900C6">
            <w:pPr>
              <w:pStyle w:val="BodyText"/>
              <w:spacing w:before="2"/>
              <w:ind w:left="0"/>
              <w:rPr>
                <w:rFonts w:cs="Times New Roman"/>
                <w:b/>
                <w:bCs/>
              </w:rPr>
            </w:pPr>
            <w:r w:rsidRPr="240900C6">
              <w:rPr>
                <w:rFonts w:cs="Times New Roman"/>
                <w:b/>
                <w:bCs/>
              </w:rPr>
              <w:t>User</w:t>
            </w:r>
          </w:p>
        </w:tc>
        <w:tc>
          <w:tcPr>
            <w:tcW w:w="2250" w:type="dxa"/>
          </w:tcPr>
          <w:p w14:paraId="05B9362A" w14:textId="5C77CFA4" w:rsidR="667F1FA0" w:rsidRDefault="667F1FA0" w:rsidP="240900C6">
            <w:pPr>
              <w:pStyle w:val="BodyText"/>
              <w:ind w:left="0"/>
              <w:rPr>
                <w:rFonts w:cs="Times New Roman"/>
              </w:rPr>
            </w:pPr>
            <w:proofErr w:type="spellStart"/>
            <w:r w:rsidRPr="50409374">
              <w:rPr>
                <w:rFonts w:cs="Times New Roman"/>
              </w:rPr>
              <w:t>user_id</w:t>
            </w:r>
            <w:proofErr w:type="spellEnd"/>
          </w:p>
        </w:tc>
        <w:tc>
          <w:tcPr>
            <w:tcW w:w="2340" w:type="dxa"/>
          </w:tcPr>
          <w:p w14:paraId="7BCE9568" w14:textId="193C5762" w:rsidR="667F1FA0" w:rsidRDefault="667F1FA0" w:rsidP="240900C6">
            <w:pPr>
              <w:pStyle w:val="BodyText"/>
              <w:ind w:left="0"/>
              <w:rPr>
                <w:rFonts w:cs="Times New Roman"/>
              </w:rPr>
            </w:pPr>
            <w:r w:rsidRPr="50409374">
              <w:rPr>
                <w:rFonts w:cs="Times New Roman"/>
                <w:b/>
                <w:bCs/>
              </w:rPr>
              <w:t>PK</w:t>
            </w:r>
            <w:r w:rsidRPr="50409374">
              <w:rPr>
                <w:rFonts w:cs="Times New Roman"/>
              </w:rPr>
              <w:t xml:space="preserve"> int</w:t>
            </w:r>
          </w:p>
        </w:tc>
        <w:tc>
          <w:tcPr>
            <w:tcW w:w="1260" w:type="dxa"/>
          </w:tcPr>
          <w:p w14:paraId="36FFE8F1" w14:textId="0EC5DC2C" w:rsidR="667F1FA0" w:rsidRDefault="667F1FA0" w:rsidP="240900C6">
            <w:pPr>
              <w:pStyle w:val="BodyText"/>
              <w:ind w:left="0"/>
              <w:rPr>
                <w:rFonts w:cs="Times New Roman"/>
              </w:rPr>
            </w:pPr>
            <w:r w:rsidRPr="50409374">
              <w:rPr>
                <w:rFonts w:cs="Times New Roman"/>
              </w:rPr>
              <w:t>No</w:t>
            </w:r>
          </w:p>
        </w:tc>
        <w:tc>
          <w:tcPr>
            <w:tcW w:w="4017" w:type="dxa"/>
          </w:tcPr>
          <w:p w14:paraId="7AB7043B" w14:textId="3D56213C" w:rsidR="667F1FA0" w:rsidRDefault="667F1FA0" w:rsidP="240900C6">
            <w:pPr>
              <w:pStyle w:val="BodyText"/>
              <w:ind w:left="0"/>
              <w:rPr>
                <w:rFonts w:cs="Times New Roman"/>
              </w:rPr>
            </w:pPr>
            <w:r w:rsidRPr="50409374">
              <w:rPr>
                <w:rFonts w:cs="Times New Roman"/>
              </w:rPr>
              <w:t>N/A</w:t>
            </w:r>
          </w:p>
        </w:tc>
      </w:tr>
      <w:tr w:rsidR="002C3AAB" w14:paraId="079166FA"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5602715C" w14:textId="69A65F47" w:rsidR="002C3AAB" w:rsidRPr="009957C0" w:rsidRDefault="002C3AAB" w:rsidP="38F8CF73">
            <w:pPr>
              <w:pStyle w:val="BodyText"/>
              <w:spacing w:before="2"/>
              <w:ind w:left="0"/>
              <w:rPr>
                <w:rFonts w:cs="Times New Roman"/>
                <w:b/>
                <w:bCs/>
              </w:rPr>
            </w:pPr>
          </w:p>
        </w:tc>
        <w:tc>
          <w:tcPr>
            <w:tcW w:w="2250" w:type="dxa"/>
          </w:tcPr>
          <w:p w14:paraId="69851268" w14:textId="71B39504" w:rsidR="38F8CF73" w:rsidRDefault="48BF5D6E" w:rsidP="5C32581E">
            <w:pPr>
              <w:pStyle w:val="BodyText"/>
              <w:spacing w:before="2"/>
              <w:ind w:left="0"/>
              <w:rPr>
                <w:rFonts w:cs="Times New Roman"/>
              </w:rPr>
            </w:pPr>
            <w:r w:rsidRPr="5C32581E">
              <w:rPr>
                <w:rFonts w:cs="Times New Roman"/>
              </w:rPr>
              <w:t>name</w:t>
            </w:r>
            <w:r w:rsidR="38F8CF73" w:rsidRPr="5C32581E">
              <w:rPr>
                <w:rFonts w:cs="Times New Roman"/>
              </w:rPr>
              <w:t xml:space="preserve"> </w:t>
            </w:r>
          </w:p>
        </w:tc>
        <w:tc>
          <w:tcPr>
            <w:tcW w:w="2340" w:type="dxa"/>
          </w:tcPr>
          <w:p w14:paraId="0B39D86E" w14:textId="44D12E4E" w:rsidR="002C3AAB" w:rsidRPr="000804C3" w:rsidRDefault="7ADCDD70" w:rsidP="6A1B6896">
            <w:pPr>
              <w:pStyle w:val="BodyText"/>
              <w:spacing w:before="2"/>
              <w:ind w:left="0"/>
              <w:rPr>
                <w:rFonts w:cs="Times New Roman"/>
                <w:b/>
                <w:bCs/>
              </w:rPr>
            </w:pPr>
            <w:r w:rsidRPr="6A1B6896">
              <w:rPr>
                <w:rFonts w:cs="Times New Roman"/>
              </w:rPr>
              <w:t>varchar(50)</w:t>
            </w:r>
          </w:p>
        </w:tc>
        <w:tc>
          <w:tcPr>
            <w:tcW w:w="1260" w:type="dxa"/>
          </w:tcPr>
          <w:p w14:paraId="4530B2FA" w14:textId="33573A2A" w:rsidR="002C3AAB" w:rsidRPr="000804C3" w:rsidRDefault="6D440F10" w:rsidP="38F8CF73">
            <w:pPr>
              <w:pStyle w:val="BodyText"/>
              <w:spacing w:before="2"/>
              <w:ind w:left="0"/>
              <w:rPr>
                <w:rFonts w:cs="Times New Roman"/>
              </w:rPr>
            </w:pPr>
            <w:r w:rsidRPr="021BEE05">
              <w:rPr>
                <w:rFonts w:cs="Times New Roman"/>
              </w:rPr>
              <w:t>No</w:t>
            </w:r>
          </w:p>
        </w:tc>
        <w:tc>
          <w:tcPr>
            <w:tcW w:w="4017" w:type="dxa"/>
          </w:tcPr>
          <w:p w14:paraId="784EF171" w14:textId="6B097B91" w:rsidR="002C3AAB" w:rsidRPr="000804C3" w:rsidRDefault="20A28F90" w:rsidP="38F8CF73">
            <w:pPr>
              <w:pStyle w:val="BodyText"/>
              <w:spacing w:before="2"/>
              <w:ind w:left="0"/>
              <w:rPr>
                <w:rFonts w:cs="Times New Roman"/>
              </w:rPr>
            </w:pPr>
            <w:r w:rsidRPr="50409374">
              <w:rPr>
                <w:rFonts w:cs="Times New Roman"/>
              </w:rPr>
              <w:t>N/A</w:t>
            </w:r>
          </w:p>
        </w:tc>
      </w:tr>
      <w:tr w:rsidR="002C3AAB" w14:paraId="3BBBB20A"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70284016" w14:textId="78FEC9FF" w:rsidR="002C3AAB" w:rsidRPr="009957C0" w:rsidRDefault="002C3AAB" w:rsidP="38F8CF73">
            <w:pPr>
              <w:pStyle w:val="BodyText"/>
              <w:spacing w:before="2"/>
              <w:ind w:left="0"/>
              <w:rPr>
                <w:rFonts w:cs="Times New Roman"/>
                <w:b/>
                <w:bCs/>
              </w:rPr>
            </w:pPr>
          </w:p>
        </w:tc>
        <w:tc>
          <w:tcPr>
            <w:tcW w:w="2250" w:type="dxa"/>
          </w:tcPr>
          <w:p w14:paraId="28510CD1" w14:textId="1D76153E" w:rsidR="38F8CF73" w:rsidRDefault="1CF5A9FC" w:rsidP="5C32581E">
            <w:pPr>
              <w:pStyle w:val="BodyText"/>
              <w:spacing w:before="2"/>
              <w:ind w:left="0"/>
              <w:rPr>
                <w:rFonts w:cs="Times New Roman"/>
              </w:rPr>
            </w:pPr>
            <w:proofErr w:type="spellStart"/>
            <w:r w:rsidRPr="5C32581E">
              <w:rPr>
                <w:rFonts w:cs="Times New Roman"/>
              </w:rPr>
              <w:t>lastname</w:t>
            </w:r>
            <w:proofErr w:type="spellEnd"/>
          </w:p>
        </w:tc>
        <w:tc>
          <w:tcPr>
            <w:tcW w:w="2340" w:type="dxa"/>
          </w:tcPr>
          <w:p w14:paraId="6047E153" w14:textId="65B08019" w:rsidR="002C3AAB" w:rsidRPr="009957C0" w:rsidRDefault="0DE7FDD6" w:rsidP="6A1B6896">
            <w:pPr>
              <w:pStyle w:val="BodyText"/>
              <w:spacing w:before="2"/>
              <w:ind w:left="0"/>
              <w:rPr>
                <w:rFonts w:cs="Times New Roman"/>
                <w:b/>
              </w:rPr>
            </w:pPr>
            <w:r w:rsidRPr="009957C0">
              <w:rPr>
                <w:rFonts w:cs="Times New Roman"/>
              </w:rPr>
              <w:t>varchar(50)</w:t>
            </w:r>
          </w:p>
        </w:tc>
        <w:tc>
          <w:tcPr>
            <w:tcW w:w="1260" w:type="dxa"/>
          </w:tcPr>
          <w:p w14:paraId="409C09EA" w14:textId="1E394165" w:rsidR="002C3AAB" w:rsidRPr="000804C3" w:rsidRDefault="2F93F481">
            <w:pPr>
              <w:pStyle w:val="BodyText"/>
              <w:spacing w:before="2"/>
              <w:ind w:left="0"/>
              <w:rPr>
                <w:rFonts w:cs="Times New Roman"/>
                <w:b/>
              </w:rPr>
            </w:pPr>
            <w:r w:rsidRPr="021BEE05">
              <w:rPr>
                <w:rFonts w:cs="Times New Roman"/>
              </w:rPr>
              <w:t>No</w:t>
            </w:r>
          </w:p>
        </w:tc>
        <w:tc>
          <w:tcPr>
            <w:tcW w:w="4017" w:type="dxa"/>
          </w:tcPr>
          <w:p w14:paraId="3D352AE7" w14:textId="76774701" w:rsidR="002C3AAB" w:rsidRPr="000804C3" w:rsidRDefault="12D85C0C">
            <w:pPr>
              <w:pStyle w:val="BodyText"/>
              <w:spacing w:before="2"/>
              <w:ind w:left="0"/>
              <w:rPr>
                <w:rFonts w:cs="Times New Roman"/>
              </w:rPr>
            </w:pPr>
            <w:r w:rsidRPr="50409374">
              <w:rPr>
                <w:rFonts w:cs="Times New Roman"/>
              </w:rPr>
              <w:t>N/A</w:t>
            </w:r>
          </w:p>
        </w:tc>
      </w:tr>
      <w:tr w:rsidR="4F0FDA46" w14:paraId="31A507E9"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7B944FF6" w14:textId="619821C3" w:rsidR="021DB34C" w:rsidRPr="009957C0" w:rsidRDefault="021DB34C" w:rsidP="4F0FDA46">
            <w:pPr>
              <w:pStyle w:val="BodyText"/>
              <w:ind w:left="0"/>
              <w:rPr>
                <w:rFonts w:cs="Times New Roman"/>
                <w:b/>
                <w:bCs/>
              </w:rPr>
            </w:pPr>
          </w:p>
        </w:tc>
        <w:tc>
          <w:tcPr>
            <w:tcW w:w="2250" w:type="dxa"/>
          </w:tcPr>
          <w:p w14:paraId="1571357E" w14:textId="284D3F2A" w:rsidR="4F0FDA46" w:rsidRDefault="021DB34C" w:rsidP="5C32581E">
            <w:pPr>
              <w:pStyle w:val="BodyText"/>
              <w:ind w:left="0"/>
              <w:rPr>
                <w:rFonts w:cs="Times New Roman"/>
              </w:rPr>
            </w:pPr>
            <w:r w:rsidRPr="50409374">
              <w:rPr>
                <w:rFonts w:cs="Times New Roman"/>
              </w:rPr>
              <w:t>mail</w:t>
            </w:r>
          </w:p>
        </w:tc>
        <w:tc>
          <w:tcPr>
            <w:tcW w:w="2340" w:type="dxa"/>
          </w:tcPr>
          <w:p w14:paraId="3FA22C45" w14:textId="43F994B5" w:rsidR="4F0FDA46" w:rsidRDefault="2B7D9C38" w:rsidP="6A1B6896">
            <w:pPr>
              <w:pStyle w:val="BodyText"/>
              <w:ind w:left="0"/>
              <w:rPr>
                <w:rFonts w:cs="Times New Roman"/>
                <w:b/>
                <w:bCs/>
              </w:rPr>
            </w:pPr>
            <w:r w:rsidRPr="50409374">
              <w:rPr>
                <w:rFonts w:cs="Times New Roman"/>
              </w:rPr>
              <w:t>varchar(50)</w:t>
            </w:r>
          </w:p>
        </w:tc>
        <w:tc>
          <w:tcPr>
            <w:tcW w:w="1260" w:type="dxa"/>
          </w:tcPr>
          <w:p w14:paraId="34F4FE52" w14:textId="265662DC" w:rsidR="4F0FDA46" w:rsidRDefault="26FD89D2" w:rsidP="021BEE05">
            <w:pPr>
              <w:pStyle w:val="BodyText"/>
              <w:ind w:left="0"/>
              <w:rPr>
                <w:rFonts w:cs="Times New Roman"/>
                <w:b/>
                <w:bCs/>
              </w:rPr>
            </w:pPr>
            <w:r w:rsidRPr="50409374">
              <w:rPr>
                <w:rFonts w:cs="Times New Roman"/>
              </w:rPr>
              <w:t>Yes</w:t>
            </w:r>
          </w:p>
        </w:tc>
        <w:tc>
          <w:tcPr>
            <w:tcW w:w="4017" w:type="dxa"/>
          </w:tcPr>
          <w:p w14:paraId="7D75637F" w14:textId="5ECD8B9F" w:rsidR="4F0FDA46" w:rsidRDefault="5E7487E1" w:rsidP="6C394576">
            <w:pPr>
              <w:pStyle w:val="BodyText"/>
              <w:ind w:left="0"/>
              <w:rPr>
                <w:rFonts w:cs="Times New Roman"/>
                <w:b/>
                <w:bCs/>
              </w:rPr>
            </w:pPr>
            <w:r w:rsidRPr="50409374">
              <w:rPr>
                <w:rFonts w:cs="Times New Roman"/>
              </w:rPr>
              <w:t>N/A</w:t>
            </w:r>
          </w:p>
        </w:tc>
      </w:tr>
      <w:tr w:rsidR="5C32581E" w14:paraId="0530F702"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5FC98161" w14:textId="245425DC" w:rsidR="021DB34C" w:rsidRPr="009957C0" w:rsidRDefault="021DB34C" w:rsidP="5C32581E">
            <w:pPr>
              <w:pStyle w:val="BodyText"/>
              <w:ind w:left="0"/>
              <w:rPr>
                <w:rFonts w:cs="Times New Roman"/>
                <w:b/>
                <w:bCs/>
              </w:rPr>
            </w:pPr>
          </w:p>
        </w:tc>
        <w:tc>
          <w:tcPr>
            <w:tcW w:w="2250" w:type="dxa"/>
          </w:tcPr>
          <w:p w14:paraId="7A2CA46D" w14:textId="6B5165D5" w:rsidR="021DB34C" w:rsidRDefault="021DB34C" w:rsidP="5C32581E">
            <w:pPr>
              <w:pStyle w:val="BodyText"/>
              <w:ind w:left="0"/>
              <w:rPr>
                <w:rFonts w:cs="Times New Roman"/>
              </w:rPr>
            </w:pPr>
            <w:r w:rsidRPr="50409374">
              <w:rPr>
                <w:rFonts w:cs="Times New Roman"/>
              </w:rPr>
              <w:t>phone</w:t>
            </w:r>
          </w:p>
        </w:tc>
        <w:tc>
          <w:tcPr>
            <w:tcW w:w="2340" w:type="dxa"/>
          </w:tcPr>
          <w:p w14:paraId="76A4D811" w14:textId="3DEE20B3" w:rsidR="5C32581E" w:rsidRDefault="77968DF2" w:rsidP="125EAAAA">
            <w:pPr>
              <w:pStyle w:val="BodyText"/>
              <w:ind w:left="0"/>
              <w:rPr>
                <w:rFonts w:cs="Times New Roman"/>
                <w:b/>
                <w:bCs/>
              </w:rPr>
            </w:pPr>
            <w:r w:rsidRPr="50409374">
              <w:rPr>
                <w:rFonts w:cs="Times New Roman"/>
              </w:rPr>
              <w:t>varchar(50)</w:t>
            </w:r>
          </w:p>
        </w:tc>
        <w:tc>
          <w:tcPr>
            <w:tcW w:w="1260" w:type="dxa"/>
          </w:tcPr>
          <w:p w14:paraId="6820E296" w14:textId="3EE0BA10" w:rsidR="5C32581E" w:rsidRDefault="546FB6E1" w:rsidP="021BEE05">
            <w:pPr>
              <w:pStyle w:val="BodyText"/>
              <w:ind w:left="0"/>
              <w:rPr>
                <w:rFonts w:cs="Times New Roman"/>
                <w:b/>
                <w:bCs/>
              </w:rPr>
            </w:pPr>
            <w:r w:rsidRPr="50409374">
              <w:rPr>
                <w:rFonts w:cs="Times New Roman"/>
              </w:rPr>
              <w:t>Yes</w:t>
            </w:r>
          </w:p>
        </w:tc>
        <w:tc>
          <w:tcPr>
            <w:tcW w:w="4017" w:type="dxa"/>
          </w:tcPr>
          <w:p w14:paraId="1FDDC813" w14:textId="341BD400" w:rsidR="5C32581E" w:rsidRDefault="2F1B8DA8" w:rsidP="6C394576">
            <w:pPr>
              <w:pStyle w:val="BodyText"/>
              <w:ind w:left="0"/>
              <w:rPr>
                <w:rFonts w:cs="Times New Roman"/>
                <w:b/>
                <w:bCs/>
              </w:rPr>
            </w:pPr>
            <w:r w:rsidRPr="50409374">
              <w:rPr>
                <w:rFonts w:cs="Times New Roman"/>
              </w:rPr>
              <w:t>N/A</w:t>
            </w:r>
          </w:p>
        </w:tc>
      </w:tr>
      <w:tr w:rsidR="5C32581E" w14:paraId="1BCF4D08"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4713062E" w14:textId="4B3D319A" w:rsidR="021DB34C" w:rsidRPr="009957C0" w:rsidRDefault="021DB34C" w:rsidP="5C32581E">
            <w:pPr>
              <w:pStyle w:val="BodyText"/>
              <w:ind w:left="0"/>
              <w:rPr>
                <w:rFonts w:cs="Times New Roman"/>
                <w:b/>
                <w:bCs/>
              </w:rPr>
            </w:pPr>
          </w:p>
        </w:tc>
        <w:tc>
          <w:tcPr>
            <w:tcW w:w="2250" w:type="dxa"/>
          </w:tcPr>
          <w:p w14:paraId="3FF469C1" w14:textId="7AC88282" w:rsidR="021DB34C" w:rsidRDefault="021DB34C" w:rsidP="5C32581E">
            <w:pPr>
              <w:pStyle w:val="BodyText"/>
              <w:ind w:left="0"/>
              <w:rPr>
                <w:rFonts w:cs="Times New Roman"/>
              </w:rPr>
            </w:pPr>
            <w:proofErr w:type="spellStart"/>
            <w:r w:rsidRPr="50409374">
              <w:rPr>
                <w:rFonts w:cs="Times New Roman"/>
              </w:rPr>
              <w:t>major_id</w:t>
            </w:r>
            <w:proofErr w:type="spellEnd"/>
          </w:p>
        </w:tc>
        <w:tc>
          <w:tcPr>
            <w:tcW w:w="2340" w:type="dxa"/>
          </w:tcPr>
          <w:p w14:paraId="55B542D9" w14:textId="62231F1F" w:rsidR="5C32581E" w:rsidRDefault="51F9ED2C" w:rsidP="125EAAAA">
            <w:pPr>
              <w:pStyle w:val="BodyText"/>
              <w:ind w:left="0"/>
              <w:rPr>
                <w:rFonts w:cs="Times New Roman"/>
                <w:b/>
                <w:bCs/>
              </w:rPr>
            </w:pPr>
            <w:r w:rsidRPr="50409374">
              <w:rPr>
                <w:rFonts w:cs="Times New Roman"/>
              </w:rPr>
              <w:t>int</w:t>
            </w:r>
          </w:p>
        </w:tc>
        <w:tc>
          <w:tcPr>
            <w:tcW w:w="1260" w:type="dxa"/>
          </w:tcPr>
          <w:p w14:paraId="2325C289" w14:textId="7DA22667" w:rsidR="5C32581E" w:rsidRDefault="1D899B41" w:rsidP="021BEE05">
            <w:pPr>
              <w:pStyle w:val="BodyText"/>
              <w:ind w:left="0"/>
              <w:rPr>
                <w:rFonts w:cs="Times New Roman"/>
                <w:b/>
                <w:bCs/>
              </w:rPr>
            </w:pPr>
            <w:r w:rsidRPr="50409374">
              <w:rPr>
                <w:rFonts w:cs="Times New Roman"/>
              </w:rPr>
              <w:t>No</w:t>
            </w:r>
          </w:p>
        </w:tc>
        <w:tc>
          <w:tcPr>
            <w:tcW w:w="4017" w:type="dxa"/>
          </w:tcPr>
          <w:p w14:paraId="4DA9E012" w14:textId="2B02B54A" w:rsidR="5C32581E" w:rsidRDefault="1D899B41" w:rsidP="021BEE05">
            <w:pPr>
              <w:pStyle w:val="BodyText"/>
              <w:ind w:left="0"/>
              <w:rPr>
                <w:rFonts w:cs="Times New Roman"/>
                <w:b/>
                <w:bCs/>
              </w:rPr>
            </w:pPr>
            <w:r w:rsidRPr="50409374">
              <w:rPr>
                <w:rFonts w:cs="Times New Roman"/>
              </w:rPr>
              <w:t>399 (General Studies Associate)</w:t>
            </w:r>
          </w:p>
        </w:tc>
      </w:tr>
      <w:tr w:rsidR="5C32581E" w14:paraId="13A47AE1"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39A971CE" w14:textId="05A4C222" w:rsidR="021DB34C" w:rsidRPr="009957C0" w:rsidRDefault="021DB34C" w:rsidP="5C32581E">
            <w:pPr>
              <w:pStyle w:val="BodyText"/>
              <w:ind w:left="0"/>
              <w:rPr>
                <w:rFonts w:cs="Times New Roman"/>
                <w:b/>
                <w:bCs/>
              </w:rPr>
            </w:pPr>
          </w:p>
        </w:tc>
        <w:tc>
          <w:tcPr>
            <w:tcW w:w="2250" w:type="dxa"/>
          </w:tcPr>
          <w:p w14:paraId="615C6305" w14:textId="6A08E358" w:rsidR="5C32581E" w:rsidRDefault="021DB34C" w:rsidP="6A1B6896">
            <w:pPr>
              <w:pStyle w:val="BodyText"/>
              <w:ind w:left="0"/>
              <w:rPr>
                <w:rFonts w:cs="Times New Roman"/>
              </w:rPr>
            </w:pPr>
            <w:r w:rsidRPr="50409374">
              <w:rPr>
                <w:rFonts w:cs="Times New Roman"/>
              </w:rPr>
              <w:t>password</w:t>
            </w:r>
          </w:p>
        </w:tc>
        <w:tc>
          <w:tcPr>
            <w:tcW w:w="2340" w:type="dxa"/>
          </w:tcPr>
          <w:p w14:paraId="1319D1F3" w14:textId="4C09E786" w:rsidR="5C32581E" w:rsidRDefault="43584F0E" w:rsidP="125EAAAA">
            <w:pPr>
              <w:pStyle w:val="BodyText"/>
              <w:ind w:left="0"/>
              <w:rPr>
                <w:rFonts w:cs="Times New Roman"/>
                <w:b/>
                <w:bCs/>
              </w:rPr>
            </w:pPr>
            <w:r w:rsidRPr="50409374">
              <w:rPr>
                <w:rFonts w:cs="Times New Roman"/>
              </w:rPr>
              <w:t>varchar(50)</w:t>
            </w:r>
          </w:p>
        </w:tc>
        <w:tc>
          <w:tcPr>
            <w:tcW w:w="1260" w:type="dxa"/>
          </w:tcPr>
          <w:p w14:paraId="36966A48" w14:textId="45C994A3" w:rsidR="5C32581E" w:rsidRDefault="6D43A53B" w:rsidP="021BEE05">
            <w:pPr>
              <w:pStyle w:val="BodyText"/>
              <w:ind w:left="0"/>
              <w:rPr>
                <w:rFonts w:cs="Times New Roman"/>
                <w:b/>
                <w:bCs/>
              </w:rPr>
            </w:pPr>
            <w:r w:rsidRPr="50409374">
              <w:rPr>
                <w:rFonts w:cs="Times New Roman"/>
              </w:rPr>
              <w:t>No</w:t>
            </w:r>
          </w:p>
        </w:tc>
        <w:tc>
          <w:tcPr>
            <w:tcW w:w="4017" w:type="dxa"/>
          </w:tcPr>
          <w:p w14:paraId="24DC38BC" w14:textId="1B6A4ECF" w:rsidR="5C32581E" w:rsidRDefault="0CA27920" w:rsidP="6C394576">
            <w:pPr>
              <w:pStyle w:val="BodyText"/>
              <w:ind w:left="0"/>
              <w:rPr>
                <w:rFonts w:cs="Times New Roman"/>
                <w:b/>
                <w:bCs/>
              </w:rPr>
            </w:pPr>
            <w:r w:rsidRPr="50409374">
              <w:rPr>
                <w:rFonts w:cs="Times New Roman"/>
              </w:rPr>
              <w:t>N/A</w:t>
            </w:r>
          </w:p>
        </w:tc>
      </w:tr>
      <w:tr w:rsidR="5C32581E" w14:paraId="402D84F3"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3EFDA45B" w14:textId="1CB83605" w:rsidR="021DB34C" w:rsidRPr="009957C0" w:rsidRDefault="021DB34C" w:rsidP="5C32581E">
            <w:pPr>
              <w:pStyle w:val="BodyText"/>
              <w:ind w:left="0"/>
              <w:rPr>
                <w:rFonts w:cs="Times New Roman"/>
                <w:b/>
                <w:bCs/>
              </w:rPr>
            </w:pPr>
          </w:p>
        </w:tc>
        <w:tc>
          <w:tcPr>
            <w:tcW w:w="2250" w:type="dxa"/>
          </w:tcPr>
          <w:p w14:paraId="411F600A" w14:textId="2246B4E3" w:rsidR="5C32581E" w:rsidRDefault="021DB34C" w:rsidP="6A1B6896">
            <w:pPr>
              <w:pStyle w:val="BodyText"/>
              <w:ind w:left="0"/>
              <w:rPr>
                <w:rFonts w:cs="Times New Roman"/>
              </w:rPr>
            </w:pPr>
            <w:r w:rsidRPr="50409374">
              <w:rPr>
                <w:rFonts w:cs="Times New Roman"/>
              </w:rPr>
              <w:t>track</w:t>
            </w:r>
          </w:p>
        </w:tc>
        <w:tc>
          <w:tcPr>
            <w:tcW w:w="2340" w:type="dxa"/>
          </w:tcPr>
          <w:p w14:paraId="35EB7D67" w14:textId="33127F08" w:rsidR="5C32581E" w:rsidRDefault="516E7702" w:rsidP="125EAAAA">
            <w:pPr>
              <w:pStyle w:val="BodyText"/>
              <w:ind w:left="0"/>
              <w:rPr>
                <w:rFonts w:cs="Times New Roman"/>
                <w:b/>
                <w:bCs/>
              </w:rPr>
            </w:pPr>
            <w:r w:rsidRPr="50409374">
              <w:rPr>
                <w:rFonts w:cs="Times New Roman"/>
              </w:rPr>
              <w:t>int</w:t>
            </w:r>
          </w:p>
        </w:tc>
        <w:tc>
          <w:tcPr>
            <w:tcW w:w="1260" w:type="dxa"/>
          </w:tcPr>
          <w:p w14:paraId="39A2DB8C" w14:textId="3460BB38" w:rsidR="5C32581E" w:rsidRDefault="603773A6" w:rsidP="021BEE05">
            <w:pPr>
              <w:pStyle w:val="BodyText"/>
              <w:ind w:left="0"/>
              <w:rPr>
                <w:rFonts w:cs="Times New Roman"/>
                <w:b/>
                <w:bCs/>
              </w:rPr>
            </w:pPr>
            <w:r w:rsidRPr="50409374">
              <w:rPr>
                <w:rFonts w:cs="Times New Roman"/>
              </w:rPr>
              <w:t>No</w:t>
            </w:r>
          </w:p>
        </w:tc>
        <w:tc>
          <w:tcPr>
            <w:tcW w:w="4017" w:type="dxa"/>
          </w:tcPr>
          <w:p w14:paraId="7A55C948" w14:textId="3067AAFE" w:rsidR="5C32581E" w:rsidRDefault="603773A6" w:rsidP="021BEE05">
            <w:pPr>
              <w:pStyle w:val="BodyText"/>
              <w:ind w:left="0"/>
              <w:rPr>
                <w:rFonts w:cs="Times New Roman"/>
                <w:b/>
                <w:bCs/>
              </w:rPr>
            </w:pPr>
            <w:r w:rsidRPr="50409374">
              <w:rPr>
                <w:rFonts w:cs="Times New Roman"/>
              </w:rPr>
              <w:t>1 (Winter/Spring)</w:t>
            </w:r>
          </w:p>
        </w:tc>
      </w:tr>
      <w:tr w:rsidR="38F8CF73" w14:paraId="59E04165"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129A65E9" w14:textId="579AC978" w:rsidR="375531A1" w:rsidRPr="009957C0" w:rsidRDefault="375531A1" w:rsidP="38F8CF73">
            <w:pPr>
              <w:pStyle w:val="BodyText"/>
              <w:ind w:left="0"/>
              <w:rPr>
                <w:rFonts w:cs="Times New Roman"/>
                <w:b/>
                <w:bCs/>
              </w:rPr>
            </w:pPr>
            <w:r w:rsidRPr="50409374">
              <w:rPr>
                <w:rFonts w:cs="Times New Roman"/>
                <w:b/>
                <w:bCs/>
              </w:rPr>
              <w:t>Class Feedback</w:t>
            </w:r>
          </w:p>
        </w:tc>
        <w:tc>
          <w:tcPr>
            <w:tcW w:w="2250" w:type="dxa"/>
          </w:tcPr>
          <w:p w14:paraId="6EF0281B" w14:textId="623C2E85" w:rsidR="375531A1" w:rsidRDefault="375531A1" w:rsidP="38F8CF73">
            <w:pPr>
              <w:pStyle w:val="BodyText"/>
              <w:ind w:left="0"/>
              <w:rPr>
                <w:rFonts w:cs="Times New Roman"/>
              </w:rPr>
            </w:pPr>
            <w:proofErr w:type="spellStart"/>
            <w:r w:rsidRPr="50409374">
              <w:rPr>
                <w:rFonts w:cs="Times New Roman"/>
              </w:rPr>
              <w:t>feedback_id</w:t>
            </w:r>
            <w:proofErr w:type="spellEnd"/>
          </w:p>
        </w:tc>
        <w:tc>
          <w:tcPr>
            <w:tcW w:w="2340" w:type="dxa"/>
          </w:tcPr>
          <w:p w14:paraId="3A5C8A89" w14:textId="498F532E" w:rsidR="375531A1" w:rsidRDefault="375531A1" w:rsidP="38F8CF73">
            <w:pPr>
              <w:pStyle w:val="BodyText"/>
              <w:ind w:left="0"/>
              <w:rPr>
                <w:rFonts w:cs="Times New Roman"/>
                <w:b/>
                <w:bCs/>
              </w:rPr>
            </w:pPr>
            <w:r w:rsidRPr="50409374">
              <w:rPr>
                <w:rFonts w:cs="Times New Roman"/>
                <w:b/>
                <w:bCs/>
              </w:rPr>
              <w:t xml:space="preserve">PK </w:t>
            </w:r>
            <w:r w:rsidRPr="50409374">
              <w:rPr>
                <w:rFonts w:cs="Times New Roman"/>
              </w:rPr>
              <w:t>int</w:t>
            </w:r>
          </w:p>
        </w:tc>
        <w:tc>
          <w:tcPr>
            <w:tcW w:w="1260" w:type="dxa"/>
          </w:tcPr>
          <w:p w14:paraId="3E3497AD" w14:textId="7FD86AC1" w:rsidR="375531A1" w:rsidRDefault="375531A1" w:rsidP="38F8CF73">
            <w:pPr>
              <w:pStyle w:val="BodyText"/>
              <w:ind w:left="0"/>
              <w:rPr>
                <w:rFonts w:cs="Times New Roman"/>
                <w:b/>
                <w:bCs/>
              </w:rPr>
            </w:pPr>
            <w:r w:rsidRPr="50409374">
              <w:rPr>
                <w:rFonts w:cs="Times New Roman"/>
              </w:rPr>
              <w:t>No</w:t>
            </w:r>
          </w:p>
        </w:tc>
        <w:tc>
          <w:tcPr>
            <w:tcW w:w="4017" w:type="dxa"/>
          </w:tcPr>
          <w:p w14:paraId="16382DD1" w14:textId="785C0F01" w:rsidR="375531A1" w:rsidRDefault="375531A1" w:rsidP="38F8CF73">
            <w:pPr>
              <w:pStyle w:val="BodyText"/>
              <w:ind w:left="0"/>
              <w:rPr>
                <w:rFonts w:cs="Times New Roman"/>
              </w:rPr>
            </w:pPr>
            <w:r w:rsidRPr="50409374">
              <w:rPr>
                <w:rFonts w:cs="Times New Roman"/>
              </w:rPr>
              <w:t>N/A</w:t>
            </w:r>
          </w:p>
        </w:tc>
      </w:tr>
      <w:tr w:rsidR="38F8CF73" w14:paraId="66E14735"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590C4741" w14:textId="61FD22F9" w:rsidR="375531A1" w:rsidRPr="009957C0" w:rsidRDefault="375531A1" w:rsidP="38F8CF73">
            <w:pPr>
              <w:pStyle w:val="BodyText"/>
              <w:ind w:left="0"/>
              <w:rPr>
                <w:rFonts w:cs="Times New Roman"/>
                <w:b/>
                <w:bCs/>
              </w:rPr>
            </w:pPr>
          </w:p>
        </w:tc>
        <w:tc>
          <w:tcPr>
            <w:tcW w:w="2250" w:type="dxa"/>
          </w:tcPr>
          <w:p w14:paraId="5DB522F7" w14:textId="34311AF4" w:rsidR="375531A1" w:rsidRDefault="375531A1" w:rsidP="38F8CF73">
            <w:pPr>
              <w:pStyle w:val="BodyText"/>
              <w:ind w:left="0"/>
              <w:rPr>
                <w:rFonts w:cs="Times New Roman"/>
              </w:rPr>
            </w:pPr>
            <w:r w:rsidRPr="50409374">
              <w:rPr>
                <w:rFonts w:cs="Times New Roman"/>
              </w:rPr>
              <w:t>comments</w:t>
            </w:r>
          </w:p>
        </w:tc>
        <w:tc>
          <w:tcPr>
            <w:tcW w:w="2340" w:type="dxa"/>
          </w:tcPr>
          <w:p w14:paraId="5AFC942E" w14:textId="536CB460" w:rsidR="375531A1" w:rsidRDefault="375531A1" w:rsidP="38F8CF73">
            <w:pPr>
              <w:pStyle w:val="BodyText"/>
              <w:ind w:left="0"/>
              <w:rPr>
                <w:rFonts w:cs="Times New Roman"/>
                <w:b/>
                <w:bCs/>
              </w:rPr>
            </w:pPr>
            <w:r w:rsidRPr="50409374">
              <w:rPr>
                <w:rFonts w:cs="Times New Roman"/>
              </w:rPr>
              <w:t>varchar(500)</w:t>
            </w:r>
          </w:p>
        </w:tc>
        <w:tc>
          <w:tcPr>
            <w:tcW w:w="1260" w:type="dxa"/>
          </w:tcPr>
          <w:p w14:paraId="606519B9" w14:textId="0B709B8F" w:rsidR="375531A1" w:rsidRDefault="375531A1" w:rsidP="38F8CF73">
            <w:pPr>
              <w:pStyle w:val="BodyText"/>
              <w:ind w:left="0"/>
              <w:rPr>
                <w:rFonts w:cs="Times New Roman"/>
                <w:b/>
                <w:bCs/>
              </w:rPr>
            </w:pPr>
            <w:r w:rsidRPr="50409374">
              <w:rPr>
                <w:rFonts w:cs="Times New Roman"/>
              </w:rPr>
              <w:t>Yes</w:t>
            </w:r>
          </w:p>
        </w:tc>
        <w:tc>
          <w:tcPr>
            <w:tcW w:w="4017" w:type="dxa"/>
          </w:tcPr>
          <w:p w14:paraId="7B52060A" w14:textId="750DDEE2" w:rsidR="375531A1" w:rsidRDefault="375531A1" w:rsidP="38F8CF73">
            <w:pPr>
              <w:pStyle w:val="BodyText"/>
              <w:ind w:left="0"/>
              <w:rPr>
                <w:rFonts w:cs="Times New Roman"/>
              </w:rPr>
            </w:pPr>
            <w:r w:rsidRPr="50409374">
              <w:rPr>
                <w:rFonts w:cs="Times New Roman"/>
              </w:rPr>
              <w:t>N/A</w:t>
            </w:r>
          </w:p>
        </w:tc>
      </w:tr>
      <w:tr w:rsidR="38F8CF73" w14:paraId="27A0DFB4"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562D1C23" w14:textId="47339D66" w:rsidR="375531A1" w:rsidRPr="009957C0" w:rsidRDefault="375531A1" w:rsidP="38F8CF73">
            <w:pPr>
              <w:pStyle w:val="BodyText"/>
              <w:ind w:left="0"/>
              <w:rPr>
                <w:rFonts w:cs="Times New Roman"/>
                <w:b/>
                <w:bCs/>
              </w:rPr>
            </w:pPr>
          </w:p>
        </w:tc>
        <w:tc>
          <w:tcPr>
            <w:tcW w:w="2250" w:type="dxa"/>
          </w:tcPr>
          <w:p w14:paraId="3B150201" w14:textId="21E82A8E" w:rsidR="375531A1" w:rsidRDefault="375531A1" w:rsidP="38F8CF73">
            <w:pPr>
              <w:pStyle w:val="BodyText"/>
              <w:ind w:left="0"/>
              <w:rPr>
                <w:rFonts w:cs="Times New Roman"/>
              </w:rPr>
            </w:pPr>
            <w:r w:rsidRPr="50409374">
              <w:rPr>
                <w:rFonts w:cs="Times New Roman"/>
              </w:rPr>
              <w:t>ranking</w:t>
            </w:r>
          </w:p>
        </w:tc>
        <w:tc>
          <w:tcPr>
            <w:tcW w:w="2340" w:type="dxa"/>
          </w:tcPr>
          <w:p w14:paraId="41220FA3" w14:textId="00EB6D1D" w:rsidR="375531A1" w:rsidRDefault="375531A1" w:rsidP="38F8CF73">
            <w:pPr>
              <w:pStyle w:val="BodyText"/>
              <w:ind w:left="0"/>
              <w:rPr>
                <w:rFonts w:cs="Times New Roman"/>
                <w:b/>
                <w:bCs/>
              </w:rPr>
            </w:pPr>
            <w:r w:rsidRPr="50409374">
              <w:rPr>
                <w:rFonts w:cs="Times New Roman"/>
              </w:rPr>
              <w:t>int</w:t>
            </w:r>
          </w:p>
        </w:tc>
        <w:tc>
          <w:tcPr>
            <w:tcW w:w="1260" w:type="dxa"/>
          </w:tcPr>
          <w:p w14:paraId="4217D9C2" w14:textId="3B19EA55" w:rsidR="375531A1" w:rsidRDefault="375531A1" w:rsidP="38F8CF73">
            <w:pPr>
              <w:pStyle w:val="BodyText"/>
              <w:ind w:left="0"/>
              <w:rPr>
                <w:rFonts w:cs="Times New Roman"/>
                <w:b/>
                <w:bCs/>
              </w:rPr>
            </w:pPr>
            <w:r w:rsidRPr="50409374">
              <w:rPr>
                <w:rFonts w:cs="Times New Roman"/>
              </w:rPr>
              <w:t>No</w:t>
            </w:r>
          </w:p>
        </w:tc>
        <w:tc>
          <w:tcPr>
            <w:tcW w:w="4017" w:type="dxa"/>
          </w:tcPr>
          <w:p w14:paraId="158D1B4E" w14:textId="0B67BF5C" w:rsidR="375531A1" w:rsidRDefault="375531A1" w:rsidP="38F8CF73">
            <w:pPr>
              <w:pStyle w:val="BodyText"/>
              <w:ind w:left="0"/>
              <w:rPr>
                <w:rFonts w:cs="Times New Roman"/>
              </w:rPr>
            </w:pPr>
            <w:r w:rsidRPr="50409374">
              <w:rPr>
                <w:rFonts w:cs="Times New Roman"/>
              </w:rPr>
              <w:t>N/A</w:t>
            </w:r>
          </w:p>
        </w:tc>
      </w:tr>
      <w:tr w:rsidR="38F8CF73" w14:paraId="2E88FB9A"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0CEB6804" w14:textId="222A1DF6" w:rsidR="375531A1" w:rsidRPr="009957C0" w:rsidRDefault="375531A1" w:rsidP="38F8CF73">
            <w:pPr>
              <w:pStyle w:val="BodyText"/>
              <w:ind w:left="0"/>
              <w:rPr>
                <w:rFonts w:cs="Times New Roman"/>
                <w:b/>
                <w:bCs/>
              </w:rPr>
            </w:pPr>
          </w:p>
        </w:tc>
        <w:tc>
          <w:tcPr>
            <w:tcW w:w="2250" w:type="dxa"/>
          </w:tcPr>
          <w:p w14:paraId="53F1B302" w14:textId="66F18F96" w:rsidR="375531A1" w:rsidRDefault="375531A1" w:rsidP="38F8CF73">
            <w:pPr>
              <w:pStyle w:val="BodyText"/>
              <w:ind w:left="0"/>
              <w:rPr>
                <w:rFonts w:cs="Times New Roman"/>
              </w:rPr>
            </w:pPr>
            <w:r w:rsidRPr="50409374">
              <w:rPr>
                <w:rFonts w:cs="Times New Roman"/>
              </w:rPr>
              <w:t>date</w:t>
            </w:r>
          </w:p>
        </w:tc>
        <w:tc>
          <w:tcPr>
            <w:tcW w:w="2340" w:type="dxa"/>
          </w:tcPr>
          <w:p w14:paraId="69D9E071" w14:textId="0322732A" w:rsidR="375531A1" w:rsidRDefault="375531A1" w:rsidP="38F8CF73">
            <w:pPr>
              <w:pStyle w:val="BodyText"/>
              <w:ind w:left="0"/>
              <w:rPr>
                <w:rFonts w:cs="Times New Roman"/>
              </w:rPr>
            </w:pPr>
            <w:r w:rsidRPr="50409374">
              <w:rPr>
                <w:rFonts w:cs="Times New Roman"/>
              </w:rPr>
              <w:t>date</w:t>
            </w:r>
          </w:p>
        </w:tc>
        <w:tc>
          <w:tcPr>
            <w:tcW w:w="1260" w:type="dxa"/>
          </w:tcPr>
          <w:p w14:paraId="3721036F" w14:textId="0EF60808" w:rsidR="375531A1" w:rsidRDefault="375531A1" w:rsidP="38F8CF73">
            <w:pPr>
              <w:pStyle w:val="BodyText"/>
              <w:ind w:left="0"/>
              <w:rPr>
                <w:rFonts w:cs="Times New Roman"/>
                <w:b/>
                <w:bCs/>
              </w:rPr>
            </w:pPr>
            <w:r w:rsidRPr="50409374">
              <w:rPr>
                <w:rFonts w:cs="Times New Roman"/>
              </w:rPr>
              <w:t>No</w:t>
            </w:r>
          </w:p>
        </w:tc>
        <w:tc>
          <w:tcPr>
            <w:tcW w:w="4017" w:type="dxa"/>
          </w:tcPr>
          <w:p w14:paraId="41308C0C" w14:textId="464B55CE" w:rsidR="375531A1" w:rsidRDefault="375531A1" w:rsidP="38F8CF73">
            <w:pPr>
              <w:pStyle w:val="BodyText"/>
              <w:ind w:left="0"/>
              <w:rPr>
                <w:rFonts w:cs="Times New Roman"/>
              </w:rPr>
            </w:pPr>
            <w:r w:rsidRPr="50409374">
              <w:rPr>
                <w:rFonts w:cs="Times New Roman"/>
              </w:rPr>
              <w:t>N/A</w:t>
            </w:r>
          </w:p>
        </w:tc>
      </w:tr>
      <w:tr w:rsidR="38F8CF73" w14:paraId="3A1814F6"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56391764" w14:textId="44CC19EB" w:rsidR="375531A1" w:rsidRPr="009957C0" w:rsidRDefault="375531A1" w:rsidP="38F8CF73">
            <w:pPr>
              <w:pStyle w:val="BodyText"/>
              <w:ind w:left="0"/>
              <w:rPr>
                <w:rFonts w:cs="Times New Roman"/>
                <w:b/>
                <w:bCs/>
              </w:rPr>
            </w:pPr>
          </w:p>
        </w:tc>
        <w:tc>
          <w:tcPr>
            <w:tcW w:w="2250" w:type="dxa"/>
          </w:tcPr>
          <w:p w14:paraId="33BE9F03" w14:textId="6AD5CB4E" w:rsidR="375531A1" w:rsidRDefault="375531A1" w:rsidP="38F8CF73">
            <w:pPr>
              <w:pStyle w:val="BodyText"/>
              <w:ind w:left="0"/>
              <w:rPr>
                <w:rFonts w:cs="Times New Roman"/>
              </w:rPr>
            </w:pPr>
            <w:proofErr w:type="spellStart"/>
            <w:r w:rsidRPr="240900C6">
              <w:rPr>
                <w:rFonts w:cs="Times New Roman"/>
              </w:rPr>
              <w:t>user_</w:t>
            </w:r>
            <w:r w:rsidR="1919371D" w:rsidRPr="240900C6">
              <w:rPr>
                <w:rFonts w:cs="Times New Roman"/>
              </w:rPr>
              <w:t>id</w:t>
            </w:r>
            <w:proofErr w:type="spellEnd"/>
          </w:p>
        </w:tc>
        <w:tc>
          <w:tcPr>
            <w:tcW w:w="2340" w:type="dxa"/>
          </w:tcPr>
          <w:p w14:paraId="4DE64284" w14:textId="7BBA39AB" w:rsidR="375531A1" w:rsidRDefault="375531A1" w:rsidP="38F8CF73">
            <w:pPr>
              <w:pStyle w:val="BodyText"/>
              <w:ind w:left="0"/>
              <w:rPr>
                <w:rFonts w:cs="Times New Roman"/>
                <w:b/>
                <w:bCs/>
              </w:rPr>
            </w:pPr>
            <w:r w:rsidRPr="240900C6">
              <w:rPr>
                <w:rFonts w:cs="Times New Roman"/>
                <w:b/>
                <w:bCs/>
              </w:rPr>
              <w:t xml:space="preserve">FK </w:t>
            </w:r>
            <w:r w:rsidR="390389A2" w:rsidRPr="240900C6">
              <w:rPr>
                <w:rFonts w:cs="Times New Roman"/>
              </w:rPr>
              <w:t>int</w:t>
            </w:r>
          </w:p>
        </w:tc>
        <w:tc>
          <w:tcPr>
            <w:tcW w:w="1260" w:type="dxa"/>
          </w:tcPr>
          <w:p w14:paraId="284B2D28" w14:textId="6D4A86DA" w:rsidR="375531A1" w:rsidRDefault="375531A1" w:rsidP="38F8CF73">
            <w:pPr>
              <w:pStyle w:val="BodyText"/>
              <w:ind w:left="0"/>
              <w:rPr>
                <w:rFonts w:cs="Times New Roman"/>
                <w:b/>
                <w:bCs/>
              </w:rPr>
            </w:pPr>
            <w:r w:rsidRPr="50409374">
              <w:rPr>
                <w:rFonts w:cs="Times New Roman"/>
              </w:rPr>
              <w:t>No</w:t>
            </w:r>
          </w:p>
        </w:tc>
        <w:tc>
          <w:tcPr>
            <w:tcW w:w="4017" w:type="dxa"/>
          </w:tcPr>
          <w:p w14:paraId="47CF6DFB" w14:textId="14DE5973" w:rsidR="375531A1" w:rsidRDefault="375531A1" w:rsidP="38F8CF73">
            <w:pPr>
              <w:pStyle w:val="BodyText"/>
              <w:ind w:left="0"/>
              <w:rPr>
                <w:rFonts w:cs="Times New Roman"/>
              </w:rPr>
            </w:pPr>
            <w:r w:rsidRPr="50409374">
              <w:rPr>
                <w:rFonts w:cs="Times New Roman"/>
              </w:rPr>
              <w:t>N/A</w:t>
            </w:r>
          </w:p>
        </w:tc>
      </w:tr>
      <w:tr w:rsidR="38F8CF73" w14:paraId="6106FECF"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0044F9E7" w14:textId="650B2502" w:rsidR="375531A1" w:rsidRPr="009957C0" w:rsidRDefault="375531A1" w:rsidP="38F8CF73">
            <w:pPr>
              <w:pStyle w:val="BodyText"/>
              <w:ind w:left="0"/>
              <w:rPr>
                <w:rFonts w:cs="Times New Roman"/>
                <w:b/>
                <w:bCs/>
              </w:rPr>
            </w:pPr>
          </w:p>
        </w:tc>
        <w:tc>
          <w:tcPr>
            <w:tcW w:w="2250" w:type="dxa"/>
          </w:tcPr>
          <w:p w14:paraId="197BDEB9" w14:textId="0E70D507" w:rsidR="375531A1" w:rsidRDefault="375531A1" w:rsidP="38F8CF73">
            <w:pPr>
              <w:pStyle w:val="BodyText"/>
              <w:ind w:left="0"/>
              <w:rPr>
                <w:rFonts w:cs="Times New Roman"/>
              </w:rPr>
            </w:pPr>
            <w:proofErr w:type="spellStart"/>
            <w:r w:rsidRPr="50409374">
              <w:rPr>
                <w:rFonts w:cs="Times New Roman"/>
              </w:rPr>
              <w:t>class_id</w:t>
            </w:r>
            <w:proofErr w:type="spellEnd"/>
          </w:p>
        </w:tc>
        <w:tc>
          <w:tcPr>
            <w:tcW w:w="2340" w:type="dxa"/>
          </w:tcPr>
          <w:p w14:paraId="5616DA5A" w14:textId="43FEB203" w:rsidR="375531A1" w:rsidRDefault="375531A1" w:rsidP="38F8CF73">
            <w:pPr>
              <w:pStyle w:val="BodyText"/>
              <w:ind w:left="0"/>
              <w:rPr>
                <w:rFonts w:cs="Times New Roman"/>
                <w:b/>
                <w:bCs/>
              </w:rPr>
            </w:pPr>
            <w:r w:rsidRPr="50409374">
              <w:rPr>
                <w:rFonts w:cs="Times New Roman"/>
                <w:b/>
                <w:bCs/>
              </w:rPr>
              <w:t xml:space="preserve">FK </w:t>
            </w:r>
            <w:r w:rsidRPr="50409374">
              <w:rPr>
                <w:rFonts w:cs="Times New Roman"/>
              </w:rPr>
              <w:t>int</w:t>
            </w:r>
          </w:p>
        </w:tc>
        <w:tc>
          <w:tcPr>
            <w:tcW w:w="1260" w:type="dxa"/>
          </w:tcPr>
          <w:p w14:paraId="2F0B3BAF" w14:textId="741708B0" w:rsidR="375531A1" w:rsidRDefault="375531A1" w:rsidP="38F8CF73">
            <w:pPr>
              <w:pStyle w:val="BodyText"/>
              <w:ind w:left="0"/>
              <w:rPr>
                <w:rFonts w:cs="Times New Roman"/>
                <w:b/>
                <w:bCs/>
              </w:rPr>
            </w:pPr>
            <w:r w:rsidRPr="50409374">
              <w:rPr>
                <w:rFonts w:cs="Times New Roman"/>
              </w:rPr>
              <w:t>No</w:t>
            </w:r>
          </w:p>
        </w:tc>
        <w:tc>
          <w:tcPr>
            <w:tcW w:w="4017" w:type="dxa"/>
          </w:tcPr>
          <w:p w14:paraId="32E1404C" w14:textId="2560B3A2" w:rsidR="375531A1" w:rsidRDefault="375531A1" w:rsidP="38F8CF73">
            <w:pPr>
              <w:pStyle w:val="BodyText"/>
              <w:ind w:left="0"/>
              <w:rPr>
                <w:rFonts w:cs="Times New Roman"/>
              </w:rPr>
            </w:pPr>
            <w:r w:rsidRPr="50409374">
              <w:rPr>
                <w:rFonts w:cs="Times New Roman"/>
              </w:rPr>
              <w:t>N/A</w:t>
            </w:r>
          </w:p>
        </w:tc>
      </w:tr>
      <w:tr w:rsidR="38F8CF73" w14:paraId="613E7114"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38DC0B52" w14:textId="7797B95B" w:rsidR="375531A1" w:rsidRPr="009957C0" w:rsidRDefault="375531A1" w:rsidP="38F8CF73">
            <w:pPr>
              <w:pStyle w:val="BodyText"/>
              <w:ind w:left="0"/>
              <w:rPr>
                <w:rFonts w:cs="Times New Roman"/>
                <w:b/>
                <w:bCs/>
              </w:rPr>
            </w:pPr>
          </w:p>
        </w:tc>
        <w:tc>
          <w:tcPr>
            <w:tcW w:w="2250" w:type="dxa"/>
          </w:tcPr>
          <w:p w14:paraId="650D879A" w14:textId="078E7730" w:rsidR="375531A1" w:rsidRDefault="375531A1" w:rsidP="38F8CF73">
            <w:pPr>
              <w:pStyle w:val="BodyText"/>
              <w:ind w:left="0"/>
              <w:rPr>
                <w:rFonts w:cs="Times New Roman"/>
              </w:rPr>
            </w:pPr>
            <w:r w:rsidRPr="50409374">
              <w:rPr>
                <w:rFonts w:cs="Times New Roman"/>
              </w:rPr>
              <w:t>professor</w:t>
            </w:r>
          </w:p>
        </w:tc>
        <w:tc>
          <w:tcPr>
            <w:tcW w:w="2340" w:type="dxa"/>
          </w:tcPr>
          <w:p w14:paraId="0EE07206" w14:textId="60CCFBC0" w:rsidR="375531A1" w:rsidRDefault="375531A1" w:rsidP="38F8CF73">
            <w:pPr>
              <w:pStyle w:val="BodyText"/>
              <w:ind w:left="0"/>
              <w:rPr>
                <w:rFonts w:cs="Times New Roman"/>
                <w:b/>
                <w:bCs/>
              </w:rPr>
            </w:pPr>
            <w:r w:rsidRPr="50409374">
              <w:rPr>
                <w:rFonts w:cs="Times New Roman"/>
                <w:b/>
                <w:bCs/>
              </w:rPr>
              <w:t xml:space="preserve">FK </w:t>
            </w:r>
            <w:r w:rsidRPr="50409374">
              <w:rPr>
                <w:rFonts w:cs="Times New Roman"/>
              </w:rPr>
              <w:t>int</w:t>
            </w:r>
          </w:p>
        </w:tc>
        <w:tc>
          <w:tcPr>
            <w:tcW w:w="1260" w:type="dxa"/>
          </w:tcPr>
          <w:p w14:paraId="6349DF37" w14:textId="28ACD63A" w:rsidR="375531A1" w:rsidRDefault="375531A1" w:rsidP="38F8CF73">
            <w:pPr>
              <w:pStyle w:val="BodyText"/>
              <w:ind w:left="0"/>
              <w:rPr>
                <w:rFonts w:cs="Times New Roman"/>
                <w:b/>
                <w:bCs/>
              </w:rPr>
            </w:pPr>
            <w:r w:rsidRPr="50409374">
              <w:rPr>
                <w:rFonts w:cs="Times New Roman"/>
              </w:rPr>
              <w:t>No</w:t>
            </w:r>
          </w:p>
        </w:tc>
        <w:tc>
          <w:tcPr>
            <w:tcW w:w="4017" w:type="dxa"/>
          </w:tcPr>
          <w:p w14:paraId="19290661" w14:textId="0DDDB387" w:rsidR="375531A1" w:rsidRDefault="375531A1" w:rsidP="38F8CF73">
            <w:pPr>
              <w:pStyle w:val="BodyText"/>
              <w:ind w:left="0"/>
              <w:rPr>
                <w:rFonts w:cs="Times New Roman"/>
              </w:rPr>
            </w:pPr>
            <w:r w:rsidRPr="50409374">
              <w:rPr>
                <w:rFonts w:cs="Times New Roman"/>
              </w:rPr>
              <w:t>N/A</w:t>
            </w:r>
          </w:p>
        </w:tc>
      </w:tr>
      <w:tr w:rsidR="6C394576" w14:paraId="0345512F"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6A9625F3" w14:textId="68CD9C9E" w:rsidR="0E6E3467" w:rsidRPr="009957C0" w:rsidRDefault="0E6E3467" w:rsidP="6C394576">
            <w:pPr>
              <w:pStyle w:val="BodyText"/>
              <w:ind w:left="0"/>
              <w:rPr>
                <w:rFonts w:cs="Times New Roman"/>
                <w:b/>
                <w:bCs/>
              </w:rPr>
            </w:pPr>
            <w:r w:rsidRPr="50409374">
              <w:rPr>
                <w:rFonts w:cs="Times New Roman"/>
                <w:b/>
                <w:bCs/>
              </w:rPr>
              <w:t>Class Registration</w:t>
            </w:r>
          </w:p>
        </w:tc>
        <w:tc>
          <w:tcPr>
            <w:tcW w:w="2250" w:type="dxa"/>
          </w:tcPr>
          <w:p w14:paraId="3E29F1DE" w14:textId="45ED6B2A" w:rsidR="0E6E3467" w:rsidRDefault="7EE74652" w:rsidP="6C394576">
            <w:pPr>
              <w:pStyle w:val="BodyText"/>
              <w:ind w:left="0"/>
              <w:rPr>
                <w:rFonts w:cs="Times New Roman"/>
                <w:b/>
                <w:bCs/>
              </w:rPr>
            </w:pPr>
            <w:proofErr w:type="spellStart"/>
            <w:r w:rsidRPr="240900C6">
              <w:rPr>
                <w:rFonts w:cs="Times New Roman"/>
              </w:rPr>
              <w:t>u</w:t>
            </w:r>
            <w:r w:rsidR="0E6E3467" w:rsidRPr="240900C6">
              <w:rPr>
                <w:rFonts w:cs="Times New Roman"/>
              </w:rPr>
              <w:t>ser</w:t>
            </w:r>
            <w:r w:rsidR="40A9E0D8" w:rsidRPr="240900C6">
              <w:rPr>
                <w:rFonts w:cs="Times New Roman"/>
              </w:rPr>
              <w:t>_id</w:t>
            </w:r>
            <w:proofErr w:type="spellEnd"/>
          </w:p>
        </w:tc>
        <w:tc>
          <w:tcPr>
            <w:tcW w:w="2340" w:type="dxa"/>
          </w:tcPr>
          <w:p w14:paraId="40914646" w14:textId="52C767B0" w:rsidR="6C394576" w:rsidRDefault="0E6E3467" w:rsidP="479BA302">
            <w:pPr>
              <w:pStyle w:val="BodyText"/>
              <w:ind w:left="0"/>
              <w:rPr>
                <w:rFonts w:cs="Times New Roman"/>
                <w:b/>
                <w:bCs/>
              </w:rPr>
            </w:pPr>
            <w:r w:rsidRPr="240900C6">
              <w:rPr>
                <w:rFonts w:cs="Times New Roman"/>
                <w:b/>
                <w:bCs/>
              </w:rPr>
              <w:t xml:space="preserve">FK </w:t>
            </w:r>
            <w:r w:rsidR="04304447" w:rsidRPr="240900C6">
              <w:rPr>
                <w:rFonts w:cs="Times New Roman"/>
              </w:rPr>
              <w:t>int</w:t>
            </w:r>
          </w:p>
        </w:tc>
        <w:tc>
          <w:tcPr>
            <w:tcW w:w="1260" w:type="dxa"/>
          </w:tcPr>
          <w:p w14:paraId="655E0DD0" w14:textId="788169D5" w:rsidR="6C394576" w:rsidRDefault="0E6E3467" w:rsidP="750FA331">
            <w:pPr>
              <w:pStyle w:val="BodyText"/>
              <w:ind w:left="0"/>
              <w:rPr>
                <w:rFonts w:cs="Times New Roman"/>
              </w:rPr>
            </w:pPr>
            <w:r w:rsidRPr="50409374">
              <w:rPr>
                <w:rFonts w:cs="Times New Roman"/>
              </w:rPr>
              <w:t>No</w:t>
            </w:r>
          </w:p>
        </w:tc>
        <w:tc>
          <w:tcPr>
            <w:tcW w:w="4017" w:type="dxa"/>
          </w:tcPr>
          <w:p w14:paraId="4F5D0927" w14:textId="2B3CB1BB" w:rsidR="6C394576" w:rsidRDefault="0E6E3467" w:rsidP="750FA331">
            <w:pPr>
              <w:pStyle w:val="BodyText"/>
              <w:ind w:left="0"/>
              <w:rPr>
                <w:rFonts w:cs="Times New Roman"/>
              </w:rPr>
            </w:pPr>
            <w:r w:rsidRPr="50409374">
              <w:rPr>
                <w:rFonts w:cs="Times New Roman"/>
              </w:rPr>
              <w:t>N/A</w:t>
            </w:r>
          </w:p>
        </w:tc>
      </w:tr>
      <w:tr w:rsidR="6C394576" w14:paraId="10CB7202"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506E5092" w14:textId="12AECD06" w:rsidR="0E6E3467" w:rsidRPr="009957C0" w:rsidRDefault="0E6E3467" w:rsidP="6C394576">
            <w:pPr>
              <w:pStyle w:val="BodyText"/>
              <w:ind w:left="0"/>
              <w:rPr>
                <w:rFonts w:cs="Times New Roman"/>
                <w:b/>
                <w:bCs/>
              </w:rPr>
            </w:pPr>
          </w:p>
        </w:tc>
        <w:tc>
          <w:tcPr>
            <w:tcW w:w="2250" w:type="dxa"/>
          </w:tcPr>
          <w:p w14:paraId="5C35FA11" w14:textId="748720C7" w:rsidR="0E6E3467" w:rsidRDefault="0E6E3467" w:rsidP="6C394576">
            <w:pPr>
              <w:pStyle w:val="BodyText"/>
              <w:ind w:left="0"/>
              <w:rPr>
                <w:rFonts w:cs="Times New Roman"/>
                <w:b/>
                <w:bCs/>
              </w:rPr>
            </w:pPr>
            <w:proofErr w:type="spellStart"/>
            <w:r w:rsidRPr="50409374">
              <w:rPr>
                <w:rFonts w:cs="Times New Roman"/>
              </w:rPr>
              <w:t>class_id</w:t>
            </w:r>
            <w:proofErr w:type="spellEnd"/>
          </w:p>
        </w:tc>
        <w:tc>
          <w:tcPr>
            <w:tcW w:w="2340" w:type="dxa"/>
          </w:tcPr>
          <w:p w14:paraId="6F995876" w14:textId="7319FC52" w:rsidR="6C394576" w:rsidRDefault="0E6E3467" w:rsidP="5462F6E6">
            <w:pPr>
              <w:pStyle w:val="BodyText"/>
              <w:ind w:left="0"/>
              <w:rPr>
                <w:rFonts w:cs="Times New Roman"/>
                <w:b/>
                <w:bCs/>
              </w:rPr>
            </w:pPr>
            <w:r w:rsidRPr="50409374">
              <w:rPr>
                <w:rFonts w:cs="Times New Roman"/>
                <w:b/>
                <w:bCs/>
              </w:rPr>
              <w:t xml:space="preserve">FK </w:t>
            </w:r>
            <w:r w:rsidRPr="50409374">
              <w:rPr>
                <w:rFonts w:cs="Times New Roman"/>
              </w:rPr>
              <w:t>int</w:t>
            </w:r>
          </w:p>
        </w:tc>
        <w:tc>
          <w:tcPr>
            <w:tcW w:w="1260" w:type="dxa"/>
          </w:tcPr>
          <w:p w14:paraId="1963BC12" w14:textId="7F1C9FB5" w:rsidR="6C394576" w:rsidRDefault="0E6E3467" w:rsidP="750FA331">
            <w:pPr>
              <w:pStyle w:val="BodyText"/>
              <w:ind w:left="0"/>
              <w:rPr>
                <w:rFonts w:cs="Times New Roman"/>
              </w:rPr>
            </w:pPr>
            <w:r w:rsidRPr="50409374">
              <w:rPr>
                <w:rFonts w:cs="Times New Roman"/>
              </w:rPr>
              <w:t>No</w:t>
            </w:r>
          </w:p>
        </w:tc>
        <w:tc>
          <w:tcPr>
            <w:tcW w:w="4017" w:type="dxa"/>
          </w:tcPr>
          <w:p w14:paraId="63425A23" w14:textId="73B69855" w:rsidR="6C394576" w:rsidRDefault="0E6E3467" w:rsidP="06366A85">
            <w:pPr>
              <w:pStyle w:val="BodyText"/>
              <w:ind w:left="0"/>
              <w:rPr>
                <w:rFonts w:cs="Times New Roman"/>
              </w:rPr>
            </w:pPr>
            <w:r w:rsidRPr="50409374">
              <w:rPr>
                <w:rFonts w:cs="Times New Roman"/>
              </w:rPr>
              <w:t>N/A</w:t>
            </w:r>
          </w:p>
        </w:tc>
      </w:tr>
      <w:tr w:rsidR="6C394576" w14:paraId="36007B29"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77D7B1B9" w14:textId="56FC277C" w:rsidR="0E6E3467" w:rsidRPr="009957C0" w:rsidRDefault="0E6E3467" w:rsidP="6C394576">
            <w:pPr>
              <w:pStyle w:val="BodyText"/>
              <w:ind w:left="0"/>
              <w:rPr>
                <w:rFonts w:cs="Times New Roman"/>
                <w:b/>
                <w:bCs/>
              </w:rPr>
            </w:pPr>
          </w:p>
        </w:tc>
        <w:tc>
          <w:tcPr>
            <w:tcW w:w="2250" w:type="dxa"/>
          </w:tcPr>
          <w:p w14:paraId="574D5B94" w14:textId="6014301A" w:rsidR="6C394576" w:rsidRDefault="0E6E3467" w:rsidP="479BA302">
            <w:pPr>
              <w:pStyle w:val="BodyText"/>
              <w:ind w:left="0"/>
              <w:rPr>
                <w:rFonts w:cs="Times New Roman"/>
                <w:b/>
                <w:bCs/>
              </w:rPr>
            </w:pPr>
            <w:r w:rsidRPr="50409374">
              <w:rPr>
                <w:rFonts w:cs="Times New Roman"/>
              </w:rPr>
              <w:t>status</w:t>
            </w:r>
          </w:p>
        </w:tc>
        <w:tc>
          <w:tcPr>
            <w:tcW w:w="2340" w:type="dxa"/>
          </w:tcPr>
          <w:p w14:paraId="73F1040C" w14:textId="7319FC52" w:rsidR="6C394576" w:rsidRDefault="0E6E3467" w:rsidP="7EC6F700">
            <w:pPr>
              <w:pStyle w:val="BodyText"/>
              <w:ind w:left="0"/>
              <w:rPr>
                <w:rFonts w:cs="Times New Roman"/>
                <w:b/>
                <w:bCs/>
              </w:rPr>
            </w:pPr>
            <w:r w:rsidRPr="50409374">
              <w:rPr>
                <w:rFonts w:cs="Times New Roman"/>
              </w:rPr>
              <w:t>int</w:t>
            </w:r>
          </w:p>
        </w:tc>
        <w:tc>
          <w:tcPr>
            <w:tcW w:w="1260" w:type="dxa"/>
          </w:tcPr>
          <w:p w14:paraId="31E7059E" w14:textId="264CB775" w:rsidR="6C394576" w:rsidRDefault="0E6E3467" w:rsidP="750FA331">
            <w:pPr>
              <w:pStyle w:val="BodyText"/>
              <w:ind w:left="0"/>
              <w:rPr>
                <w:rFonts w:cs="Times New Roman"/>
              </w:rPr>
            </w:pPr>
            <w:r w:rsidRPr="50409374">
              <w:rPr>
                <w:rFonts w:cs="Times New Roman"/>
              </w:rPr>
              <w:t>No</w:t>
            </w:r>
          </w:p>
        </w:tc>
        <w:tc>
          <w:tcPr>
            <w:tcW w:w="4017" w:type="dxa"/>
          </w:tcPr>
          <w:p w14:paraId="5971361F" w14:textId="2D862E8E" w:rsidR="6C394576" w:rsidRDefault="0E6E3467" w:rsidP="06366A85">
            <w:pPr>
              <w:pStyle w:val="BodyText"/>
              <w:ind w:left="0"/>
              <w:rPr>
                <w:rFonts w:cs="Times New Roman"/>
              </w:rPr>
            </w:pPr>
            <w:r w:rsidRPr="50409374">
              <w:rPr>
                <w:rFonts w:cs="Times New Roman"/>
              </w:rPr>
              <w:t>N/A</w:t>
            </w:r>
          </w:p>
        </w:tc>
      </w:tr>
      <w:tr w:rsidR="6C394576" w14:paraId="3C5CEACD"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08CBB049" w14:textId="2283A4C1" w:rsidR="0E6E3467" w:rsidRPr="009957C0" w:rsidRDefault="0E6E3467" w:rsidP="6C394576">
            <w:pPr>
              <w:pStyle w:val="BodyText"/>
              <w:ind w:left="0"/>
              <w:rPr>
                <w:rFonts w:cs="Times New Roman"/>
                <w:b/>
                <w:bCs/>
              </w:rPr>
            </w:pPr>
          </w:p>
        </w:tc>
        <w:tc>
          <w:tcPr>
            <w:tcW w:w="2250" w:type="dxa"/>
          </w:tcPr>
          <w:p w14:paraId="241BCE95" w14:textId="1F04E388" w:rsidR="6C394576" w:rsidRDefault="0E6E3467" w:rsidP="479BA302">
            <w:pPr>
              <w:pStyle w:val="BodyText"/>
              <w:ind w:left="0"/>
              <w:rPr>
                <w:rFonts w:cs="Times New Roman"/>
                <w:b/>
                <w:bCs/>
              </w:rPr>
            </w:pPr>
            <w:r w:rsidRPr="50409374">
              <w:rPr>
                <w:rFonts w:cs="Times New Roman"/>
              </w:rPr>
              <w:t>semester</w:t>
            </w:r>
          </w:p>
        </w:tc>
        <w:tc>
          <w:tcPr>
            <w:tcW w:w="2340" w:type="dxa"/>
          </w:tcPr>
          <w:p w14:paraId="5063DB22" w14:textId="7319FC52" w:rsidR="6C394576" w:rsidRDefault="0E6E3467" w:rsidP="7EC6F700">
            <w:pPr>
              <w:pStyle w:val="BodyText"/>
              <w:ind w:left="0"/>
              <w:rPr>
                <w:rFonts w:cs="Times New Roman"/>
                <w:b/>
                <w:bCs/>
              </w:rPr>
            </w:pPr>
            <w:r w:rsidRPr="50409374">
              <w:rPr>
                <w:rFonts w:cs="Times New Roman"/>
              </w:rPr>
              <w:t>int</w:t>
            </w:r>
          </w:p>
        </w:tc>
        <w:tc>
          <w:tcPr>
            <w:tcW w:w="1260" w:type="dxa"/>
          </w:tcPr>
          <w:p w14:paraId="20CE0B4D" w14:textId="275FFFFF" w:rsidR="6C394576" w:rsidRDefault="0E6E3467" w:rsidP="750FA331">
            <w:pPr>
              <w:pStyle w:val="BodyText"/>
              <w:ind w:left="0"/>
              <w:rPr>
                <w:rFonts w:cs="Times New Roman"/>
              </w:rPr>
            </w:pPr>
            <w:r w:rsidRPr="50409374">
              <w:rPr>
                <w:rFonts w:cs="Times New Roman"/>
              </w:rPr>
              <w:t>No</w:t>
            </w:r>
          </w:p>
        </w:tc>
        <w:tc>
          <w:tcPr>
            <w:tcW w:w="4017" w:type="dxa"/>
          </w:tcPr>
          <w:p w14:paraId="4FDF493A" w14:textId="5433873C" w:rsidR="6C394576" w:rsidRDefault="0E6E3467" w:rsidP="06366A85">
            <w:pPr>
              <w:pStyle w:val="BodyText"/>
              <w:ind w:left="0"/>
              <w:rPr>
                <w:rFonts w:cs="Times New Roman"/>
              </w:rPr>
            </w:pPr>
            <w:r w:rsidRPr="50409374">
              <w:rPr>
                <w:rFonts w:cs="Times New Roman"/>
              </w:rPr>
              <w:t>N/A</w:t>
            </w:r>
          </w:p>
        </w:tc>
      </w:tr>
      <w:tr w:rsidR="6C394576" w14:paraId="29F6766C"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201B39A1" w14:textId="2F543863" w:rsidR="0E6E3467" w:rsidRPr="009957C0" w:rsidRDefault="0E6E3467" w:rsidP="6C394576">
            <w:pPr>
              <w:pStyle w:val="BodyText"/>
              <w:ind w:left="0"/>
              <w:rPr>
                <w:rFonts w:cs="Times New Roman"/>
                <w:b/>
                <w:bCs/>
              </w:rPr>
            </w:pPr>
          </w:p>
        </w:tc>
        <w:tc>
          <w:tcPr>
            <w:tcW w:w="2250" w:type="dxa"/>
          </w:tcPr>
          <w:p w14:paraId="7B0F1C35" w14:textId="090F6A6C" w:rsidR="6C394576" w:rsidRDefault="0E6E3467" w:rsidP="479BA302">
            <w:pPr>
              <w:pStyle w:val="BodyText"/>
              <w:ind w:left="0"/>
              <w:rPr>
                <w:rFonts w:cs="Times New Roman"/>
                <w:b/>
                <w:bCs/>
              </w:rPr>
            </w:pPr>
            <w:r w:rsidRPr="50409374">
              <w:rPr>
                <w:rFonts w:cs="Times New Roman"/>
              </w:rPr>
              <w:t>year</w:t>
            </w:r>
          </w:p>
        </w:tc>
        <w:tc>
          <w:tcPr>
            <w:tcW w:w="2340" w:type="dxa"/>
          </w:tcPr>
          <w:p w14:paraId="200DB98F" w14:textId="7319FC52" w:rsidR="6C394576" w:rsidRDefault="0E6E3467" w:rsidP="7EC6F700">
            <w:pPr>
              <w:pStyle w:val="BodyText"/>
              <w:ind w:left="0"/>
              <w:rPr>
                <w:rFonts w:cs="Times New Roman"/>
                <w:b/>
                <w:bCs/>
              </w:rPr>
            </w:pPr>
            <w:r w:rsidRPr="50409374">
              <w:rPr>
                <w:rFonts w:cs="Times New Roman"/>
              </w:rPr>
              <w:t>int</w:t>
            </w:r>
          </w:p>
        </w:tc>
        <w:tc>
          <w:tcPr>
            <w:tcW w:w="1260" w:type="dxa"/>
          </w:tcPr>
          <w:p w14:paraId="2D2CFA79" w14:textId="0ED4CF9E" w:rsidR="6C394576" w:rsidRDefault="0E6E3467" w:rsidP="750FA331">
            <w:pPr>
              <w:pStyle w:val="BodyText"/>
              <w:ind w:left="0"/>
              <w:rPr>
                <w:rFonts w:cs="Times New Roman"/>
              </w:rPr>
            </w:pPr>
            <w:r w:rsidRPr="50409374">
              <w:rPr>
                <w:rFonts w:cs="Times New Roman"/>
              </w:rPr>
              <w:t>No</w:t>
            </w:r>
          </w:p>
        </w:tc>
        <w:tc>
          <w:tcPr>
            <w:tcW w:w="4017" w:type="dxa"/>
          </w:tcPr>
          <w:p w14:paraId="4EAE06D3" w14:textId="309252E0" w:rsidR="6C394576" w:rsidRDefault="0E6E3467" w:rsidP="06366A85">
            <w:pPr>
              <w:pStyle w:val="BodyText"/>
              <w:ind w:left="0"/>
              <w:rPr>
                <w:rFonts w:cs="Times New Roman"/>
              </w:rPr>
            </w:pPr>
            <w:r w:rsidRPr="50409374">
              <w:rPr>
                <w:rFonts w:cs="Times New Roman"/>
              </w:rPr>
              <w:t>N/A</w:t>
            </w:r>
          </w:p>
        </w:tc>
      </w:tr>
      <w:tr w:rsidR="6C394576" w14:paraId="5CBABD19"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6A584DB2" w14:textId="4D03F140" w:rsidR="0E6E3467" w:rsidRPr="009957C0" w:rsidRDefault="0E6E3467" w:rsidP="6C394576">
            <w:pPr>
              <w:pStyle w:val="BodyText"/>
              <w:ind w:left="0"/>
              <w:rPr>
                <w:rFonts w:cs="Times New Roman"/>
                <w:b/>
                <w:bCs/>
              </w:rPr>
            </w:pPr>
          </w:p>
        </w:tc>
        <w:tc>
          <w:tcPr>
            <w:tcW w:w="2250" w:type="dxa"/>
          </w:tcPr>
          <w:p w14:paraId="695020E3" w14:textId="5DF74BD2" w:rsidR="6C394576" w:rsidRDefault="0E6E3467" w:rsidP="479BA302">
            <w:pPr>
              <w:pStyle w:val="BodyText"/>
              <w:ind w:left="0"/>
              <w:rPr>
                <w:rFonts w:cs="Times New Roman"/>
                <w:b/>
                <w:bCs/>
              </w:rPr>
            </w:pPr>
            <w:r w:rsidRPr="50409374">
              <w:rPr>
                <w:rFonts w:cs="Times New Roman"/>
              </w:rPr>
              <w:t>location</w:t>
            </w:r>
          </w:p>
        </w:tc>
        <w:tc>
          <w:tcPr>
            <w:tcW w:w="2340" w:type="dxa"/>
          </w:tcPr>
          <w:p w14:paraId="525DB769" w14:textId="36B363AC" w:rsidR="6C394576" w:rsidRDefault="0E6E3467" w:rsidP="7EC6F700">
            <w:pPr>
              <w:pStyle w:val="BodyText"/>
              <w:ind w:left="0"/>
              <w:rPr>
                <w:rFonts w:cs="Times New Roman"/>
                <w:b/>
                <w:bCs/>
              </w:rPr>
            </w:pPr>
            <w:r w:rsidRPr="50409374">
              <w:rPr>
                <w:rFonts w:cs="Times New Roman"/>
              </w:rPr>
              <w:t>varchar(50)</w:t>
            </w:r>
          </w:p>
        </w:tc>
        <w:tc>
          <w:tcPr>
            <w:tcW w:w="1260" w:type="dxa"/>
          </w:tcPr>
          <w:p w14:paraId="4208A09B" w14:textId="2A946159" w:rsidR="6C394576" w:rsidRDefault="0E6E3467" w:rsidP="750FA331">
            <w:pPr>
              <w:pStyle w:val="BodyText"/>
              <w:ind w:left="0"/>
              <w:rPr>
                <w:rFonts w:cs="Times New Roman"/>
              </w:rPr>
            </w:pPr>
            <w:r w:rsidRPr="50409374">
              <w:rPr>
                <w:rFonts w:cs="Times New Roman"/>
              </w:rPr>
              <w:t>No</w:t>
            </w:r>
          </w:p>
        </w:tc>
        <w:tc>
          <w:tcPr>
            <w:tcW w:w="4017" w:type="dxa"/>
          </w:tcPr>
          <w:p w14:paraId="5AD350D8" w14:textId="4EA7648D" w:rsidR="6C394576" w:rsidRDefault="0E6E3467" w:rsidP="06366A85">
            <w:pPr>
              <w:pStyle w:val="BodyText"/>
              <w:ind w:left="0"/>
              <w:rPr>
                <w:rFonts w:cs="Times New Roman"/>
              </w:rPr>
            </w:pPr>
            <w:r w:rsidRPr="50409374">
              <w:rPr>
                <w:rFonts w:cs="Times New Roman"/>
              </w:rPr>
              <w:t>N/A</w:t>
            </w:r>
          </w:p>
        </w:tc>
      </w:tr>
      <w:tr w:rsidR="06366A85" w14:paraId="25AA0F65"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3DA28229" w14:textId="14D73F85" w:rsidR="0E6E3467" w:rsidRPr="009957C0" w:rsidRDefault="0E6E3467" w:rsidP="06366A85">
            <w:pPr>
              <w:pStyle w:val="BodyText"/>
              <w:ind w:left="0"/>
              <w:rPr>
                <w:rFonts w:cs="Times New Roman"/>
                <w:b/>
                <w:bCs/>
              </w:rPr>
            </w:pPr>
            <w:r w:rsidRPr="50409374">
              <w:rPr>
                <w:rFonts w:cs="Times New Roman"/>
                <w:b/>
                <w:bCs/>
              </w:rPr>
              <w:t>Class List</w:t>
            </w:r>
          </w:p>
        </w:tc>
        <w:tc>
          <w:tcPr>
            <w:tcW w:w="2250" w:type="dxa"/>
          </w:tcPr>
          <w:p w14:paraId="7FF15D13" w14:textId="1EFEB43D" w:rsidR="06366A85" w:rsidRDefault="0E6E3467" w:rsidP="106BBE59">
            <w:pPr>
              <w:pStyle w:val="BodyText"/>
              <w:ind w:left="0"/>
              <w:rPr>
                <w:rFonts w:cs="Times New Roman"/>
              </w:rPr>
            </w:pPr>
            <w:proofErr w:type="spellStart"/>
            <w:r w:rsidRPr="50409374">
              <w:rPr>
                <w:rFonts w:cs="Times New Roman"/>
              </w:rPr>
              <w:t>class_id</w:t>
            </w:r>
            <w:proofErr w:type="spellEnd"/>
          </w:p>
        </w:tc>
        <w:tc>
          <w:tcPr>
            <w:tcW w:w="2340" w:type="dxa"/>
          </w:tcPr>
          <w:p w14:paraId="130E2938" w14:textId="0E804249" w:rsidR="06366A85" w:rsidRDefault="0E6E3467" w:rsidP="106BBE59">
            <w:pPr>
              <w:pStyle w:val="BodyText"/>
              <w:ind w:left="0"/>
              <w:rPr>
                <w:rFonts w:cs="Times New Roman"/>
              </w:rPr>
            </w:pPr>
            <w:r w:rsidRPr="50409374">
              <w:rPr>
                <w:rFonts w:cs="Times New Roman"/>
                <w:b/>
                <w:bCs/>
              </w:rPr>
              <w:t xml:space="preserve">PK </w:t>
            </w:r>
            <w:r w:rsidRPr="50409374">
              <w:rPr>
                <w:rFonts w:cs="Times New Roman"/>
              </w:rPr>
              <w:t>int</w:t>
            </w:r>
          </w:p>
        </w:tc>
        <w:tc>
          <w:tcPr>
            <w:tcW w:w="1260" w:type="dxa"/>
          </w:tcPr>
          <w:p w14:paraId="0F656C4E" w14:textId="7CEF75AC" w:rsidR="06366A85" w:rsidRDefault="0E6E3467" w:rsidP="106BBE59">
            <w:pPr>
              <w:pStyle w:val="BodyText"/>
              <w:ind w:left="0"/>
              <w:rPr>
                <w:rFonts w:cs="Times New Roman"/>
              </w:rPr>
            </w:pPr>
            <w:r w:rsidRPr="50409374">
              <w:rPr>
                <w:rFonts w:cs="Times New Roman"/>
              </w:rPr>
              <w:t>No</w:t>
            </w:r>
          </w:p>
        </w:tc>
        <w:tc>
          <w:tcPr>
            <w:tcW w:w="4017" w:type="dxa"/>
          </w:tcPr>
          <w:p w14:paraId="7A68F8DD" w14:textId="3FB4B436" w:rsidR="06366A85" w:rsidRDefault="0E6E3467" w:rsidP="106BBE59">
            <w:pPr>
              <w:pStyle w:val="BodyText"/>
              <w:ind w:left="0"/>
              <w:rPr>
                <w:rFonts w:cs="Times New Roman"/>
              </w:rPr>
            </w:pPr>
            <w:r w:rsidRPr="50409374">
              <w:rPr>
                <w:rFonts w:cs="Times New Roman"/>
              </w:rPr>
              <w:t>N/A</w:t>
            </w:r>
          </w:p>
        </w:tc>
      </w:tr>
      <w:tr w:rsidR="06366A85" w14:paraId="48CC089F"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07166240" w14:textId="2B4B0270" w:rsidR="0E6E3467" w:rsidRPr="009957C0" w:rsidRDefault="0E6E3467" w:rsidP="06366A85">
            <w:pPr>
              <w:pStyle w:val="BodyText"/>
              <w:ind w:left="0"/>
              <w:rPr>
                <w:rFonts w:cs="Times New Roman"/>
                <w:b/>
                <w:bCs/>
              </w:rPr>
            </w:pPr>
          </w:p>
        </w:tc>
        <w:tc>
          <w:tcPr>
            <w:tcW w:w="2250" w:type="dxa"/>
          </w:tcPr>
          <w:p w14:paraId="695DE811" w14:textId="6359837E" w:rsidR="06366A85" w:rsidRDefault="0E6E3467" w:rsidP="106BBE59">
            <w:pPr>
              <w:pStyle w:val="BodyText"/>
              <w:ind w:left="0"/>
              <w:rPr>
                <w:rFonts w:cs="Times New Roman"/>
              </w:rPr>
            </w:pPr>
            <w:proofErr w:type="spellStart"/>
            <w:r w:rsidRPr="50409374">
              <w:rPr>
                <w:rFonts w:cs="Times New Roman"/>
              </w:rPr>
              <w:t>class_name</w:t>
            </w:r>
            <w:proofErr w:type="spellEnd"/>
          </w:p>
        </w:tc>
        <w:tc>
          <w:tcPr>
            <w:tcW w:w="2340" w:type="dxa"/>
          </w:tcPr>
          <w:p w14:paraId="35560A23" w14:textId="3A1F6CC8" w:rsidR="06366A85" w:rsidRDefault="0E6E3467" w:rsidP="106BBE59">
            <w:pPr>
              <w:pStyle w:val="BodyText"/>
              <w:ind w:left="0"/>
              <w:rPr>
                <w:rFonts w:cs="Times New Roman"/>
              </w:rPr>
            </w:pPr>
            <w:r w:rsidRPr="50409374">
              <w:rPr>
                <w:rFonts w:cs="Times New Roman"/>
              </w:rPr>
              <w:t>varchar(50)</w:t>
            </w:r>
          </w:p>
        </w:tc>
        <w:tc>
          <w:tcPr>
            <w:tcW w:w="1260" w:type="dxa"/>
          </w:tcPr>
          <w:p w14:paraId="62439E30" w14:textId="7DC19537" w:rsidR="06366A85" w:rsidRDefault="0E6E3467" w:rsidP="106BBE59">
            <w:pPr>
              <w:pStyle w:val="BodyText"/>
              <w:ind w:left="0"/>
              <w:rPr>
                <w:rFonts w:cs="Times New Roman"/>
              </w:rPr>
            </w:pPr>
            <w:r w:rsidRPr="50409374">
              <w:rPr>
                <w:rFonts w:cs="Times New Roman"/>
              </w:rPr>
              <w:t>No</w:t>
            </w:r>
          </w:p>
        </w:tc>
        <w:tc>
          <w:tcPr>
            <w:tcW w:w="4017" w:type="dxa"/>
          </w:tcPr>
          <w:p w14:paraId="5F01BA81" w14:textId="671C313A" w:rsidR="06366A85" w:rsidRDefault="0E6E3467" w:rsidP="3DF8DBFF">
            <w:pPr>
              <w:pStyle w:val="BodyText"/>
              <w:ind w:left="0"/>
              <w:rPr>
                <w:rFonts w:cs="Times New Roman"/>
              </w:rPr>
            </w:pPr>
            <w:r w:rsidRPr="50409374">
              <w:rPr>
                <w:rFonts w:cs="Times New Roman"/>
              </w:rPr>
              <w:t>N/A</w:t>
            </w:r>
          </w:p>
        </w:tc>
      </w:tr>
      <w:tr w:rsidR="06366A85" w14:paraId="2630F68F"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4A69C7DA" w14:textId="77A94286" w:rsidR="0E6E3467" w:rsidRPr="009957C0" w:rsidRDefault="0E6E3467" w:rsidP="06366A85">
            <w:pPr>
              <w:pStyle w:val="BodyText"/>
              <w:ind w:left="0"/>
              <w:rPr>
                <w:rFonts w:cs="Times New Roman"/>
                <w:b/>
                <w:bCs/>
              </w:rPr>
            </w:pPr>
          </w:p>
        </w:tc>
        <w:tc>
          <w:tcPr>
            <w:tcW w:w="2250" w:type="dxa"/>
          </w:tcPr>
          <w:p w14:paraId="39EB7BBD" w14:textId="1EFEB43D" w:rsidR="06366A85" w:rsidRDefault="0E6E3467" w:rsidP="106BBE59">
            <w:pPr>
              <w:pStyle w:val="BodyText"/>
              <w:ind w:left="0"/>
              <w:rPr>
                <w:rFonts w:cs="Times New Roman"/>
              </w:rPr>
            </w:pPr>
            <w:r w:rsidRPr="50409374">
              <w:rPr>
                <w:rFonts w:cs="Times New Roman"/>
              </w:rPr>
              <w:t>credits</w:t>
            </w:r>
          </w:p>
        </w:tc>
        <w:tc>
          <w:tcPr>
            <w:tcW w:w="2340" w:type="dxa"/>
          </w:tcPr>
          <w:p w14:paraId="233A613A" w14:textId="4AD121C9" w:rsidR="06366A85" w:rsidRDefault="0E6E3467" w:rsidP="106BBE59">
            <w:pPr>
              <w:pStyle w:val="BodyText"/>
              <w:ind w:left="0"/>
              <w:rPr>
                <w:rFonts w:cs="Times New Roman"/>
              </w:rPr>
            </w:pPr>
            <w:r w:rsidRPr="50409374">
              <w:rPr>
                <w:rFonts w:cs="Times New Roman"/>
              </w:rPr>
              <w:t>int</w:t>
            </w:r>
          </w:p>
        </w:tc>
        <w:tc>
          <w:tcPr>
            <w:tcW w:w="1260" w:type="dxa"/>
          </w:tcPr>
          <w:p w14:paraId="623F6F2C" w14:textId="6205B942" w:rsidR="06366A85" w:rsidRDefault="0E6E3467" w:rsidP="106BBE59">
            <w:pPr>
              <w:pStyle w:val="BodyText"/>
              <w:ind w:left="0"/>
              <w:rPr>
                <w:rFonts w:cs="Times New Roman"/>
              </w:rPr>
            </w:pPr>
            <w:r w:rsidRPr="50409374">
              <w:rPr>
                <w:rFonts w:cs="Times New Roman"/>
              </w:rPr>
              <w:t>No</w:t>
            </w:r>
          </w:p>
        </w:tc>
        <w:tc>
          <w:tcPr>
            <w:tcW w:w="4017" w:type="dxa"/>
          </w:tcPr>
          <w:p w14:paraId="6891F381" w14:textId="499131F2" w:rsidR="06366A85" w:rsidRDefault="0E6E3467" w:rsidP="3DF8DBFF">
            <w:pPr>
              <w:pStyle w:val="BodyText"/>
              <w:ind w:left="0"/>
              <w:rPr>
                <w:rFonts w:cs="Times New Roman"/>
              </w:rPr>
            </w:pPr>
            <w:r w:rsidRPr="50409374">
              <w:rPr>
                <w:rFonts w:cs="Times New Roman"/>
              </w:rPr>
              <w:t>N/A</w:t>
            </w:r>
          </w:p>
        </w:tc>
      </w:tr>
      <w:tr w:rsidR="06366A85" w14:paraId="176CF544"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14B5E82A" w14:textId="336A0598" w:rsidR="0E6E3467" w:rsidRPr="009957C0" w:rsidRDefault="0E6E3467" w:rsidP="06366A85">
            <w:pPr>
              <w:pStyle w:val="BodyText"/>
              <w:ind w:left="0"/>
              <w:rPr>
                <w:rFonts w:cs="Times New Roman"/>
                <w:b/>
                <w:bCs/>
              </w:rPr>
            </w:pPr>
          </w:p>
        </w:tc>
        <w:tc>
          <w:tcPr>
            <w:tcW w:w="2250" w:type="dxa"/>
          </w:tcPr>
          <w:p w14:paraId="791530CB" w14:textId="3A9C4590" w:rsidR="06366A85" w:rsidRDefault="0E6E3467" w:rsidP="106BBE59">
            <w:pPr>
              <w:pStyle w:val="BodyText"/>
              <w:ind w:left="0"/>
              <w:rPr>
                <w:rFonts w:cs="Times New Roman"/>
              </w:rPr>
            </w:pPr>
            <w:proofErr w:type="spellStart"/>
            <w:r w:rsidRPr="50409374">
              <w:rPr>
                <w:rFonts w:cs="Times New Roman"/>
              </w:rPr>
              <w:t>class_description</w:t>
            </w:r>
            <w:proofErr w:type="spellEnd"/>
          </w:p>
        </w:tc>
        <w:tc>
          <w:tcPr>
            <w:tcW w:w="2340" w:type="dxa"/>
          </w:tcPr>
          <w:p w14:paraId="685FEBA7" w14:textId="6CFD9B6D" w:rsidR="06366A85" w:rsidRDefault="0E6E3467" w:rsidP="106BBE59">
            <w:pPr>
              <w:pStyle w:val="BodyText"/>
              <w:ind w:left="0"/>
              <w:rPr>
                <w:rFonts w:cs="Times New Roman"/>
              </w:rPr>
            </w:pPr>
            <w:r w:rsidRPr="50409374">
              <w:rPr>
                <w:rFonts w:cs="Times New Roman"/>
              </w:rPr>
              <w:t>varchar(500)</w:t>
            </w:r>
          </w:p>
        </w:tc>
        <w:tc>
          <w:tcPr>
            <w:tcW w:w="1260" w:type="dxa"/>
          </w:tcPr>
          <w:p w14:paraId="1817F660" w14:textId="4F045327" w:rsidR="06366A85" w:rsidRDefault="0E6E3467" w:rsidP="106BBE59">
            <w:pPr>
              <w:pStyle w:val="BodyText"/>
              <w:ind w:left="0"/>
              <w:rPr>
                <w:rFonts w:cs="Times New Roman"/>
              </w:rPr>
            </w:pPr>
            <w:r w:rsidRPr="50409374">
              <w:rPr>
                <w:rFonts w:cs="Times New Roman"/>
              </w:rPr>
              <w:t>Yes</w:t>
            </w:r>
          </w:p>
        </w:tc>
        <w:tc>
          <w:tcPr>
            <w:tcW w:w="4017" w:type="dxa"/>
          </w:tcPr>
          <w:p w14:paraId="4AD8C238" w14:textId="39321E75" w:rsidR="06366A85" w:rsidRDefault="0E6E3467" w:rsidP="3DF8DBFF">
            <w:pPr>
              <w:pStyle w:val="BodyText"/>
              <w:ind w:left="0"/>
              <w:rPr>
                <w:rFonts w:cs="Times New Roman"/>
              </w:rPr>
            </w:pPr>
            <w:r w:rsidRPr="50409374">
              <w:rPr>
                <w:rFonts w:cs="Times New Roman"/>
              </w:rPr>
              <w:t>N/A</w:t>
            </w:r>
          </w:p>
        </w:tc>
      </w:tr>
      <w:tr w:rsidR="3DF8DBFF" w14:paraId="690D787C"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66B78E89" w14:textId="3684F984" w:rsidR="613CCA3A" w:rsidRPr="009957C0" w:rsidRDefault="613CCA3A" w:rsidP="3DF8DBFF">
            <w:pPr>
              <w:pStyle w:val="BodyText"/>
              <w:ind w:left="0"/>
              <w:rPr>
                <w:rFonts w:cs="Times New Roman"/>
                <w:b/>
                <w:bCs/>
              </w:rPr>
            </w:pPr>
            <w:r w:rsidRPr="50409374">
              <w:rPr>
                <w:rFonts w:cs="Times New Roman"/>
                <w:b/>
                <w:bCs/>
              </w:rPr>
              <w:t>Class Prerequisite</w:t>
            </w:r>
          </w:p>
        </w:tc>
        <w:tc>
          <w:tcPr>
            <w:tcW w:w="2250" w:type="dxa"/>
          </w:tcPr>
          <w:p w14:paraId="1F95BC74" w14:textId="0B8277C1" w:rsidR="613CCA3A" w:rsidRDefault="613CCA3A" w:rsidP="3DF8DBFF">
            <w:pPr>
              <w:pStyle w:val="BodyText"/>
              <w:ind w:left="0"/>
              <w:rPr>
                <w:rFonts w:cs="Times New Roman"/>
              </w:rPr>
            </w:pPr>
            <w:proofErr w:type="spellStart"/>
            <w:r w:rsidRPr="50409374">
              <w:rPr>
                <w:rFonts w:cs="Times New Roman"/>
              </w:rPr>
              <w:t>requisite_id</w:t>
            </w:r>
            <w:proofErr w:type="spellEnd"/>
          </w:p>
        </w:tc>
        <w:tc>
          <w:tcPr>
            <w:tcW w:w="2340" w:type="dxa"/>
          </w:tcPr>
          <w:p w14:paraId="470DE682" w14:textId="40572DCB" w:rsidR="3DF8DBFF" w:rsidRDefault="613CCA3A" w:rsidP="56646572">
            <w:pPr>
              <w:pStyle w:val="BodyText"/>
              <w:ind w:left="0"/>
              <w:rPr>
                <w:rFonts w:cs="Times New Roman"/>
              </w:rPr>
            </w:pPr>
            <w:r w:rsidRPr="50409374">
              <w:rPr>
                <w:rFonts w:cs="Times New Roman"/>
                <w:b/>
                <w:bCs/>
              </w:rPr>
              <w:t xml:space="preserve">PK </w:t>
            </w:r>
            <w:r w:rsidRPr="50409374">
              <w:rPr>
                <w:rFonts w:cs="Times New Roman"/>
              </w:rPr>
              <w:t>int</w:t>
            </w:r>
          </w:p>
        </w:tc>
        <w:tc>
          <w:tcPr>
            <w:tcW w:w="1260" w:type="dxa"/>
          </w:tcPr>
          <w:p w14:paraId="46CC552F" w14:textId="4F1D54B0" w:rsidR="3DF8DBFF" w:rsidRDefault="613CCA3A" w:rsidP="56646572">
            <w:pPr>
              <w:pStyle w:val="BodyText"/>
              <w:ind w:left="0"/>
              <w:rPr>
                <w:rFonts w:cs="Times New Roman"/>
              </w:rPr>
            </w:pPr>
            <w:r w:rsidRPr="50409374">
              <w:rPr>
                <w:rFonts w:cs="Times New Roman"/>
              </w:rPr>
              <w:t>No</w:t>
            </w:r>
          </w:p>
        </w:tc>
        <w:tc>
          <w:tcPr>
            <w:tcW w:w="4017" w:type="dxa"/>
          </w:tcPr>
          <w:p w14:paraId="0F3F9CB5" w14:textId="03851A41" w:rsidR="3DF8DBFF" w:rsidRDefault="613CCA3A" w:rsidP="56646572">
            <w:pPr>
              <w:pStyle w:val="BodyText"/>
              <w:ind w:left="0"/>
              <w:rPr>
                <w:rFonts w:cs="Times New Roman"/>
              </w:rPr>
            </w:pPr>
            <w:r w:rsidRPr="50409374">
              <w:rPr>
                <w:rFonts w:cs="Times New Roman"/>
              </w:rPr>
              <w:t>N/A</w:t>
            </w:r>
          </w:p>
        </w:tc>
      </w:tr>
      <w:tr w:rsidR="3DF8DBFF" w14:paraId="73EE9105"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0ABFABB3" w14:textId="056555E3" w:rsidR="613CCA3A" w:rsidRPr="009957C0" w:rsidRDefault="613CCA3A" w:rsidP="3DF8DBFF">
            <w:pPr>
              <w:pStyle w:val="BodyText"/>
              <w:ind w:left="0"/>
              <w:rPr>
                <w:rFonts w:cs="Times New Roman"/>
                <w:b/>
                <w:bCs/>
              </w:rPr>
            </w:pPr>
          </w:p>
        </w:tc>
        <w:tc>
          <w:tcPr>
            <w:tcW w:w="2250" w:type="dxa"/>
          </w:tcPr>
          <w:p w14:paraId="3AC505CA" w14:textId="24AAC5DE" w:rsidR="613CCA3A" w:rsidRDefault="613CCA3A" w:rsidP="3DF8DBFF">
            <w:pPr>
              <w:pStyle w:val="BodyText"/>
              <w:ind w:left="0"/>
              <w:rPr>
                <w:rFonts w:cs="Times New Roman"/>
              </w:rPr>
            </w:pPr>
            <w:proofErr w:type="spellStart"/>
            <w:r w:rsidRPr="50409374">
              <w:rPr>
                <w:rFonts w:cs="Times New Roman"/>
              </w:rPr>
              <w:t>required_class</w:t>
            </w:r>
            <w:proofErr w:type="spellEnd"/>
          </w:p>
        </w:tc>
        <w:tc>
          <w:tcPr>
            <w:tcW w:w="2340" w:type="dxa"/>
          </w:tcPr>
          <w:p w14:paraId="2CB76BF8" w14:textId="40814048" w:rsidR="3DF8DBFF" w:rsidRDefault="613CCA3A" w:rsidP="56646572">
            <w:pPr>
              <w:pStyle w:val="BodyText"/>
              <w:ind w:left="0"/>
              <w:rPr>
                <w:rFonts w:cs="Times New Roman"/>
              </w:rPr>
            </w:pPr>
            <w:r w:rsidRPr="50409374">
              <w:rPr>
                <w:rFonts w:cs="Times New Roman"/>
                <w:b/>
                <w:bCs/>
              </w:rPr>
              <w:t xml:space="preserve">FK </w:t>
            </w:r>
            <w:r w:rsidRPr="50409374">
              <w:rPr>
                <w:rFonts w:cs="Times New Roman"/>
              </w:rPr>
              <w:t>int</w:t>
            </w:r>
          </w:p>
        </w:tc>
        <w:tc>
          <w:tcPr>
            <w:tcW w:w="1260" w:type="dxa"/>
          </w:tcPr>
          <w:p w14:paraId="3BBED684" w14:textId="34F045BD" w:rsidR="3DF8DBFF" w:rsidRDefault="613CCA3A" w:rsidP="56646572">
            <w:pPr>
              <w:pStyle w:val="BodyText"/>
              <w:ind w:left="0"/>
              <w:rPr>
                <w:rFonts w:cs="Times New Roman"/>
              </w:rPr>
            </w:pPr>
            <w:r w:rsidRPr="50409374">
              <w:rPr>
                <w:rFonts w:cs="Times New Roman"/>
              </w:rPr>
              <w:t>No</w:t>
            </w:r>
          </w:p>
        </w:tc>
        <w:tc>
          <w:tcPr>
            <w:tcW w:w="4017" w:type="dxa"/>
          </w:tcPr>
          <w:p w14:paraId="1F6CA283" w14:textId="7F0086D7" w:rsidR="3DF8DBFF" w:rsidRDefault="613CCA3A" w:rsidP="56646572">
            <w:pPr>
              <w:pStyle w:val="BodyText"/>
              <w:ind w:left="0"/>
              <w:rPr>
                <w:rFonts w:cs="Times New Roman"/>
              </w:rPr>
            </w:pPr>
            <w:r w:rsidRPr="50409374">
              <w:rPr>
                <w:rFonts w:cs="Times New Roman"/>
              </w:rPr>
              <w:t>N/A</w:t>
            </w:r>
          </w:p>
        </w:tc>
      </w:tr>
      <w:tr w:rsidR="3DF8DBFF" w14:paraId="41AF6B7A"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2A03B876" w14:textId="1B9CABC0" w:rsidR="613CCA3A" w:rsidRPr="009957C0" w:rsidRDefault="613CCA3A" w:rsidP="3DF8DBFF">
            <w:pPr>
              <w:pStyle w:val="BodyText"/>
              <w:ind w:left="0"/>
              <w:rPr>
                <w:rFonts w:cs="Times New Roman"/>
                <w:b/>
                <w:bCs/>
              </w:rPr>
            </w:pPr>
          </w:p>
        </w:tc>
        <w:tc>
          <w:tcPr>
            <w:tcW w:w="2250" w:type="dxa"/>
          </w:tcPr>
          <w:p w14:paraId="4D57E718" w14:textId="161FAB75" w:rsidR="3DF8DBFF" w:rsidRDefault="613CCA3A" w:rsidP="3DF8DBFF">
            <w:pPr>
              <w:pStyle w:val="BodyText"/>
              <w:ind w:left="0"/>
              <w:rPr>
                <w:rFonts w:cs="Times New Roman"/>
              </w:rPr>
            </w:pPr>
            <w:proofErr w:type="spellStart"/>
            <w:r w:rsidRPr="50409374">
              <w:rPr>
                <w:rFonts w:cs="Times New Roman"/>
              </w:rPr>
              <w:t>class_id</w:t>
            </w:r>
            <w:proofErr w:type="spellEnd"/>
          </w:p>
        </w:tc>
        <w:tc>
          <w:tcPr>
            <w:tcW w:w="2340" w:type="dxa"/>
          </w:tcPr>
          <w:p w14:paraId="5FA7ACAD" w14:textId="28E96149" w:rsidR="3DF8DBFF" w:rsidRDefault="613CCA3A" w:rsidP="56646572">
            <w:pPr>
              <w:pStyle w:val="BodyText"/>
              <w:ind w:left="0"/>
              <w:rPr>
                <w:rFonts w:cs="Times New Roman"/>
              </w:rPr>
            </w:pPr>
            <w:r w:rsidRPr="50409374">
              <w:rPr>
                <w:rFonts w:cs="Times New Roman"/>
                <w:b/>
                <w:bCs/>
              </w:rPr>
              <w:t xml:space="preserve">FK </w:t>
            </w:r>
            <w:r w:rsidRPr="50409374">
              <w:rPr>
                <w:rFonts w:cs="Times New Roman"/>
              </w:rPr>
              <w:t>int</w:t>
            </w:r>
          </w:p>
        </w:tc>
        <w:tc>
          <w:tcPr>
            <w:tcW w:w="1260" w:type="dxa"/>
          </w:tcPr>
          <w:p w14:paraId="592B6242" w14:textId="0767EBB0" w:rsidR="3DF8DBFF" w:rsidRDefault="613CCA3A" w:rsidP="56646572">
            <w:pPr>
              <w:pStyle w:val="BodyText"/>
              <w:ind w:left="0"/>
              <w:rPr>
                <w:rFonts w:cs="Times New Roman"/>
              </w:rPr>
            </w:pPr>
            <w:r w:rsidRPr="50409374">
              <w:rPr>
                <w:rFonts w:cs="Times New Roman"/>
              </w:rPr>
              <w:t>No</w:t>
            </w:r>
          </w:p>
        </w:tc>
        <w:tc>
          <w:tcPr>
            <w:tcW w:w="4017" w:type="dxa"/>
          </w:tcPr>
          <w:p w14:paraId="6315C6DD" w14:textId="071E7C3F" w:rsidR="3DF8DBFF" w:rsidRDefault="613CCA3A" w:rsidP="56646572">
            <w:pPr>
              <w:pStyle w:val="BodyText"/>
              <w:ind w:left="0"/>
              <w:rPr>
                <w:rFonts w:cs="Times New Roman"/>
              </w:rPr>
            </w:pPr>
            <w:r w:rsidRPr="50409374">
              <w:rPr>
                <w:rFonts w:cs="Times New Roman"/>
              </w:rPr>
              <w:t>N/A</w:t>
            </w:r>
          </w:p>
        </w:tc>
      </w:tr>
      <w:tr w:rsidR="56646572" w14:paraId="4AD02DD8"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1EE49B1F" w14:textId="1ADE46B5" w:rsidR="613CCA3A" w:rsidRPr="009957C0" w:rsidRDefault="613CCA3A" w:rsidP="56646572">
            <w:pPr>
              <w:pStyle w:val="BodyText"/>
              <w:ind w:left="0"/>
              <w:rPr>
                <w:rFonts w:cs="Times New Roman"/>
                <w:b/>
                <w:bCs/>
              </w:rPr>
            </w:pPr>
            <w:r w:rsidRPr="50409374">
              <w:rPr>
                <w:rFonts w:cs="Times New Roman"/>
                <w:b/>
                <w:bCs/>
              </w:rPr>
              <w:t>Major</w:t>
            </w:r>
          </w:p>
        </w:tc>
        <w:tc>
          <w:tcPr>
            <w:tcW w:w="2250" w:type="dxa"/>
          </w:tcPr>
          <w:p w14:paraId="6D9E2E33" w14:textId="5899A8DA" w:rsidR="613CCA3A" w:rsidRDefault="613CCA3A" w:rsidP="56646572">
            <w:pPr>
              <w:pStyle w:val="BodyText"/>
              <w:ind w:left="0"/>
              <w:rPr>
                <w:rFonts w:cs="Times New Roman"/>
              </w:rPr>
            </w:pPr>
            <w:proofErr w:type="spellStart"/>
            <w:r w:rsidRPr="50409374">
              <w:rPr>
                <w:rFonts w:cs="Times New Roman"/>
              </w:rPr>
              <w:t>major_id</w:t>
            </w:r>
            <w:proofErr w:type="spellEnd"/>
          </w:p>
        </w:tc>
        <w:tc>
          <w:tcPr>
            <w:tcW w:w="2340" w:type="dxa"/>
          </w:tcPr>
          <w:p w14:paraId="647105CD" w14:textId="160F2037" w:rsidR="613CCA3A" w:rsidRDefault="613CCA3A" w:rsidP="56646572">
            <w:pPr>
              <w:pStyle w:val="BodyText"/>
              <w:ind w:left="0"/>
              <w:rPr>
                <w:rFonts w:cs="Times New Roman"/>
              </w:rPr>
            </w:pPr>
            <w:r w:rsidRPr="50409374">
              <w:rPr>
                <w:rFonts w:cs="Times New Roman"/>
                <w:b/>
                <w:bCs/>
              </w:rPr>
              <w:t xml:space="preserve">PK </w:t>
            </w:r>
            <w:r w:rsidRPr="50409374">
              <w:rPr>
                <w:rFonts w:cs="Times New Roman"/>
              </w:rPr>
              <w:t>int</w:t>
            </w:r>
          </w:p>
        </w:tc>
        <w:tc>
          <w:tcPr>
            <w:tcW w:w="1260" w:type="dxa"/>
          </w:tcPr>
          <w:p w14:paraId="02C8AEA4" w14:textId="33809417" w:rsidR="56646572" w:rsidRDefault="613CCA3A" w:rsidP="54041940">
            <w:pPr>
              <w:pStyle w:val="BodyText"/>
              <w:ind w:left="0"/>
              <w:rPr>
                <w:rFonts w:cs="Times New Roman"/>
              </w:rPr>
            </w:pPr>
            <w:r w:rsidRPr="50409374">
              <w:rPr>
                <w:rFonts w:cs="Times New Roman"/>
              </w:rPr>
              <w:t>No</w:t>
            </w:r>
          </w:p>
        </w:tc>
        <w:tc>
          <w:tcPr>
            <w:tcW w:w="4017" w:type="dxa"/>
          </w:tcPr>
          <w:p w14:paraId="662C5F8D" w14:textId="76BCE0A6" w:rsidR="56646572" w:rsidRDefault="613CCA3A" w:rsidP="54041940">
            <w:pPr>
              <w:pStyle w:val="BodyText"/>
              <w:ind w:left="0"/>
              <w:rPr>
                <w:rFonts w:cs="Times New Roman"/>
              </w:rPr>
            </w:pPr>
            <w:r w:rsidRPr="50409374">
              <w:rPr>
                <w:rFonts w:cs="Times New Roman"/>
              </w:rPr>
              <w:t>N/A</w:t>
            </w:r>
          </w:p>
        </w:tc>
      </w:tr>
      <w:tr w:rsidR="56646572" w14:paraId="7B92FE1B"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05957985" w14:textId="6475A6C3" w:rsidR="613CCA3A" w:rsidRPr="009957C0" w:rsidRDefault="613CCA3A" w:rsidP="56646572">
            <w:pPr>
              <w:pStyle w:val="BodyText"/>
              <w:ind w:left="0"/>
              <w:rPr>
                <w:rFonts w:cs="Times New Roman"/>
                <w:b/>
                <w:bCs/>
              </w:rPr>
            </w:pPr>
          </w:p>
        </w:tc>
        <w:tc>
          <w:tcPr>
            <w:tcW w:w="2250" w:type="dxa"/>
          </w:tcPr>
          <w:p w14:paraId="48A49658" w14:textId="1265A8A5" w:rsidR="613CCA3A" w:rsidRDefault="613CCA3A" w:rsidP="56646572">
            <w:pPr>
              <w:pStyle w:val="BodyText"/>
              <w:ind w:left="0"/>
              <w:rPr>
                <w:rFonts w:cs="Times New Roman"/>
              </w:rPr>
            </w:pPr>
            <w:r w:rsidRPr="50409374">
              <w:rPr>
                <w:rFonts w:cs="Times New Roman"/>
              </w:rPr>
              <w:t>name</w:t>
            </w:r>
          </w:p>
        </w:tc>
        <w:tc>
          <w:tcPr>
            <w:tcW w:w="2340" w:type="dxa"/>
          </w:tcPr>
          <w:p w14:paraId="35C65D12" w14:textId="62B6A5C4" w:rsidR="613CCA3A" w:rsidRDefault="613CCA3A" w:rsidP="56646572">
            <w:pPr>
              <w:pStyle w:val="BodyText"/>
              <w:ind w:left="0"/>
              <w:rPr>
                <w:rFonts w:cs="Times New Roman"/>
                <w:b/>
                <w:bCs/>
              </w:rPr>
            </w:pPr>
            <w:r w:rsidRPr="50409374">
              <w:rPr>
                <w:rFonts w:cs="Times New Roman"/>
              </w:rPr>
              <w:t>varchar(50)</w:t>
            </w:r>
          </w:p>
        </w:tc>
        <w:tc>
          <w:tcPr>
            <w:tcW w:w="1260" w:type="dxa"/>
          </w:tcPr>
          <w:p w14:paraId="078DF88B" w14:textId="07115307" w:rsidR="56646572" w:rsidRDefault="613CCA3A" w:rsidP="54041940">
            <w:pPr>
              <w:pStyle w:val="BodyText"/>
              <w:ind w:left="0"/>
              <w:rPr>
                <w:rFonts w:cs="Times New Roman"/>
              </w:rPr>
            </w:pPr>
            <w:r w:rsidRPr="50409374">
              <w:rPr>
                <w:rFonts w:cs="Times New Roman"/>
              </w:rPr>
              <w:t>No</w:t>
            </w:r>
          </w:p>
        </w:tc>
        <w:tc>
          <w:tcPr>
            <w:tcW w:w="4017" w:type="dxa"/>
          </w:tcPr>
          <w:p w14:paraId="5CCBDD90" w14:textId="0A2AEECB" w:rsidR="56646572" w:rsidRDefault="613CCA3A" w:rsidP="54041940">
            <w:pPr>
              <w:pStyle w:val="BodyText"/>
              <w:ind w:left="0"/>
              <w:rPr>
                <w:rFonts w:cs="Times New Roman"/>
              </w:rPr>
            </w:pPr>
            <w:r w:rsidRPr="50409374">
              <w:rPr>
                <w:rFonts w:cs="Times New Roman"/>
              </w:rPr>
              <w:t>N/A</w:t>
            </w:r>
          </w:p>
        </w:tc>
      </w:tr>
      <w:tr w:rsidR="56646572" w14:paraId="6C8F481B"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6C5420C9" w14:textId="108B61A8" w:rsidR="613CCA3A" w:rsidRPr="009957C0" w:rsidRDefault="613CCA3A" w:rsidP="56646572">
            <w:pPr>
              <w:pStyle w:val="BodyText"/>
              <w:ind w:left="0"/>
              <w:rPr>
                <w:rFonts w:cs="Times New Roman"/>
                <w:b/>
                <w:bCs/>
              </w:rPr>
            </w:pPr>
          </w:p>
        </w:tc>
        <w:tc>
          <w:tcPr>
            <w:tcW w:w="2250" w:type="dxa"/>
          </w:tcPr>
          <w:p w14:paraId="5504DA35" w14:textId="23A320D3" w:rsidR="613CCA3A" w:rsidRDefault="613CCA3A" w:rsidP="56646572">
            <w:pPr>
              <w:pStyle w:val="BodyText"/>
              <w:ind w:left="0"/>
              <w:rPr>
                <w:rFonts w:cs="Times New Roman"/>
              </w:rPr>
            </w:pPr>
            <w:r w:rsidRPr="50409374">
              <w:rPr>
                <w:rFonts w:cs="Times New Roman"/>
              </w:rPr>
              <w:t>description</w:t>
            </w:r>
          </w:p>
        </w:tc>
        <w:tc>
          <w:tcPr>
            <w:tcW w:w="2340" w:type="dxa"/>
          </w:tcPr>
          <w:p w14:paraId="7A90C9F8" w14:textId="1404CD1F" w:rsidR="56646572" w:rsidRDefault="613CCA3A" w:rsidP="54041940">
            <w:pPr>
              <w:pStyle w:val="BodyText"/>
              <w:ind w:left="0"/>
              <w:rPr>
                <w:rFonts w:cs="Times New Roman"/>
                <w:b/>
                <w:bCs/>
              </w:rPr>
            </w:pPr>
            <w:r w:rsidRPr="50409374">
              <w:rPr>
                <w:rFonts w:cs="Times New Roman"/>
              </w:rPr>
              <w:t>varchar(500)</w:t>
            </w:r>
          </w:p>
        </w:tc>
        <w:tc>
          <w:tcPr>
            <w:tcW w:w="1260" w:type="dxa"/>
          </w:tcPr>
          <w:p w14:paraId="5D070C5C" w14:textId="6311B4C5" w:rsidR="56646572" w:rsidRDefault="613CCA3A" w:rsidP="54041940">
            <w:pPr>
              <w:pStyle w:val="BodyText"/>
              <w:ind w:left="0"/>
              <w:rPr>
                <w:rFonts w:cs="Times New Roman"/>
              </w:rPr>
            </w:pPr>
            <w:r w:rsidRPr="50409374">
              <w:rPr>
                <w:rFonts w:cs="Times New Roman"/>
              </w:rPr>
              <w:t>Yes</w:t>
            </w:r>
          </w:p>
        </w:tc>
        <w:tc>
          <w:tcPr>
            <w:tcW w:w="4017" w:type="dxa"/>
          </w:tcPr>
          <w:p w14:paraId="0803D766" w14:textId="0C8AA841" w:rsidR="56646572" w:rsidRDefault="613CCA3A" w:rsidP="54041940">
            <w:pPr>
              <w:pStyle w:val="BodyText"/>
              <w:ind w:left="0"/>
              <w:rPr>
                <w:rFonts w:cs="Times New Roman"/>
              </w:rPr>
            </w:pPr>
            <w:r w:rsidRPr="50409374">
              <w:rPr>
                <w:rFonts w:cs="Times New Roman"/>
              </w:rPr>
              <w:t>N/A</w:t>
            </w:r>
          </w:p>
        </w:tc>
      </w:tr>
      <w:tr w:rsidR="54041940" w14:paraId="3E1CA846"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7E5686F4" w14:textId="52B1104F" w:rsidR="613CCA3A" w:rsidRPr="009957C0" w:rsidRDefault="613CCA3A" w:rsidP="54041940">
            <w:pPr>
              <w:pStyle w:val="BodyText"/>
              <w:ind w:left="0"/>
              <w:rPr>
                <w:rFonts w:cs="Times New Roman"/>
                <w:b/>
                <w:bCs/>
              </w:rPr>
            </w:pPr>
            <w:r w:rsidRPr="50409374">
              <w:rPr>
                <w:rFonts w:cs="Times New Roman"/>
                <w:b/>
                <w:bCs/>
              </w:rPr>
              <w:t>List of Classes by Major</w:t>
            </w:r>
          </w:p>
        </w:tc>
        <w:tc>
          <w:tcPr>
            <w:tcW w:w="2250" w:type="dxa"/>
          </w:tcPr>
          <w:p w14:paraId="2A9DBC97" w14:textId="1997231E" w:rsidR="613CCA3A" w:rsidRDefault="613CCA3A" w:rsidP="54041940">
            <w:pPr>
              <w:pStyle w:val="BodyText"/>
              <w:ind w:left="0"/>
              <w:rPr>
                <w:rFonts w:cs="Times New Roman"/>
              </w:rPr>
            </w:pPr>
            <w:proofErr w:type="spellStart"/>
            <w:r w:rsidRPr="50409374">
              <w:rPr>
                <w:rFonts w:cs="Times New Roman"/>
              </w:rPr>
              <w:t>class_id</w:t>
            </w:r>
            <w:proofErr w:type="spellEnd"/>
          </w:p>
        </w:tc>
        <w:tc>
          <w:tcPr>
            <w:tcW w:w="2340" w:type="dxa"/>
          </w:tcPr>
          <w:p w14:paraId="30D50DEE" w14:textId="774F8D99" w:rsidR="613CCA3A" w:rsidRDefault="613CCA3A" w:rsidP="54041940">
            <w:pPr>
              <w:pStyle w:val="BodyText"/>
              <w:ind w:left="0"/>
              <w:rPr>
                <w:rFonts w:cs="Times New Roman"/>
              </w:rPr>
            </w:pPr>
            <w:r w:rsidRPr="50409374">
              <w:rPr>
                <w:rFonts w:cs="Times New Roman"/>
                <w:b/>
                <w:bCs/>
              </w:rPr>
              <w:t xml:space="preserve">FK </w:t>
            </w:r>
            <w:r w:rsidRPr="50409374">
              <w:rPr>
                <w:rFonts w:cs="Times New Roman"/>
              </w:rPr>
              <w:t>int</w:t>
            </w:r>
          </w:p>
        </w:tc>
        <w:tc>
          <w:tcPr>
            <w:tcW w:w="1260" w:type="dxa"/>
          </w:tcPr>
          <w:p w14:paraId="4AAB88F2" w14:textId="78A4EE36" w:rsidR="54041940" w:rsidRDefault="613CCA3A" w:rsidP="32ED7145">
            <w:pPr>
              <w:pStyle w:val="BodyText"/>
              <w:ind w:left="0"/>
              <w:rPr>
                <w:rFonts w:cs="Times New Roman"/>
              </w:rPr>
            </w:pPr>
            <w:r w:rsidRPr="50409374">
              <w:rPr>
                <w:rFonts w:cs="Times New Roman"/>
              </w:rPr>
              <w:t>No</w:t>
            </w:r>
          </w:p>
        </w:tc>
        <w:tc>
          <w:tcPr>
            <w:tcW w:w="4017" w:type="dxa"/>
          </w:tcPr>
          <w:p w14:paraId="1667F5C0" w14:textId="640B1603" w:rsidR="54041940" w:rsidRDefault="613CCA3A" w:rsidP="32ED7145">
            <w:pPr>
              <w:pStyle w:val="BodyText"/>
              <w:ind w:left="0"/>
              <w:rPr>
                <w:rFonts w:cs="Times New Roman"/>
              </w:rPr>
            </w:pPr>
            <w:r w:rsidRPr="50409374">
              <w:rPr>
                <w:rFonts w:cs="Times New Roman"/>
              </w:rPr>
              <w:t>N/A</w:t>
            </w:r>
          </w:p>
        </w:tc>
      </w:tr>
      <w:tr w:rsidR="54041940" w14:paraId="62305FE6"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7963C5CB" w14:textId="4E2E2333" w:rsidR="613CCA3A" w:rsidRPr="009957C0" w:rsidRDefault="613CCA3A" w:rsidP="54041940">
            <w:pPr>
              <w:pStyle w:val="BodyText"/>
              <w:ind w:left="0"/>
              <w:rPr>
                <w:rFonts w:cs="Times New Roman"/>
                <w:b/>
                <w:bCs/>
              </w:rPr>
            </w:pPr>
          </w:p>
        </w:tc>
        <w:tc>
          <w:tcPr>
            <w:tcW w:w="2250" w:type="dxa"/>
          </w:tcPr>
          <w:p w14:paraId="033F95F6" w14:textId="78E9D772" w:rsidR="613CCA3A" w:rsidRDefault="613CCA3A" w:rsidP="54041940">
            <w:pPr>
              <w:pStyle w:val="BodyText"/>
              <w:ind w:left="0"/>
              <w:rPr>
                <w:rFonts w:cs="Times New Roman"/>
              </w:rPr>
            </w:pPr>
            <w:proofErr w:type="spellStart"/>
            <w:r w:rsidRPr="50409374">
              <w:rPr>
                <w:rFonts w:cs="Times New Roman"/>
              </w:rPr>
              <w:t>major_id</w:t>
            </w:r>
            <w:proofErr w:type="spellEnd"/>
          </w:p>
        </w:tc>
        <w:tc>
          <w:tcPr>
            <w:tcW w:w="2340" w:type="dxa"/>
          </w:tcPr>
          <w:p w14:paraId="79EEBE24" w14:textId="410A85CD" w:rsidR="54041940" w:rsidRDefault="613CCA3A" w:rsidP="54041940">
            <w:pPr>
              <w:pStyle w:val="BodyText"/>
              <w:ind w:left="0"/>
              <w:rPr>
                <w:rFonts w:cs="Times New Roman"/>
              </w:rPr>
            </w:pPr>
            <w:r w:rsidRPr="50409374">
              <w:rPr>
                <w:rFonts w:cs="Times New Roman"/>
                <w:b/>
                <w:bCs/>
              </w:rPr>
              <w:t xml:space="preserve">FK </w:t>
            </w:r>
            <w:r w:rsidRPr="50409374">
              <w:rPr>
                <w:rFonts w:cs="Times New Roman"/>
              </w:rPr>
              <w:t>int</w:t>
            </w:r>
          </w:p>
        </w:tc>
        <w:tc>
          <w:tcPr>
            <w:tcW w:w="1260" w:type="dxa"/>
          </w:tcPr>
          <w:p w14:paraId="3E0E4F4F" w14:textId="2FC55B29" w:rsidR="54041940" w:rsidRDefault="613CCA3A" w:rsidP="32ED7145">
            <w:pPr>
              <w:pStyle w:val="BodyText"/>
              <w:ind w:left="0"/>
              <w:rPr>
                <w:rFonts w:cs="Times New Roman"/>
              </w:rPr>
            </w:pPr>
            <w:r w:rsidRPr="50409374">
              <w:rPr>
                <w:rFonts w:cs="Times New Roman"/>
              </w:rPr>
              <w:t>No</w:t>
            </w:r>
          </w:p>
        </w:tc>
        <w:tc>
          <w:tcPr>
            <w:tcW w:w="4017" w:type="dxa"/>
          </w:tcPr>
          <w:p w14:paraId="0503BBED" w14:textId="13FBD19E" w:rsidR="54041940" w:rsidRDefault="613CCA3A" w:rsidP="32ED7145">
            <w:pPr>
              <w:pStyle w:val="BodyText"/>
              <w:ind w:left="0"/>
              <w:rPr>
                <w:rFonts w:cs="Times New Roman"/>
              </w:rPr>
            </w:pPr>
            <w:r w:rsidRPr="50409374">
              <w:rPr>
                <w:rFonts w:cs="Times New Roman"/>
              </w:rPr>
              <w:t>N/A</w:t>
            </w:r>
          </w:p>
        </w:tc>
      </w:tr>
      <w:tr w:rsidR="54041940" w14:paraId="757D5215"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491E3E9D" w14:textId="5B094C11" w:rsidR="613CCA3A" w:rsidRPr="009957C0" w:rsidRDefault="613CCA3A" w:rsidP="54041940">
            <w:pPr>
              <w:pStyle w:val="BodyText"/>
              <w:ind w:left="0"/>
              <w:rPr>
                <w:rFonts w:cs="Times New Roman"/>
                <w:b/>
                <w:bCs/>
              </w:rPr>
            </w:pPr>
          </w:p>
        </w:tc>
        <w:tc>
          <w:tcPr>
            <w:tcW w:w="2250" w:type="dxa"/>
          </w:tcPr>
          <w:p w14:paraId="474BA632" w14:textId="60C0F235" w:rsidR="613CCA3A" w:rsidRDefault="613CCA3A" w:rsidP="54041940">
            <w:pPr>
              <w:pStyle w:val="BodyText"/>
              <w:ind w:left="0"/>
              <w:rPr>
                <w:rFonts w:cs="Times New Roman"/>
              </w:rPr>
            </w:pPr>
            <w:proofErr w:type="spellStart"/>
            <w:r w:rsidRPr="50409374">
              <w:rPr>
                <w:rFonts w:cs="Times New Roman"/>
              </w:rPr>
              <w:t>class_type</w:t>
            </w:r>
            <w:proofErr w:type="spellEnd"/>
          </w:p>
        </w:tc>
        <w:tc>
          <w:tcPr>
            <w:tcW w:w="2340" w:type="dxa"/>
          </w:tcPr>
          <w:p w14:paraId="182CE94F" w14:textId="2C31A74C" w:rsidR="54041940" w:rsidRDefault="613CCA3A" w:rsidP="32ED7145">
            <w:pPr>
              <w:pStyle w:val="BodyText"/>
              <w:ind w:left="0"/>
              <w:rPr>
                <w:rFonts w:cs="Times New Roman"/>
              </w:rPr>
            </w:pPr>
            <w:r w:rsidRPr="50409374">
              <w:rPr>
                <w:rFonts w:cs="Times New Roman"/>
              </w:rPr>
              <w:t>int</w:t>
            </w:r>
          </w:p>
        </w:tc>
        <w:tc>
          <w:tcPr>
            <w:tcW w:w="1260" w:type="dxa"/>
          </w:tcPr>
          <w:p w14:paraId="4BEE0E58" w14:textId="6F8AD71F" w:rsidR="54041940" w:rsidRDefault="613CCA3A" w:rsidP="32ED7145">
            <w:pPr>
              <w:pStyle w:val="BodyText"/>
              <w:ind w:left="0"/>
              <w:rPr>
                <w:rFonts w:cs="Times New Roman"/>
              </w:rPr>
            </w:pPr>
            <w:r w:rsidRPr="50409374">
              <w:rPr>
                <w:rFonts w:cs="Times New Roman"/>
              </w:rPr>
              <w:t>No</w:t>
            </w:r>
          </w:p>
        </w:tc>
        <w:tc>
          <w:tcPr>
            <w:tcW w:w="4017" w:type="dxa"/>
          </w:tcPr>
          <w:p w14:paraId="2184DF3B" w14:textId="137D55F9" w:rsidR="54041940" w:rsidRDefault="613CCA3A" w:rsidP="32ED7145">
            <w:pPr>
              <w:pStyle w:val="BodyText"/>
              <w:ind w:left="0"/>
              <w:rPr>
                <w:rFonts w:cs="Times New Roman"/>
              </w:rPr>
            </w:pPr>
            <w:r w:rsidRPr="50409374">
              <w:rPr>
                <w:rFonts w:cs="Times New Roman"/>
              </w:rPr>
              <w:t>1</w:t>
            </w:r>
          </w:p>
        </w:tc>
      </w:tr>
      <w:tr w:rsidR="32ED7145" w14:paraId="709E01A5"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5CAAA6CD" w14:textId="0B3A58C0" w:rsidR="613CCA3A" w:rsidRPr="009957C0" w:rsidRDefault="613CCA3A" w:rsidP="32ED7145">
            <w:pPr>
              <w:pStyle w:val="BodyText"/>
              <w:ind w:left="0"/>
              <w:rPr>
                <w:rFonts w:cs="Times New Roman"/>
                <w:b/>
                <w:bCs/>
              </w:rPr>
            </w:pPr>
            <w:r w:rsidRPr="50409374">
              <w:rPr>
                <w:rFonts w:cs="Times New Roman"/>
                <w:b/>
                <w:bCs/>
              </w:rPr>
              <w:t>Professor</w:t>
            </w:r>
          </w:p>
        </w:tc>
        <w:tc>
          <w:tcPr>
            <w:tcW w:w="2250" w:type="dxa"/>
          </w:tcPr>
          <w:p w14:paraId="0E147E1E" w14:textId="1472BDF9" w:rsidR="613CCA3A" w:rsidRDefault="613CCA3A" w:rsidP="32ED7145">
            <w:pPr>
              <w:pStyle w:val="BodyText"/>
              <w:ind w:left="0"/>
              <w:rPr>
                <w:rFonts w:cs="Times New Roman"/>
              </w:rPr>
            </w:pPr>
            <w:proofErr w:type="spellStart"/>
            <w:r w:rsidRPr="50409374">
              <w:rPr>
                <w:rFonts w:cs="Times New Roman"/>
              </w:rPr>
              <w:t>professor_id</w:t>
            </w:r>
            <w:proofErr w:type="spellEnd"/>
          </w:p>
        </w:tc>
        <w:tc>
          <w:tcPr>
            <w:tcW w:w="2340" w:type="dxa"/>
          </w:tcPr>
          <w:p w14:paraId="50D5E274" w14:textId="3AE6CEE7" w:rsidR="613CCA3A" w:rsidRDefault="613CCA3A" w:rsidP="32ED7145">
            <w:pPr>
              <w:pStyle w:val="BodyText"/>
              <w:ind w:left="0"/>
              <w:rPr>
                <w:rFonts w:cs="Times New Roman"/>
              </w:rPr>
            </w:pPr>
            <w:r w:rsidRPr="50409374">
              <w:rPr>
                <w:rFonts w:cs="Times New Roman"/>
                <w:b/>
                <w:bCs/>
              </w:rPr>
              <w:t xml:space="preserve">PK </w:t>
            </w:r>
            <w:r w:rsidRPr="50409374">
              <w:rPr>
                <w:rFonts w:cs="Times New Roman"/>
              </w:rPr>
              <w:t>int</w:t>
            </w:r>
          </w:p>
        </w:tc>
        <w:tc>
          <w:tcPr>
            <w:tcW w:w="1260" w:type="dxa"/>
          </w:tcPr>
          <w:p w14:paraId="145E05A1" w14:textId="320CEF18" w:rsidR="32ED7145" w:rsidRDefault="613CCA3A" w:rsidP="62F8729E">
            <w:pPr>
              <w:pStyle w:val="BodyText"/>
              <w:ind w:left="0"/>
              <w:rPr>
                <w:rFonts w:cs="Times New Roman"/>
              </w:rPr>
            </w:pPr>
            <w:r w:rsidRPr="50409374">
              <w:rPr>
                <w:rFonts w:cs="Times New Roman"/>
              </w:rPr>
              <w:t>No</w:t>
            </w:r>
          </w:p>
        </w:tc>
        <w:tc>
          <w:tcPr>
            <w:tcW w:w="4017" w:type="dxa"/>
          </w:tcPr>
          <w:p w14:paraId="7EDD6423" w14:textId="7EB5880E" w:rsidR="32ED7145" w:rsidRDefault="613CCA3A" w:rsidP="62F8729E">
            <w:pPr>
              <w:pStyle w:val="BodyText"/>
              <w:ind w:left="0"/>
              <w:rPr>
                <w:rFonts w:cs="Times New Roman"/>
              </w:rPr>
            </w:pPr>
            <w:r w:rsidRPr="50409374">
              <w:rPr>
                <w:rFonts w:cs="Times New Roman"/>
              </w:rPr>
              <w:t>N/A</w:t>
            </w:r>
          </w:p>
        </w:tc>
      </w:tr>
      <w:tr w:rsidR="32ED7145" w14:paraId="1DAD930E" w14:textId="77777777" w:rsidTr="0021191A">
        <w:trPr>
          <w:cnfStyle w:val="000000010000" w:firstRow="0" w:lastRow="0" w:firstColumn="0" w:lastColumn="0" w:oddVBand="0" w:evenVBand="0" w:oddHBand="0" w:evenHBand="1" w:firstRowFirstColumn="0" w:firstRowLastColumn="0" w:lastRowFirstColumn="0" w:lastRowLastColumn="0"/>
        </w:trPr>
        <w:tc>
          <w:tcPr>
            <w:tcW w:w="3600" w:type="dxa"/>
          </w:tcPr>
          <w:p w14:paraId="286D22E3" w14:textId="0EB821A3" w:rsidR="613CCA3A" w:rsidRPr="009957C0" w:rsidRDefault="613CCA3A" w:rsidP="32ED7145">
            <w:pPr>
              <w:pStyle w:val="BodyText"/>
              <w:ind w:left="0"/>
              <w:rPr>
                <w:rFonts w:cs="Times New Roman"/>
                <w:b/>
                <w:bCs/>
              </w:rPr>
            </w:pPr>
          </w:p>
        </w:tc>
        <w:tc>
          <w:tcPr>
            <w:tcW w:w="2250" w:type="dxa"/>
          </w:tcPr>
          <w:p w14:paraId="65F27948" w14:textId="4D38CE1F" w:rsidR="613CCA3A" w:rsidRDefault="613CCA3A" w:rsidP="32ED7145">
            <w:pPr>
              <w:pStyle w:val="BodyText"/>
              <w:ind w:left="0"/>
              <w:rPr>
                <w:rFonts w:cs="Times New Roman"/>
              </w:rPr>
            </w:pPr>
            <w:proofErr w:type="spellStart"/>
            <w:r w:rsidRPr="50409374">
              <w:rPr>
                <w:rFonts w:cs="Times New Roman"/>
              </w:rPr>
              <w:t>first_name</w:t>
            </w:r>
            <w:proofErr w:type="spellEnd"/>
          </w:p>
        </w:tc>
        <w:tc>
          <w:tcPr>
            <w:tcW w:w="2340" w:type="dxa"/>
          </w:tcPr>
          <w:p w14:paraId="5306768C" w14:textId="68604888" w:rsidR="613CCA3A" w:rsidRDefault="613CCA3A" w:rsidP="32ED7145">
            <w:pPr>
              <w:pStyle w:val="BodyText"/>
              <w:ind w:left="0"/>
              <w:rPr>
                <w:rFonts w:cs="Times New Roman"/>
              </w:rPr>
            </w:pPr>
            <w:r w:rsidRPr="50409374">
              <w:rPr>
                <w:rFonts w:cs="Times New Roman"/>
              </w:rPr>
              <w:t>varchar(50)</w:t>
            </w:r>
          </w:p>
        </w:tc>
        <w:tc>
          <w:tcPr>
            <w:tcW w:w="1260" w:type="dxa"/>
          </w:tcPr>
          <w:p w14:paraId="21ECCBA0" w14:textId="756918AB" w:rsidR="32ED7145" w:rsidRDefault="613CCA3A" w:rsidP="62F8729E">
            <w:pPr>
              <w:pStyle w:val="BodyText"/>
              <w:ind w:left="0"/>
              <w:rPr>
                <w:rFonts w:cs="Times New Roman"/>
              </w:rPr>
            </w:pPr>
            <w:r w:rsidRPr="50409374">
              <w:rPr>
                <w:rFonts w:cs="Times New Roman"/>
              </w:rPr>
              <w:t>No</w:t>
            </w:r>
          </w:p>
        </w:tc>
        <w:tc>
          <w:tcPr>
            <w:tcW w:w="4017" w:type="dxa"/>
          </w:tcPr>
          <w:p w14:paraId="5C8F4B5D" w14:textId="3E0CE910" w:rsidR="32ED7145" w:rsidRDefault="613CCA3A" w:rsidP="62F8729E">
            <w:pPr>
              <w:pStyle w:val="BodyText"/>
              <w:ind w:left="0"/>
              <w:rPr>
                <w:rFonts w:cs="Times New Roman"/>
              </w:rPr>
            </w:pPr>
            <w:r w:rsidRPr="50409374">
              <w:rPr>
                <w:rFonts w:cs="Times New Roman"/>
              </w:rPr>
              <w:t>N/A</w:t>
            </w:r>
          </w:p>
        </w:tc>
      </w:tr>
      <w:tr w:rsidR="32ED7145" w14:paraId="320ED689" w14:textId="77777777" w:rsidTr="0021191A">
        <w:trPr>
          <w:cnfStyle w:val="000000100000" w:firstRow="0" w:lastRow="0" w:firstColumn="0" w:lastColumn="0" w:oddVBand="0" w:evenVBand="0" w:oddHBand="1" w:evenHBand="0" w:firstRowFirstColumn="0" w:firstRowLastColumn="0" w:lastRowFirstColumn="0" w:lastRowLastColumn="0"/>
        </w:trPr>
        <w:tc>
          <w:tcPr>
            <w:tcW w:w="3600" w:type="dxa"/>
          </w:tcPr>
          <w:p w14:paraId="75A406F8" w14:textId="48EF2E8D" w:rsidR="613CCA3A" w:rsidRPr="009957C0" w:rsidRDefault="613CCA3A" w:rsidP="32ED7145">
            <w:pPr>
              <w:pStyle w:val="BodyText"/>
              <w:ind w:left="0"/>
              <w:rPr>
                <w:rFonts w:cs="Times New Roman"/>
                <w:b/>
                <w:bCs/>
              </w:rPr>
            </w:pPr>
          </w:p>
        </w:tc>
        <w:tc>
          <w:tcPr>
            <w:tcW w:w="2250" w:type="dxa"/>
          </w:tcPr>
          <w:p w14:paraId="2B87D614" w14:textId="1FAA5756" w:rsidR="613CCA3A" w:rsidRDefault="613CCA3A" w:rsidP="32ED7145">
            <w:pPr>
              <w:pStyle w:val="BodyText"/>
              <w:ind w:left="0"/>
              <w:rPr>
                <w:rFonts w:cs="Times New Roman"/>
              </w:rPr>
            </w:pPr>
            <w:proofErr w:type="spellStart"/>
            <w:r w:rsidRPr="50409374">
              <w:rPr>
                <w:rFonts w:cs="Times New Roman"/>
              </w:rPr>
              <w:t>last_name</w:t>
            </w:r>
            <w:proofErr w:type="spellEnd"/>
          </w:p>
        </w:tc>
        <w:tc>
          <w:tcPr>
            <w:tcW w:w="2340" w:type="dxa"/>
          </w:tcPr>
          <w:p w14:paraId="5527BEEE" w14:textId="09B4A1B7" w:rsidR="613CCA3A" w:rsidRDefault="613CCA3A" w:rsidP="32ED7145">
            <w:pPr>
              <w:pStyle w:val="BodyText"/>
              <w:ind w:left="0"/>
              <w:rPr>
                <w:rFonts w:cs="Times New Roman"/>
              </w:rPr>
            </w:pPr>
            <w:r w:rsidRPr="50409374">
              <w:rPr>
                <w:rFonts w:cs="Times New Roman"/>
              </w:rPr>
              <w:t>varchar(50)</w:t>
            </w:r>
          </w:p>
        </w:tc>
        <w:tc>
          <w:tcPr>
            <w:tcW w:w="1260" w:type="dxa"/>
          </w:tcPr>
          <w:p w14:paraId="738A36F3" w14:textId="7EF7E2D7" w:rsidR="32ED7145" w:rsidRDefault="613CCA3A" w:rsidP="62F8729E">
            <w:pPr>
              <w:pStyle w:val="BodyText"/>
              <w:ind w:left="0"/>
              <w:rPr>
                <w:rFonts w:cs="Times New Roman"/>
              </w:rPr>
            </w:pPr>
            <w:r w:rsidRPr="50409374">
              <w:rPr>
                <w:rFonts w:cs="Times New Roman"/>
              </w:rPr>
              <w:t>No</w:t>
            </w:r>
          </w:p>
        </w:tc>
        <w:tc>
          <w:tcPr>
            <w:tcW w:w="4017" w:type="dxa"/>
          </w:tcPr>
          <w:p w14:paraId="305E059A" w14:textId="36D70E85" w:rsidR="32ED7145" w:rsidRDefault="613CCA3A" w:rsidP="62F8729E">
            <w:pPr>
              <w:pStyle w:val="BodyText"/>
              <w:ind w:left="0"/>
              <w:rPr>
                <w:rFonts w:cs="Times New Roman"/>
              </w:rPr>
            </w:pPr>
            <w:r w:rsidRPr="50409374">
              <w:rPr>
                <w:rFonts w:cs="Times New Roman"/>
              </w:rPr>
              <w:t>N/A</w:t>
            </w:r>
          </w:p>
        </w:tc>
      </w:tr>
    </w:tbl>
    <w:p w14:paraId="1B17EC66" w14:textId="77777777" w:rsidR="00026ECA" w:rsidRPr="003E6B5A" w:rsidRDefault="00026ECA">
      <w:pPr>
        <w:pStyle w:val="BodyText"/>
        <w:spacing w:before="2"/>
        <w:rPr>
          <w:rFonts w:cs="Times New Roman"/>
          <w:b/>
          <w:sz w:val="21"/>
        </w:rPr>
      </w:pPr>
    </w:p>
    <w:p w14:paraId="6D0837D0" w14:textId="79B8D757" w:rsidR="00026ECA" w:rsidRPr="003E6B5A" w:rsidRDefault="7A0DDD15" w:rsidP="29346B37">
      <w:pPr>
        <w:pStyle w:val="Heading2"/>
        <w:numPr>
          <w:ilvl w:val="1"/>
          <w:numId w:val="22"/>
        </w:numPr>
        <w:spacing w:before="11" w:after="240"/>
        <w:rPr>
          <w:rFonts w:cs="Times New Roman"/>
        </w:rPr>
      </w:pPr>
      <w:bookmarkStart w:id="127" w:name="_Toc46337740"/>
      <w:r w:rsidRPr="29346B37">
        <w:rPr>
          <w:rFonts w:cs="Times New Roman"/>
        </w:rPr>
        <w:t>SVG</w:t>
      </w:r>
      <w:bookmarkEnd w:id="127"/>
    </w:p>
    <w:p w14:paraId="0FDED696" w14:textId="78D641F0" w:rsidR="00026ECA" w:rsidRPr="003E6B5A" w:rsidRDefault="01213B87" w:rsidP="29346B37">
      <w:pPr>
        <w:pStyle w:val="Heading2"/>
        <w:numPr>
          <w:ilvl w:val="0"/>
          <w:numId w:val="0"/>
        </w:numPr>
        <w:spacing w:before="11" w:after="240"/>
        <w:ind w:firstLine="360"/>
        <w:rPr>
          <w:rFonts w:cs="Times New Roman"/>
          <w:b w:val="0"/>
          <w:bCs w:val="0"/>
          <w:sz w:val="22"/>
          <w:szCs w:val="22"/>
        </w:rPr>
      </w:pPr>
      <w:bookmarkStart w:id="128" w:name="_Toc46337741"/>
      <w:r w:rsidRPr="39A48FA3">
        <w:rPr>
          <w:rFonts w:cs="Times New Roman"/>
          <w:b w:val="0"/>
          <w:bCs w:val="0"/>
          <w:sz w:val="22"/>
          <w:szCs w:val="22"/>
        </w:rPr>
        <w:t>SVG Grad</w:t>
      </w:r>
      <w:r w:rsidR="01FD3A90" w:rsidRPr="39A48FA3">
        <w:rPr>
          <w:rFonts w:cs="Times New Roman"/>
          <w:b w:val="0"/>
          <w:bCs w:val="0"/>
          <w:sz w:val="22"/>
          <w:szCs w:val="22"/>
        </w:rPr>
        <w:t xml:space="preserve"> Planner logo</w:t>
      </w:r>
      <w:bookmarkEnd w:id="128"/>
    </w:p>
    <w:p w14:paraId="638E3B25" w14:textId="6D5616DD" w:rsidR="00026ECA" w:rsidRPr="003E6B5A" w:rsidRDefault="155006D0" w:rsidP="29346B37">
      <w:pPr>
        <w:pStyle w:val="BodyText"/>
        <w:spacing w:before="11"/>
        <w:ind w:left="360"/>
      </w:pPr>
      <w:r>
        <w:t xml:space="preserve">&lt;path </w:t>
      </w:r>
      <w:proofErr w:type="spellStart"/>
      <w:r>
        <w:t>xmlns</w:t>
      </w:r>
      <w:proofErr w:type="spellEnd"/>
      <w:r>
        <w:t>="http://www.w3.org/2000/svg" style="fill:#010002;" d="M223.336,148.384l-0.137-23.527l22.628-12.662L122.576,47.195L0,113.495l49.144,28.216     l0.098,16.766l0.01,1.339l0.449-0.215c-0.518,0.703-0.85,1.426-0.84,2.149c0.039,8.246,33.326,14.772,74.41,14.548     c41.064-0.215,74.302-7.122,74.273-15.349c0-0.723-0.381-1.426-0.889-2.149l0.449,0.215v-1.339l-0.088-16.834l21.309-13.258     l0.117,20.83c-2.345,1.006-3.976,3.312-3.957,6.009c0.02,3.537,2.892,6.399,6.458,6.37c3.586-0.02,6.429-2.912,6.409-6.439     C227.332,151.657,225.691,149.371,223.336,148.384z M123.241,170.621c-36.452,0.205-66.017-3.801-66.046-8.91     c-0.029-5.11,29.496-9.399,65.949-9.585c36.462-0.205,66.017,3.781,66.037,8.881     C189.209,166.098,159.703,170.426,123.241,170.621z M195.335,127.183c-4.934-5.188-22.618-18.886-72.426-18.602     c-49.877,0.264-67.336,14.128-72.211,19.394l-0.029-4.963c0,0,14.147-21.524,72.202-21.827     c58.025-0.313,72.436,21.045,72.436,21.045L195.335,127.183z M215.755,162.199l-2.511,36.433     c7.767-12.203,14.255-7.66,14.255-7.66l-0.156-28.832C218.998,165.414,215.755,162.199,215.755,162.199z"/&gt;</w:t>
      </w:r>
    </w:p>
    <w:sectPr w:rsidR="00026ECA" w:rsidRPr="003E6B5A" w:rsidSect="001C425E">
      <w:headerReference w:type="default" r:id="rId71"/>
      <w:pgSz w:w="15840" w:h="12240" w:orient="landscape"/>
      <w:pgMar w:top="1140" w:right="198" w:bottom="1219" w:left="1123" w:header="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1A6A8" w14:textId="77777777" w:rsidR="000E3762" w:rsidRDefault="000E3762">
      <w:r>
        <w:separator/>
      </w:r>
    </w:p>
  </w:endnote>
  <w:endnote w:type="continuationSeparator" w:id="0">
    <w:p w14:paraId="0A1E5A17" w14:textId="77777777" w:rsidR="000E3762" w:rsidRDefault="000E3762">
      <w:r>
        <w:continuationSeparator/>
      </w:r>
    </w:p>
  </w:endnote>
  <w:endnote w:type="continuationNotice" w:id="1">
    <w:p w14:paraId="58BD164C" w14:textId="77777777" w:rsidR="000E3762" w:rsidRDefault="000E3762"/>
  </w:endnote>
  <w:endnote w:id="2">
    <w:p w14:paraId="44B827CB" w14:textId="4F7201AA" w:rsidR="0075790F" w:rsidRDefault="0075790F" w:rsidP="00BB6FAD">
      <w:pPr>
        <w:pStyle w:val="EndnoteText"/>
        <w:ind w:left="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86DEC" w14:textId="79DE1336" w:rsidR="00792564" w:rsidRDefault="00792564" w:rsidP="00F9712D">
    <w:pPr>
      <w:pStyle w:val="Footer"/>
      <w:ind w:left="0" w:right="1560"/>
    </w:pPr>
  </w:p>
  <w:sdt>
    <w:sdtPr>
      <w:id w:val="-2057771611"/>
      <w:docPartObj>
        <w:docPartGallery w:val="Page Numbers (Bottom of Page)"/>
        <w:docPartUnique/>
      </w:docPartObj>
    </w:sdtPr>
    <w:sdtEndPr>
      <w:rPr>
        <w:noProof/>
      </w:rPr>
    </w:sdtEndPr>
    <w:sdtContent>
      <w:p w14:paraId="7B24E06D" w14:textId="77777777" w:rsidR="0075790F" w:rsidRDefault="0075790F" w:rsidP="00F9712D">
        <w:pPr>
          <w:pStyle w:val="Footer"/>
          <w:ind w:left="0" w:right="1560"/>
        </w:pPr>
      </w:p>
      <w:p w14:paraId="41369253" w14:textId="08D1815D" w:rsidR="0075790F" w:rsidRDefault="0075790F" w:rsidP="009F0EB0">
        <w:pPr>
          <w:pStyle w:val="Footer"/>
          <w:tabs>
            <w:tab w:val="left" w:pos="11160"/>
            <w:tab w:val="left" w:pos="11250"/>
          </w:tabs>
          <w:ind w:right="1200"/>
          <w:jc w:val="right"/>
        </w:pPr>
        <w:r>
          <w:rPr>
            <w:noProof/>
          </w:rPr>
          <mc:AlternateContent>
            <mc:Choice Requires="wps">
              <w:drawing>
                <wp:anchor distT="0" distB="0" distL="114300" distR="114300" simplePos="0" relativeHeight="251658240" behindDoc="0" locked="0" layoutInCell="1" allowOverlap="1" wp14:anchorId="21E93FCC" wp14:editId="44787487">
                  <wp:simplePos x="0" y="0"/>
                  <wp:positionH relativeFrom="column">
                    <wp:posOffset>-111125</wp:posOffset>
                  </wp:positionH>
                  <wp:positionV relativeFrom="paragraph">
                    <wp:posOffset>-69215</wp:posOffset>
                  </wp:positionV>
                  <wp:extent cx="3057525" cy="2952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30575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CAC9089" w14:textId="5060A0D0" w:rsidR="0075790F" w:rsidRPr="009B1D67" w:rsidRDefault="0075790F" w:rsidP="009B1D67">
                              <w:pPr>
                                <w:ind w:left="0"/>
                              </w:pPr>
                              <w:r w:rsidRPr="009B1D67">
                                <w:t>BYUI – CS 364 Software Engineering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E93FCC" id="Rectangle 14" o:spid="_x0000_s1026" style="position:absolute;left:0;text-align:left;margin-left:-8.75pt;margin-top:-5.45pt;width:240.75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" fillcolor="white [3201]" strokecolor="white [3212]" strokeweight="2pt">
                  <v:textbox>
                    <w:txbxContent>
                      <w:p w14:paraId="3CAC9089" w14:textId="5060A0D0" w:rsidR="0075790F" w:rsidRPr="009B1D67" w:rsidRDefault="0075790F" w:rsidP="009B1D67">
                        <w:pPr>
                          <w:ind w:left="0"/>
                        </w:pPr>
                        <w:r w:rsidRPr="009B1D67">
                          <w:t>BYUI – CS 364 Software Engineering I</w:t>
                        </w:r>
                      </w:p>
                    </w:txbxContent>
                  </v:textbox>
                </v:rect>
              </w:pict>
            </mc:Fallback>
          </mc:AlternateContent>
        </w: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14:paraId="70F130F4" w14:textId="0CBF333C" w:rsidR="0075790F" w:rsidRDefault="0075790F">
    <w:pPr>
      <w:pStyle w:val="BodyText"/>
      <w:spacing w:before="0"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7C036" w14:textId="77777777" w:rsidR="000E3762" w:rsidRDefault="000E3762">
      <w:r>
        <w:separator/>
      </w:r>
    </w:p>
  </w:footnote>
  <w:footnote w:type="continuationSeparator" w:id="0">
    <w:p w14:paraId="4EA8E251" w14:textId="77777777" w:rsidR="000E3762" w:rsidRDefault="000E3762">
      <w:r>
        <w:continuationSeparator/>
      </w:r>
    </w:p>
  </w:footnote>
  <w:footnote w:type="continuationNotice" w:id="1">
    <w:p w14:paraId="3A5164AD" w14:textId="77777777" w:rsidR="000E3762" w:rsidRDefault="000E37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840"/>
      <w:gridCol w:w="4840"/>
      <w:gridCol w:w="4840"/>
    </w:tblGrid>
    <w:tr w:rsidR="0075790F" w14:paraId="687F08B4" w14:textId="77777777" w:rsidTr="0CC7FDE6">
      <w:tc>
        <w:tcPr>
          <w:tcW w:w="4840" w:type="dxa"/>
        </w:tcPr>
        <w:p w14:paraId="2366AAFA" w14:textId="0DC9FA8E" w:rsidR="0075790F" w:rsidRDefault="0075790F" w:rsidP="0CC7FDE6">
          <w:pPr>
            <w:pStyle w:val="Header"/>
            <w:ind w:left="-115"/>
          </w:pPr>
        </w:p>
      </w:tc>
      <w:tc>
        <w:tcPr>
          <w:tcW w:w="4840" w:type="dxa"/>
        </w:tcPr>
        <w:p w14:paraId="6A3B53A0" w14:textId="13555FA3" w:rsidR="0075790F" w:rsidRDefault="0075790F" w:rsidP="0CC7FDE6">
          <w:pPr>
            <w:pStyle w:val="Header"/>
            <w:jc w:val="center"/>
          </w:pPr>
        </w:p>
      </w:tc>
      <w:tc>
        <w:tcPr>
          <w:tcW w:w="4840" w:type="dxa"/>
        </w:tcPr>
        <w:p w14:paraId="2449319E" w14:textId="518C0D18" w:rsidR="0075790F" w:rsidRDefault="0075790F" w:rsidP="0CC7FDE6">
          <w:pPr>
            <w:pStyle w:val="Header"/>
            <w:ind w:right="-115"/>
            <w:jc w:val="right"/>
          </w:pPr>
        </w:p>
      </w:tc>
    </w:tr>
  </w:tbl>
  <w:p w14:paraId="1DC8F554" w14:textId="611CAE35" w:rsidR="0075790F" w:rsidRDefault="0075790F" w:rsidP="0CC7F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840"/>
      <w:gridCol w:w="4840"/>
      <w:gridCol w:w="4840"/>
    </w:tblGrid>
    <w:tr w:rsidR="0075790F" w14:paraId="20F36E49" w14:textId="77777777" w:rsidTr="0CC7FDE6">
      <w:tc>
        <w:tcPr>
          <w:tcW w:w="4840" w:type="dxa"/>
        </w:tcPr>
        <w:p w14:paraId="0912891F" w14:textId="4B52F8C5" w:rsidR="0075790F" w:rsidRDefault="0075790F" w:rsidP="0CC7FDE6">
          <w:pPr>
            <w:pStyle w:val="Header"/>
            <w:ind w:left="-115"/>
          </w:pPr>
        </w:p>
      </w:tc>
      <w:tc>
        <w:tcPr>
          <w:tcW w:w="4840" w:type="dxa"/>
        </w:tcPr>
        <w:p w14:paraId="71D241D3" w14:textId="1C06C27E" w:rsidR="0075790F" w:rsidRDefault="0075790F" w:rsidP="0CC7FDE6">
          <w:pPr>
            <w:pStyle w:val="Header"/>
            <w:jc w:val="center"/>
          </w:pPr>
        </w:p>
      </w:tc>
      <w:tc>
        <w:tcPr>
          <w:tcW w:w="4840" w:type="dxa"/>
        </w:tcPr>
        <w:p w14:paraId="6DA56C38" w14:textId="01CB7B04" w:rsidR="0075790F" w:rsidRDefault="0075790F" w:rsidP="0CC7FDE6">
          <w:pPr>
            <w:pStyle w:val="Header"/>
            <w:ind w:right="-115"/>
            <w:jc w:val="right"/>
          </w:pPr>
        </w:p>
      </w:tc>
    </w:tr>
  </w:tbl>
  <w:p w14:paraId="01FAA626" w14:textId="462D91AA" w:rsidR="0075790F" w:rsidRDefault="0075790F" w:rsidP="0CC7FD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840"/>
      <w:gridCol w:w="4840"/>
      <w:gridCol w:w="4840"/>
    </w:tblGrid>
    <w:tr w:rsidR="0075790F" w14:paraId="24DA176C" w14:textId="77777777" w:rsidTr="0CC7FDE6">
      <w:tc>
        <w:tcPr>
          <w:tcW w:w="4840" w:type="dxa"/>
        </w:tcPr>
        <w:p w14:paraId="1926BA06" w14:textId="7A70FB8F" w:rsidR="0075790F" w:rsidRDefault="0075790F" w:rsidP="0CC7FDE6">
          <w:pPr>
            <w:pStyle w:val="Header"/>
            <w:ind w:left="-115"/>
          </w:pPr>
        </w:p>
      </w:tc>
      <w:tc>
        <w:tcPr>
          <w:tcW w:w="4840" w:type="dxa"/>
        </w:tcPr>
        <w:p w14:paraId="38F98792" w14:textId="2CEF9F3F" w:rsidR="0075790F" w:rsidRDefault="0075790F" w:rsidP="0CC7FDE6">
          <w:pPr>
            <w:pStyle w:val="Header"/>
            <w:jc w:val="center"/>
          </w:pPr>
        </w:p>
      </w:tc>
      <w:tc>
        <w:tcPr>
          <w:tcW w:w="4840" w:type="dxa"/>
        </w:tcPr>
        <w:p w14:paraId="7AE90475" w14:textId="00A1682E" w:rsidR="0075790F" w:rsidRDefault="0075790F" w:rsidP="0CC7FDE6">
          <w:pPr>
            <w:pStyle w:val="Header"/>
            <w:ind w:right="-115"/>
            <w:jc w:val="right"/>
          </w:pPr>
        </w:p>
      </w:tc>
    </w:tr>
  </w:tbl>
  <w:p w14:paraId="6416C477" w14:textId="6051E6B6" w:rsidR="0075790F" w:rsidRDefault="0075790F" w:rsidP="0CC7FDE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840"/>
      <w:gridCol w:w="4840"/>
      <w:gridCol w:w="4840"/>
    </w:tblGrid>
    <w:tr w:rsidR="0075790F" w14:paraId="0539130E" w14:textId="5D15306A" w:rsidTr="0CC7FDE6">
      <w:tc>
        <w:tcPr>
          <w:tcW w:w="4840" w:type="dxa"/>
        </w:tcPr>
        <w:p w14:paraId="717D2C80" w14:textId="06AD01E6" w:rsidR="0075790F" w:rsidRDefault="0075790F" w:rsidP="0CC7FDE6">
          <w:pPr>
            <w:pStyle w:val="Header"/>
            <w:ind w:left="-115"/>
          </w:pPr>
        </w:p>
      </w:tc>
      <w:tc>
        <w:tcPr>
          <w:tcW w:w="4840" w:type="dxa"/>
        </w:tcPr>
        <w:p w14:paraId="7A4B9B7A" w14:textId="01CA0575" w:rsidR="0075790F" w:rsidRDefault="0075790F" w:rsidP="0CC7FDE6">
          <w:pPr>
            <w:pStyle w:val="Header"/>
            <w:jc w:val="center"/>
          </w:pPr>
        </w:p>
      </w:tc>
      <w:tc>
        <w:tcPr>
          <w:tcW w:w="4840" w:type="dxa"/>
        </w:tcPr>
        <w:p w14:paraId="30C4CB83" w14:textId="42311A05" w:rsidR="0075790F" w:rsidRDefault="0075790F" w:rsidP="0CC7FDE6">
          <w:pPr>
            <w:pStyle w:val="Header"/>
            <w:ind w:right="-115"/>
            <w:jc w:val="right"/>
          </w:pPr>
        </w:p>
      </w:tc>
    </w:tr>
  </w:tbl>
  <w:p w14:paraId="5A0C2117" w14:textId="1D47B3ED" w:rsidR="0075790F" w:rsidRDefault="0075790F" w:rsidP="00E66D9C">
    <w:pPr>
      <w:pStyle w:val="Header"/>
      <w:ind w:left="0"/>
    </w:pPr>
  </w:p>
  <w:p w14:paraId="1E5E563C" w14:textId="73757B99" w:rsidR="0075790F" w:rsidDel="001A45B7" w:rsidRDefault="0075790F" w:rsidP="0CC7FDE6">
    <w:pPr>
      <w:pStyle w:val="Header"/>
      <w:rPr>
        <w:del w:id="20" w:author="{241d8342-56d5-41c7-b6bf-b1e84073f15c}" w:date="2020-07-11T15:07:00Z"/>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840"/>
      <w:gridCol w:w="4840"/>
      <w:gridCol w:w="4840"/>
    </w:tblGrid>
    <w:tr w:rsidR="0075790F" w14:paraId="669477F7" w14:textId="77777777" w:rsidTr="0CC7FDE6">
      <w:tc>
        <w:tcPr>
          <w:tcW w:w="4840" w:type="dxa"/>
        </w:tcPr>
        <w:p w14:paraId="5C0A39A6" w14:textId="77777777" w:rsidR="0075790F" w:rsidRDefault="0075790F" w:rsidP="0CC7FDE6">
          <w:pPr>
            <w:pStyle w:val="Header"/>
            <w:ind w:left="-115"/>
          </w:pPr>
        </w:p>
      </w:tc>
      <w:tc>
        <w:tcPr>
          <w:tcW w:w="4840" w:type="dxa"/>
        </w:tcPr>
        <w:p w14:paraId="0F5283AD" w14:textId="77777777" w:rsidR="0075790F" w:rsidRDefault="0075790F" w:rsidP="0CC7FDE6">
          <w:pPr>
            <w:pStyle w:val="Header"/>
            <w:jc w:val="center"/>
          </w:pPr>
        </w:p>
      </w:tc>
      <w:tc>
        <w:tcPr>
          <w:tcW w:w="4840" w:type="dxa"/>
        </w:tcPr>
        <w:p w14:paraId="6B924CAD" w14:textId="77777777" w:rsidR="0075790F" w:rsidRDefault="0075790F" w:rsidP="0CC7FDE6">
          <w:pPr>
            <w:pStyle w:val="Header"/>
            <w:ind w:right="-115"/>
            <w:jc w:val="right"/>
          </w:pPr>
        </w:p>
      </w:tc>
    </w:tr>
  </w:tbl>
  <w:p w14:paraId="7943F830" w14:textId="77777777" w:rsidR="0075790F" w:rsidRDefault="0075790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840"/>
      <w:gridCol w:w="4840"/>
      <w:gridCol w:w="4840"/>
    </w:tblGrid>
    <w:tr w:rsidR="0075790F" w14:paraId="3BC9E7DB" w14:textId="77777777" w:rsidTr="0CC7FDE6">
      <w:tc>
        <w:tcPr>
          <w:tcW w:w="4840" w:type="dxa"/>
        </w:tcPr>
        <w:p w14:paraId="190EAA68" w14:textId="2E978519" w:rsidR="0075790F" w:rsidRDefault="0075790F" w:rsidP="0CC7FDE6">
          <w:pPr>
            <w:pStyle w:val="Header"/>
            <w:ind w:left="-115"/>
          </w:pPr>
        </w:p>
      </w:tc>
      <w:tc>
        <w:tcPr>
          <w:tcW w:w="4840" w:type="dxa"/>
        </w:tcPr>
        <w:p w14:paraId="438EE7C2" w14:textId="0FE74181" w:rsidR="0075790F" w:rsidRDefault="0075790F" w:rsidP="0CC7FDE6">
          <w:pPr>
            <w:pStyle w:val="Header"/>
            <w:jc w:val="center"/>
          </w:pPr>
        </w:p>
      </w:tc>
      <w:tc>
        <w:tcPr>
          <w:tcW w:w="4840" w:type="dxa"/>
        </w:tcPr>
        <w:p w14:paraId="13D3D495" w14:textId="591C043A" w:rsidR="0075790F" w:rsidRDefault="0075790F" w:rsidP="0CC7FDE6">
          <w:pPr>
            <w:pStyle w:val="Header"/>
            <w:ind w:right="-115"/>
            <w:jc w:val="right"/>
          </w:pPr>
        </w:p>
      </w:tc>
    </w:tr>
  </w:tbl>
  <w:p w14:paraId="2ABCD489" w14:textId="5AB1148E" w:rsidR="0075790F" w:rsidRDefault="0075790F" w:rsidP="0CC7FDE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4840"/>
      <w:gridCol w:w="4840"/>
      <w:gridCol w:w="4840"/>
    </w:tblGrid>
    <w:tr w:rsidR="0075790F" w14:paraId="0DC7333D" w14:textId="77777777" w:rsidTr="0CC7FDE6">
      <w:tc>
        <w:tcPr>
          <w:tcW w:w="4840" w:type="dxa"/>
        </w:tcPr>
        <w:p w14:paraId="12C2798C" w14:textId="4B7C52A9" w:rsidR="0075790F" w:rsidRDefault="0075790F" w:rsidP="0CC7FDE6">
          <w:pPr>
            <w:pStyle w:val="Header"/>
            <w:ind w:left="-115"/>
          </w:pPr>
        </w:p>
      </w:tc>
      <w:tc>
        <w:tcPr>
          <w:tcW w:w="4840" w:type="dxa"/>
        </w:tcPr>
        <w:p w14:paraId="06AB6D19" w14:textId="278B51C2" w:rsidR="0075790F" w:rsidRDefault="0075790F" w:rsidP="0CC7FDE6">
          <w:pPr>
            <w:pStyle w:val="Header"/>
            <w:jc w:val="center"/>
          </w:pPr>
        </w:p>
      </w:tc>
      <w:tc>
        <w:tcPr>
          <w:tcW w:w="4840" w:type="dxa"/>
        </w:tcPr>
        <w:p w14:paraId="164A59CD" w14:textId="19BE41B0" w:rsidR="0075790F" w:rsidRDefault="0075790F" w:rsidP="0CC7FDE6">
          <w:pPr>
            <w:pStyle w:val="Header"/>
            <w:ind w:right="-115"/>
            <w:jc w:val="right"/>
          </w:pPr>
        </w:p>
      </w:tc>
    </w:tr>
  </w:tbl>
  <w:p w14:paraId="39BFEA6A" w14:textId="4600CC56" w:rsidR="0075790F" w:rsidRDefault="0075790F" w:rsidP="0CC7FD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CD443542"/>
    <w:lvl w:ilvl="0">
      <w:start w:val="1"/>
      <w:numFmt w:val="decimal"/>
      <w:lvlText w:val="%1."/>
      <w:lvlJc w:val="left"/>
      <w:pPr>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b/>
        <w:bCs w:val="0"/>
        <w:i w:val="0"/>
        <w:iCs/>
        <w:sz w:val="24"/>
        <w:szCs w:val="24"/>
      </w:rPr>
    </w:lvl>
    <w:lvl w:ilvl="3">
      <w:start w:val="1"/>
      <w:numFmt w:val="decimal"/>
      <w:pStyle w:val="Heading4"/>
      <w:lvlText w:val="%1.%2.%3.%4"/>
      <w:legacy w:legacy="1" w:legacySpace="144" w:legacyIndent="0"/>
      <w:lvlJc w:val="left"/>
      <w:rPr>
        <w:b/>
        <w:bCs w:val="0"/>
        <w:i w:val="0"/>
        <w:iCs/>
        <w:sz w:val="24"/>
        <w:szCs w:val="24"/>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14224"/>
    <w:multiLevelType w:val="multilevel"/>
    <w:tmpl w:val="64C66D80"/>
    <w:lvl w:ilvl="0">
      <w:start w:val="1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1C21F1B"/>
    <w:multiLevelType w:val="multilevel"/>
    <w:tmpl w:val="0D6E930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4393078"/>
    <w:multiLevelType w:val="multilevel"/>
    <w:tmpl w:val="6CF4514C"/>
    <w:lvl w:ilvl="0">
      <w:start w:val="8"/>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98C5FA1"/>
    <w:multiLevelType w:val="hybridMultilevel"/>
    <w:tmpl w:val="EF74BAD6"/>
    <w:lvl w:ilvl="0" w:tplc="1D0A5E48">
      <w:start w:val="1"/>
      <w:numFmt w:val="decimal"/>
      <w:lvlText w:val="%1."/>
      <w:lvlJc w:val="left"/>
      <w:pPr>
        <w:ind w:left="720" w:hanging="360"/>
      </w:pPr>
    </w:lvl>
    <w:lvl w:ilvl="1" w:tplc="68CEFD48">
      <w:start w:val="1"/>
      <w:numFmt w:val="lowerLetter"/>
      <w:lvlText w:val="%2."/>
      <w:lvlJc w:val="left"/>
      <w:pPr>
        <w:ind w:left="1440" w:hanging="360"/>
      </w:pPr>
    </w:lvl>
    <w:lvl w:ilvl="2" w:tplc="77B8704C">
      <w:start w:val="1"/>
      <w:numFmt w:val="lowerRoman"/>
      <w:lvlText w:val="%3."/>
      <w:lvlJc w:val="right"/>
      <w:pPr>
        <w:ind w:left="2160" w:hanging="180"/>
      </w:pPr>
    </w:lvl>
    <w:lvl w:ilvl="3" w:tplc="B530A482">
      <w:start w:val="1"/>
      <w:numFmt w:val="decimal"/>
      <w:lvlText w:val="%4."/>
      <w:lvlJc w:val="left"/>
      <w:pPr>
        <w:ind w:left="2880" w:hanging="360"/>
      </w:pPr>
    </w:lvl>
    <w:lvl w:ilvl="4" w:tplc="9FF64808">
      <w:start w:val="1"/>
      <w:numFmt w:val="lowerLetter"/>
      <w:lvlText w:val="%5."/>
      <w:lvlJc w:val="left"/>
      <w:pPr>
        <w:ind w:left="3600" w:hanging="360"/>
      </w:pPr>
    </w:lvl>
    <w:lvl w:ilvl="5" w:tplc="B09280B8">
      <w:start w:val="1"/>
      <w:numFmt w:val="lowerRoman"/>
      <w:lvlText w:val="%6."/>
      <w:lvlJc w:val="right"/>
      <w:pPr>
        <w:ind w:left="4320" w:hanging="180"/>
      </w:pPr>
    </w:lvl>
    <w:lvl w:ilvl="6" w:tplc="A770FA30">
      <w:start w:val="1"/>
      <w:numFmt w:val="decimal"/>
      <w:lvlText w:val="%7."/>
      <w:lvlJc w:val="left"/>
      <w:pPr>
        <w:ind w:left="5040" w:hanging="360"/>
      </w:pPr>
    </w:lvl>
    <w:lvl w:ilvl="7" w:tplc="8778811E">
      <w:start w:val="1"/>
      <w:numFmt w:val="lowerLetter"/>
      <w:lvlText w:val="%8."/>
      <w:lvlJc w:val="left"/>
      <w:pPr>
        <w:ind w:left="5760" w:hanging="360"/>
      </w:pPr>
    </w:lvl>
    <w:lvl w:ilvl="8" w:tplc="E9DC3C14">
      <w:start w:val="1"/>
      <w:numFmt w:val="lowerRoman"/>
      <w:lvlText w:val="%9."/>
      <w:lvlJc w:val="right"/>
      <w:pPr>
        <w:ind w:left="6480" w:hanging="180"/>
      </w:pPr>
    </w:lvl>
  </w:abstractNum>
  <w:abstractNum w:abstractNumId="5" w15:restartNumberingAfterBreak="0">
    <w:nsid w:val="1120380F"/>
    <w:multiLevelType w:val="hybridMultilevel"/>
    <w:tmpl w:val="FFFFFFFF"/>
    <w:lvl w:ilvl="0" w:tplc="BFACC19A">
      <w:start w:val="1"/>
      <w:numFmt w:val="decimal"/>
      <w:lvlText w:val="%1."/>
      <w:lvlJc w:val="left"/>
      <w:pPr>
        <w:ind w:left="720" w:hanging="360"/>
      </w:pPr>
    </w:lvl>
    <w:lvl w:ilvl="1" w:tplc="C76AD55A">
      <w:start w:val="1"/>
      <w:numFmt w:val="lowerLetter"/>
      <w:lvlText w:val="%2."/>
      <w:lvlJc w:val="left"/>
      <w:pPr>
        <w:ind w:left="1440" w:hanging="360"/>
      </w:pPr>
    </w:lvl>
    <w:lvl w:ilvl="2" w:tplc="7F58B378">
      <w:start w:val="1"/>
      <w:numFmt w:val="lowerRoman"/>
      <w:lvlText w:val="%3."/>
      <w:lvlJc w:val="right"/>
      <w:pPr>
        <w:ind w:left="2160" w:hanging="180"/>
      </w:pPr>
    </w:lvl>
    <w:lvl w:ilvl="3" w:tplc="7A7A1F8C">
      <w:start w:val="1"/>
      <w:numFmt w:val="decimal"/>
      <w:lvlText w:val="%4."/>
      <w:lvlJc w:val="left"/>
      <w:pPr>
        <w:ind w:left="2880" w:hanging="360"/>
      </w:pPr>
    </w:lvl>
    <w:lvl w:ilvl="4" w:tplc="BD02AF50">
      <w:start w:val="1"/>
      <w:numFmt w:val="lowerLetter"/>
      <w:lvlText w:val="%5."/>
      <w:lvlJc w:val="left"/>
      <w:pPr>
        <w:ind w:left="3600" w:hanging="360"/>
      </w:pPr>
    </w:lvl>
    <w:lvl w:ilvl="5" w:tplc="2DA22EDE">
      <w:start w:val="1"/>
      <w:numFmt w:val="lowerRoman"/>
      <w:lvlText w:val="%6."/>
      <w:lvlJc w:val="right"/>
      <w:pPr>
        <w:ind w:left="4320" w:hanging="180"/>
      </w:pPr>
    </w:lvl>
    <w:lvl w:ilvl="6" w:tplc="7FD0F090">
      <w:start w:val="1"/>
      <w:numFmt w:val="decimal"/>
      <w:lvlText w:val="%7."/>
      <w:lvlJc w:val="left"/>
      <w:pPr>
        <w:ind w:left="5040" w:hanging="360"/>
      </w:pPr>
    </w:lvl>
    <w:lvl w:ilvl="7" w:tplc="62FA66B4">
      <w:start w:val="1"/>
      <w:numFmt w:val="lowerLetter"/>
      <w:lvlText w:val="%8."/>
      <w:lvlJc w:val="left"/>
      <w:pPr>
        <w:ind w:left="5760" w:hanging="360"/>
      </w:pPr>
    </w:lvl>
    <w:lvl w:ilvl="8" w:tplc="97C6F540">
      <w:start w:val="1"/>
      <w:numFmt w:val="lowerRoman"/>
      <w:lvlText w:val="%9."/>
      <w:lvlJc w:val="right"/>
      <w:pPr>
        <w:ind w:left="6480" w:hanging="180"/>
      </w:pPr>
    </w:lvl>
  </w:abstractNum>
  <w:abstractNum w:abstractNumId="6" w15:restartNumberingAfterBreak="0">
    <w:nsid w:val="13C770E8"/>
    <w:multiLevelType w:val="multilevel"/>
    <w:tmpl w:val="3A6219F2"/>
    <w:lvl w:ilvl="0">
      <w:start w:val="1"/>
      <w:numFmt w:val="decimal"/>
      <w:lvlText w:val="%1."/>
      <w:lvlJc w:val="left"/>
      <w:pPr>
        <w:ind w:left="610" w:hanging="610"/>
      </w:pPr>
    </w:lvl>
    <w:lvl w:ilvl="1">
      <w:start w:val="2"/>
      <w:numFmt w:val="decimal"/>
      <w:lvlText w:val="%1.%2"/>
      <w:lvlJc w:val="left"/>
      <w:pPr>
        <w:ind w:left="610" w:hanging="610"/>
      </w:pPr>
      <w:rPr>
        <w:rFonts w:ascii="Segoe UI" w:eastAsia="Segoe UI" w:hAnsi="Segoe UI" w:cs="Segoe UI" w:hint="default"/>
        <w:b/>
        <w:bCs/>
        <w:spacing w:val="-1"/>
        <w:w w:val="100"/>
        <w:sz w:val="36"/>
        <w:szCs w:val="36"/>
      </w:rPr>
    </w:lvl>
    <w:lvl w:ilvl="2">
      <w:start w:val="1"/>
      <w:numFmt w:val="decimal"/>
      <w:lvlText w:val="%1.%2.%3"/>
      <w:lvlJc w:val="left"/>
      <w:pPr>
        <w:ind w:left="4494" w:hanging="763"/>
      </w:pPr>
      <w:rPr>
        <w:rFonts w:hint="default"/>
        <w:b/>
        <w:bCs/>
        <w:spacing w:val="-1"/>
        <w:w w:val="100"/>
      </w:rPr>
    </w:lvl>
    <w:lvl w:ilvl="3">
      <w:start w:val="1"/>
      <w:numFmt w:val="bullet"/>
      <w:lvlText w:val=""/>
      <w:lvlJc w:val="left"/>
      <w:pPr>
        <w:ind w:left="721" w:hanging="360"/>
      </w:pPr>
      <w:rPr>
        <w:rFonts w:ascii="Symbol" w:hAnsi="Symbol" w:hint="default"/>
        <w:w w:val="99"/>
        <w:sz w:val="20"/>
        <w:szCs w:val="20"/>
      </w:rPr>
    </w:lvl>
    <w:lvl w:ilvl="4">
      <w:numFmt w:val="bullet"/>
      <w:lvlText w:val="•"/>
      <w:lvlJc w:val="left"/>
      <w:pPr>
        <w:ind w:left="4181" w:hanging="360"/>
      </w:pPr>
      <w:rPr>
        <w:rFonts w:hint="default"/>
      </w:rPr>
    </w:lvl>
    <w:lvl w:ilvl="5">
      <w:numFmt w:val="bullet"/>
      <w:lvlText w:val="•"/>
      <w:lvlJc w:val="left"/>
      <w:pPr>
        <w:ind w:left="5851" w:hanging="360"/>
      </w:pPr>
      <w:rPr>
        <w:rFonts w:hint="default"/>
      </w:rPr>
    </w:lvl>
    <w:lvl w:ilvl="6">
      <w:numFmt w:val="bullet"/>
      <w:lvlText w:val="•"/>
      <w:lvlJc w:val="left"/>
      <w:pPr>
        <w:ind w:left="7521" w:hanging="360"/>
      </w:pPr>
      <w:rPr>
        <w:rFonts w:hint="default"/>
      </w:rPr>
    </w:lvl>
    <w:lvl w:ilvl="7">
      <w:numFmt w:val="bullet"/>
      <w:lvlText w:val="•"/>
      <w:lvlJc w:val="left"/>
      <w:pPr>
        <w:ind w:left="9191" w:hanging="360"/>
      </w:pPr>
      <w:rPr>
        <w:rFonts w:hint="default"/>
      </w:rPr>
    </w:lvl>
    <w:lvl w:ilvl="8">
      <w:numFmt w:val="bullet"/>
      <w:lvlText w:val="•"/>
      <w:lvlJc w:val="left"/>
      <w:pPr>
        <w:ind w:left="10861" w:hanging="360"/>
      </w:pPr>
      <w:rPr>
        <w:rFonts w:hint="default"/>
      </w:rPr>
    </w:lvl>
  </w:abstractNum>
  <w:abstractNum w:abstractNumId="7" w15:restartNumberingAfterBreak="0">
    <w:nsid w:val="1CA634F6"/>
    <w:multiLevelType w:val="hybridMultilevel"/>
    <w:tmpl w:val="F0C2E61E"/>
    <w:lvl w:ilvl="0" w:tplc="74C405FE">
      <w:start w:val="9"/>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D5A27"/>
    <w:multiLevelType w:val="hybridMultilevel"/>
    <w:tmpl w:val="FFFFFFFF"/>
    <w:lvl w:ilvl="0" w:tplc="9788E194">
      <w:start w:val="1"/>
      <w:numFmt w:val="decimal"/>
      <w:lvlText w:val="%1."/>
      <w:lvlJc w:val="left"/>
      <w:pPr>
        <w:ind w:left="720" w:hanging="360"/>
      </w:pPr>
    </w:lvl>
    <w:lvl w:ilvl="1" w:tplc="935C9B36">
      <w:start w:val="1"/>
      <w:numFmt w:val="lowerLetter"/>
      <w:lvlText w:val="%2."/>
      <w:lvlJc w:val="left"/>
      <w:pPr>
        <w:ind w:left="1440" w:hanging="360"/>
      </w:pPr>
    </w:lvl>
    <w:lvl w:ilvl="2" w:tplc="FA0AE00A">
      <w:start w:val="1"/>
      <w:numFmt w:val="lowerRoman"/>
      <w:lvlText w:val="%3."/>
      <w:lvlJc w:val="right"/>
      <w:pPr>
        <w:ind w:left="2160" w:hanging="180"/>
      </w:pPr>
    </w:lvl>
    <w:lvl w:ilvl="3" w:tplc="617AE090">
      <w:start w:val="1"/>
      <w:numFmt w:val="decimal"/>
      <w:lvlText w:val="%4."/>
      <w:lvlJc w:val="left"/>
      <w:pPr>
        <w:ind w:left="2880" w:hanging="360"/>
      </w:pPr>
    </w:lvl>
    <w:lvl w:ilvl="4" w:tplc="8A8A31DC">
      <w:start w:val="1"/>
      <w:numFmt w:val="lowerLetter"/>
      <w:lvlText w:val="%5."/>
      <w:lvlJc w:val="left"/>
      <w:pPr>
        <w:ind w:left="3600" w:hanging="360"/>
      </w:pPr>
    </w:lvl>
    <w:lvl w:ilvl="5" w:tplc="503A2FD0">
      <w:start w:val="1"/>
      <w:numFmt w:val="lowerRoman"/>
      <w:lvlText w:val="%6."/>
      <w:lvlJc w:val="right"/>
      <w:pPr>
        <w:ind w:left="4320" w:hanging="180"/>
      </w:pPr>
    </w:lvl>
    <w:lvl w:ilvl="6" w:tplc="88828896">
      <w:start w:val="1"/>
      <w:numFmt w:val="decimal"/>
      <w:lvlText w:val="%7."/>
      <w:lvlJc w:val="left"/>
      <w:pPr>
        <w:ind w:left="5040" w:hanging="360"/>
      </w:pPr>
    </w:lvl>
    <w:lvl w:ilvl="7" w:tplc="885C9D2A">
      <w:start w:val="1"/>
      <w:numFmt w:val="lowerLetter"/>
      <w:lvlText w:val="%8."/>
      <w:lvlJc w:val="left"/>
      <w:pPr>
        <w:ind w:left="5760" w:hanging="360"/>
      </w:pPr>
    </w:lvl>
    <w:lvl w:ilvl="8" w:tplc="F8FC9352">
      <w:start w:val="1"/>
      <w:numFmt w:val="lowerRoman"/>
      <w:lvlText w:val="%9."/>
      <w:lvlJc w:val="right"/>
      <w:pPr>
        <w:ind w:left="6480" w:hanging="180"/>
      </w:pPr>
    </w:lvl>
  </w:abstractNum>
  <w:abstractNum w:abstractNumId="9" w15:restartNumberingAfterBreak="0">
    <w:nsid w:val="22166A28"/>
    <w:multiLevelType w:val="multilevel"/>
    <w:tmpl w:val="B950E1B4"/>
    <w:lvl w:ilvl="0">
      <w:start w:val="8"/>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D846F8"/>
    <w:multiLevelType w:val="hybridMultilevel"/>
    <w:tmpl w:val="FFFFFFFF"/>
    <w:lvl w:ilvl="0" w:tplc="A0685FC0">
      <w:start w:val="1"/>
      <w:numFmt w:val="decimal"/>
      <w:lvlText w:val="%1."/>
      <w:lvlJc w:val="left"/>
      <w:pPr>
        <w:ind w:left="720" w:hanging="360"/>
      </w:pPr>
    </w:lvl>
    <w:lvl w:ilvl="1" w:tplc="A18AA220">
      <w:start w:val="1"/>
      <w:numFmt w:val="lowerLetter"/>
      <w:lvlText w:val="%2."/>
      <w:lvlJc w:val="left"/>
      <w:pPr>
        <w:ind w:left="1440" w:hanging="360"/>
      </w:pPr>
    </w:lvl>
    <w:lvl w:ilvl="2" w:tplc="5726BA14">
      <w:start w:val="1"/>
      <w:numFmt w:val="lowerRoman"/>
      <w:lvlText w:val="%3."/>
      <w:lvlJc w:val="right"/>
      <w:pPr>
        <w:ind w:left="2160" w:hanging="180"/>
      </w:pPr>
    </w:lvl>
    <w:lvl w:ilvl="3" w:tplc="4B86A94E">
      <w:start w:val="1"/>
      <w:numFmt w:val="decimal"/>
      <w:lvlText w:val="%4."/>
      <w:lvlJc w:val="left"/>
      <w:pPr>
        <w:ind w:left="2880" w:hanging="360"/>
      </w:pPr>
    </w:lvl>
    <w:lvl w:ilvl="4" w:tplc="B260AED6">
      <w:start w:val="1"/>
      <w:numFmt w:val="lowerLetter"/>
      <w:lvlText w:val="%5."/>
      <w:lvlJc w:val="left"/>
      <w:pPr>
        <w:ind w:left="3600" w:hanging="360"/>
      </w:pPr>
    </w:lvl>
    <w:lvl w:ilvl="5" w:tplc="F85EB222">
      <w:start w:val="1"/>
      <w:numFmt w:val="lowerRoman"/>
      <w:lvlText w:val="%6."/>
      <w:lvlJc w:val="right"/>
      <w:pPr>
        <w:ind w:left="4320" w:hanging="180"/>
      </w:pPr>
    </w:lvl>
    <w:lvl w:ilvl="6" w:tplc="416E7746">
      <w:start w:val="1"/>
      <w:numFmt w:val="decimal"/>
      <w:lvlText w:val="%7."/>
      <w:lvlJc w:val="left"/>
      <w:pPr>
        <w:ind w:left="5040" w:hanging="360"/>
      </w:pPr>
    </w:lvl>
    <w:lvl w:ilvl="7" w:tplc="23282D4E">
      <w:start w:val="1"/>
      <w:numFmt w:val="lowerLetter"/>
      <w:lvlText w:val="%8."/>
      <w:lvlJc w:val="left"/>
      <w:pPr>
        <w:ind w:left="5760" w:hanging="360"/>
      </w:pPr>
    </w:lvl>
    <w:lvl w:ilvl="8" w:tplc="925E9BBA">
      <w:start w:val="1"/>
      <w:numFmt w:val="lowerRoman"/>
      <w:lvlText w:val="%9."/>
      <w:lvlJc w:val="right"/>
      <w:pPr>
        <w:ind w:left="6480" w:hanging="180"/>
      </w:pPr>
    </w:lvl>
  </w:abstractNum>
  <w:abstractNum w:abstractNumId="11" w15:restartNumberingAfterBreak="0">
    <w:nsid w:val="25933CAE"/>
    <w:multiLevelType w:val="hybridMultilevel"/>
    <w:tmpl w:val="FFFFFFFF"/>
    <w:lvl w:ilvl="0" w:tplc="307EB69C">
      <w:start w:val="1"/>
      <w:numFmt w:val="decimal"/>
      <w:lvlText w:val="%1."/>
      <w:lvlJc w:val="left"/>
      <w:pPr>
        <w:ind w:left="720" w:hanging="360"/>
      </w:pPr>
    </w:lvl>
    <w:lvl w:ilvl="1" w:tplc="FD60E7AA">
      <w:start w:val="1"/>
      <w:numFmt w:val="lowerLetter"/>
      <w:lvlText w:val="%2."/>
      <w:lvlJc w:val="left"/>
      <w:pPr>
        <w:ind w:left="1440" w:hanging="360"/>
      </w:pPr>
    </w:lvl>
    <w:lvl w:ilvl="2" w:tplc="0FEADAB2">
      <w:start w:val="1"/>
      <w:numFmt w:val="lowerRoman"/>
      <w:lvlText w:val="%3."/>
      <w:lvlJc w:val="right"/>
      <w:pPr>
        <w:ind w:left="2160" w:hanging="180"/>
      </w:pPr>
    </w:lvl>
    <w:lvl w:ilvl="3" w:tplc="9E409E42">
      <w:start w:val="1"/>
      <w:numFmt w:val="decimal"/>
      <w:lvlText w:val="%4."/>
      <w:lvlJc w:val="left"/>
      <w:pPr>
        <w:ind w:left="2880" w:hanging="360"/>
      </w:pPr>
    </w:lvl>
    <w:lvl w:ilvl="4" w:tplc="BAFCECE6">
      <w:start w:val="1"/>
      <w:numFmt w:val="lowerLetter"/>
      <w:lvlText w:val="%5."/>
      <w:lvlJc w:val="left"/>
      <w:pPr>
        <w:ind w:left="3600" w:hanging="360"/>
      </w:pPr>
    </w:lvl>
    <w:lvl w:ilvl="5" w:tplc="E036FAE6">
      <w:start w:val="1"/>
      <w:numFmt w:val="lowerRoman"/>
      <w:lvlText w:val="%6."/>
      <w:lvlJc w:val="right"/>
      <w:pPr>
        <w:ind w:left="4320" w:hanging="180"/>
      </w:pPr>
    </w:lvl>
    <w:lvl w:ilvl="6" w:tplc="07A6C3A2">
      <w:start w:val="1"/>
      <w:numFmt w:val="decimal"/>
      <w:lvlText w:val="%7."/>
      <w:lvlJc w:val="left"/>
      <w:pPr>
        <w:ind w:left="5040" w:hanging="360"/>
      </w:pPr>
    </w:lvl>
    <w:lvl w:ilvl="7" w:tplc="9C447E40">
      <w:start w:val="1"/>
      <w:numFmt w:val="lowerLetter"/>
      <w:lvlText w:val="%8."/>
      <w:lvlJc w:val="left"/>
      <w:pPr>
        <w:ind w:left="5760" w:hanging="360"/>
      </w:pPr>
    </w:lvl>
    <w:lvl w:ilvl="8" w:tplc="E0B0437C">
      <w:start w:val="1"/>
      <w:numFmt w:val="lowerRoman"/>
      <w:lvlText w:val="%9."/>
      <w:lvlJc w:val="right"/>
      <w:pPr>
        <w:ind w:left="6480" w:hanging="180"/>
      </w:pPr>
    </w:lvl>
  </w:abstractNum>
  <w:abstractNum w:abstractNumId="12" w15:restartNumberingAfterBreak="0">
    <w:nsid w:val="2B064EFC"/>
    <w:multiLevelType w:val="hybridMultilevel"/>
    <w:tmpl w:val="FFFFFFFF"/>
    <w:lvl w:ilvl="0" w:tplc="DA92C5C2">
      <w:start w:val="1"/>
      <w:numFmt w:val="decimal"/>
      <w:lvlText w:val="%1."/>
      <w:lvlJc w:val="left"/>
      <w:pPr>
        <w:ind w:left="720" w:hanging="360"/>
      </w:pPr>
    </w:lvl>
    <w:lvl w:ilvl="1" w:tplc="1638CA20">
      <w:start w:val="1"/>
      <w:numFmt w:val="lowerLetter"/>
      <w:lvlText w:val="%2."/>
      <w:lvlJc w:val="left"/>
      <w:pPr>
        <w:ind w:left="1440" w:hanging="360"/>
      </w:pPr>
    </w:lvl>
    <w:lvl w:ilvl="2" w:tplc="DC229496">
      <w:start w:val="1"/>
      <w:numFmt w:val="lowerRoman"/>
      <w:lvlText w:val="%3."/>
      <w:lvlJc w:val="right"/>
      <w:pPr>
        <w:ind w:left="2160" w:hanging="180"/>
      </w:pPr>
    </w:lvl>
    <w:lvl w:ilvl="3" w:tplc="EB24817A">
      <w:start w:val="1"/>
      <w:numFmt w:val="decimal"/>
      <w:lvlText w:val="%4."/>
      <w:lvlJc w:val="left"/>
      <w:pPr>
        <w:ind w:left="2880" w:hanging="360"/>
      </w:pPr>
    </w:lvl>
    <w:lvl w:ilvl="4" w:tplc="9A0A1E18">
      <w:start w:val="1"/>
      <w:numFmt w:val="lowerLetter"/>
      <w:lvlText w:val="%5."/>
      <w:lvlJc w:val="left"/>
      <w:pPr>
        <w:ind w:left="3600" w:hanging="360"/>
      </w:pPr>
    </w:lvl>
    <w:lvl w:ilvl="5" w:tplc="090A2230">
      <w:start w:val="1"/>
      <w:numFmt w:val="lowerRoman"/>
      <w:lvlText w:val="%6."/>
      <w:lvlJc w:val="right"/>
      <w:pPr>
        <w:ind w:left="4320" w:hanging="180"/>
      </w:pPr>
    </w:lvl>
    <w:lvl w:ilvl="6" w:tplc="D4649930">
      <w:start w:val="1"/>
      <w:numFmt w:val="decimal"/>
      <w:lvlText w:val="%7."/>
      <w:lvlJc w:val="left"/>
      <w:pPr>
        <w:ind w:left="5040" w:hanging="360"/>
      </w:pPr>
    </w:lvl>
    <w:lvl w:ilvl="7" w:tplc="4E34848E">
      <w:start w:val="1"/>
      <w:numFmt w:val="lowerLetter"/>
      <w:lvlText w:val="%8."/>
      <w:lvlJc w:val="left"/>
      <w:pPr>
        <w:ind w:left="5760" w:hanging="360"/>
      </w:pPr>
    </w:lvl>
    <w:lvl w:ilvl="8" w:tplc="BF12D14C">
      <w:start w:val="1"/>
      <w:numFmt w:val="lowerRoman"/>
      <w:lvlText w:val="%9."/>
      <w:lvlJc w:val="right"/>
      <w:pPr>
        <w:ind w:left="6480" w:hanging="180"/>
      </w:pPr>
    </w:lvl>
  </w:abstractNum>
  <w:abstractNum w:abstractNumId="13" w15:restartNumberingAfterBreak="0">
    <w:nsid w:val="2CDD6799"/>
    <w:multiLevelType w:val="hybridMultilevel"/>
    <w:tmpl w:val="31DC4BCE"/>
    <w:lvl w:ilvl="0" w:tplc="A9A6D318">
      <w:start w:val="1"/>
      <w:numFmt w:val="decimal"/>
      <w:lvlText w:val="[%1]"/>
      <w:lvlJc w:val="left"/>
      <w:pPr>
        <w:ind w:left="320" w:hanging="339"/>
      </w:pPr>
      <w:rPr>
        <w:rFonts w:ascii="Segoe UI" w:eastAsia="Segoe UI" w:hAnsi="Segoe UI" w:cs="Segoe UI" w:hint="default"/>
        <w:w w:val="100"/>
        <w:sz w:val="24"/>
        <w:szCs w:val="24"/>
        <w:lang w:val="en-US" w:eastAsia="en-US" w:bidi="en-US"/>
      </w:rPr>
    </w:lvl>
    <w:lvl w:ilvl="1" w:tplc="F224E4AA">
      <w:numFmt w:val="bullet"/>
      <w:lvlText w:val=""/>
      <w:lvlJc w:val="left"/>
      <w:pPr>
        <w:ind w:left="1040" w:hanging="360"/>
      </w:pPr>
      <w:rPr>
        <w:rFonts w:ascii="Symbol" w:eastAsia="Symbol" w:hAnsi="Symbol" w:cs="Symbol" w:hint="default"/>
        <w:w w:val="99"/>
        <w:sz w:val="20"/>
        <w:szCs w:val="20"/>
        <w:lang w:val="en-US" w:eastAsia="en-US" w:bidi="en-US"/>
      </w:rPr>
    </w:lvl>
    <w:lvl w:ilvl="2" w:tplc="E99C8560">
      <w:numFmt w:val="bullet"/>
      <w:lvlText w:val="•"/>
      <w:lvlJc w:val="left"/>
      <w:pPr>
        <w:ind w:left="2537" w:hanging="360"/>
      </w:pPr>
      <w:rPr>
        <w:rFonts w:hint="default"/>
        <w:lang w:val="en-US" w:eastAsia="en-US" w:bidi="en-US"/>
      </w:rPr>
    </w:lvl>
    <w:lvl w:ilvl="3" w:tplc="2AC2A1E4">
      <w:numFmt w:val="bullet"/>
      <w:lvlText w:val="•"/>
      <w:lvlJc w:val="left"/>
      <w:pPr>
        <w:ind w:left="4035" w:hanging="360"/>
      </w:pPr>
      <w:rPr>
        <w:rFonts w:hint="default"/>
        <w:lang w:val="en-US" w:eastAsia="en-US" w:bidi="en-US"/>
      </w:rPr>
    </w:lvl>
    <w:lvl w:ilvl="4" w:tplc="48321410">
      <w:numFmt w:val="bullet"/>
      <w:lvlText w:val="•"/>
      <w:lvlJc w:val="left"/>
      <w:pPr>
        <w:ind w:left="5533" w:hanging="360"/>
      </w:pPr>
      <w:rPr>
        <w:rFonts w:hint="default"/>
        <w:lang w:val="en-US" w:eastAsia="en-US" w:bidi="en-US"/>
      </w:rPr>
    </w:lvl>
    <w:lvl w:ilvl="5" w:tplc="FC3E82EA">
      <w:numFmt w:val="bullet"/>
      <w:lvlText w:val="•"/>
      <w:lvlJc w:val="left"/>
      <w:pPr>
        <w:ind w:left="7031" w:hanging="360"/>
      </w:pPr>
      <w:rPr>
        <w:rFonts w:hint="default"/>
        <w:lang w:val="en-US" w:eastAsia="en-US" w:bidi="en-US"/>
      </w:rPr>
    </w:lvl>
    <w:lvl w:ilvl="6" w:tplc="E0722246">
      <w:numFmt w:val="bullet"/>
      <w:lvlText w:val="•"/>
      <w:lvlJc w:val="left"/>
      <w:pPr>
        <w:ind w:left="8528" w:hanging="360"/>
      </w:pPr>
      <w:rPr>
        <w:rFonts w:hint="default"/>
        <w:lang w:val="en-US" w:eastAsia="en-US" w:bidi="en-US"/>
      </w:rPr>
    </w:lvl>
    <w:lvl w:ilvl="7" w:tplc="637C0B08">
      <w:numFmt w:val="bullet"/>
      <w:lvlText w:val="•"/>
      <w:lvlJc w:val="left"/>
      <w:pPr>
        <w:ind w:left="10026" w:hanging="360"/>
      </w:pPr>
      <w:rPr>
        <w:rFonts w:hint="default"/>
        <w:lang w:val="en-US" w:eastAsia="en-US" w:bidi="en-US"/>
      </w:rPr>
    </w:lvl>
    <w:lvl w:ilvl="8" w:tplc="93F24F6A">
      <w:numFmt w:val="bullet"/>
      <w:lvlText w:val="•"/>
      <w:lvlJc w:val="left"/>
      <w:pPr>
        <w:ind w:left="11524" w:hanging="360"/>
      </w:pPr>
      <w:rPr>
        <w:rFonts w:hint="default"/>
        <w:lang w:val="en-US" w:eastAsia="en-US" w:bidi="en-US"/>
      </w:rPr>
    </w:lvl>
  </w:abstractNum>
  <w:abstractNum w:abstractNumId="14" w15:restartNumberingAfterBreak="0">
    <w:nsid w:val="2D752F68"/>
    <w:multiLevelType w:val="hybridMultilevel"/>
    <w:tmpl w:val="FFFFFFFF"/>
    <w:lvl w:ilvl="0" w:tplc="C1FC66BA">
      <w:start w:val="1"/>
      <w:numFmt w:val="decimal"/>
      <w:lvlText w:val="%1."/>
      <w:lvlJc w:val="left"/>
      <w:pPr>
        <w:ind w:left="720" w:hanging="360"/>
      </w:pPr>
    </w:lvl>
    <w:lvl w:ilvl="1" w:tplc="541C1818">
      <w:start w:val="1"/>
      <w:numFmt w:val="lowerLetter"/>
      <w:lvlText w:val="%2."/>
      <w:lvlJc w:val="left"/>
      <w:pPr>
        <w:ind w:left="1440" w:hanging="360"/>
      </w:pPr>
    </w:lvl>
    <w:lvl w:ilvl="2" w:tplc="B366BFDC">
      <w:start w:val="1"/>
      <w:numFmt w:val="lowerRoman"/>
      <w:lvlText w:val="%3."/>
      <w:lvlJc w:val="right"/>
      <w:pPr>
        <w:ind w:left="2160" w:hanging="180"/>
      </w:pPr>
    </w:lvl>
    <w:lvl w:ilvl="3" w:tplc="1068C5C2">
      <w:start w:val="1"/>
      <w:numFmt w:val="decimal"/>
      <w:lvlText w:val="%4."/>
      <w:lvlJc w:val="left"/>
      <w:pPr>
        <w:ind w:left="2880" w:hanging="360"/>
      </w:pPr>
    </w:lvl>
    <w:lvl w:ilvl="4" w:tplc="21DC49DC">
      <w:start w:val="1"/>
      <w:numFmt w:val="lowerLetter"/>
      <w:lvlText w:val="%5."/>
      <w:lvlJc w:val="left"/>
      <w:pPr>
        <w:ind w:left="3600" w:hanging="360"/>
      </w:pPr>
    </w:lvl>
    <w:lvl w:ilvl="5" w:tplc="D098D5BE">
      <w:start w:val="1"/>
      <w:numFmt w:val="lowerRoman"/>
      <w:lvlText w:val="%6."/>
      <w:lvlJc w:val="right"/>
      <w:pPr>
        <w:ind w:left="4320" w:hanging="180"/>
      </w:pPr>
    </w:lvl>
    <w:lvl w:ilvl="6" w:tplc="6D70D42C">
      <w:start w:val="1"/>
      <w:numFmt w:val="decimal"/>
      <w:lvlText w:val="%7."/>
      <w:lvlJc w:val="left"/>
      <w:pPr>
        <w:ind w:left="5040" w:hanging="360"/>
      </w:pPr>
    </w:lvl>
    <w:lvl w:ilvl="7" w:tplc="12A24F4C">
      <w:start w:val="1"/>
      <w:numFmt w:val="lowerLetter"/>
      <w:lvlText w:val="%8."/>
      <w:lvlJc w:val="left"/>
      <w:pPr>
        <w:ind w:left="5760" w:hanging="360"/>
      </w:pPr>
    </w:lvl>
    <w:lvl w:ilvl="8" w:tplc="6E3EBB0A">
      <w:start w:val="1"/>
      <w:numFmt w:val="lowerRoman"/>
      <w:lvlText w:val="%9."/>
      <w:lvlJc w:val="right"/>
      <w:pPr>
        <w:ind w:left="6480" w:hanging="180"/>
      </w:pPr>
    </w:lvl>
  </w:abstractNum>
  <w:abstractNum w:abstractNumId="15" w15:restartNumberingAfterBreak="0">
    <w:nsid w:val="2E8B54AD"/>
    <w:multiLevelType w:val="hybridMultilevel"/>
    <w:tmpl w:val="D272F586"/>
    <w:lvl w:ilvl="0" w:tplc="47108FCA">
      <w:start w:val="1"/>
      <w:numFmt w:val="decimal"/>
      <w:pStyle w:val="Heading2"/>
      <w:lvlText w:val="%1.1"/>
      <w:lvlJc w:val="left"/>
      <w:pPr>
        <w:ind w:left="3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440139"/>
    <w:multiLevelType w:val="multilevel"/>
    <w:tmpl w:val="12908540"/>
    <w:lvl w:ilvl="0">
      <w:start w:val="10"/>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04D2C4F"/>
    <w:multiLevelType w:val="multilevel"/>
    <w:tmpl w:val="E9781FBA"/>
    <w:lvl w:ilvl="0">
      <w:start w:val="1"/>
      <w:numFmt w:val="decimal"/>
      <w:lvlText w:val="%1"/>
      <w:lvlJc w:val="left"/>
      <w:pPr>
        <w:ind w:left="815" w:hanging="815"/>
      </w:pPr>
      <w:rPr>
        <w:lang w:val="en-US" w:eastAsia="en-US" w:bidi="en-US"/>
      </w:rPr>
    </w:lvl>
    <w:lvl w:ilvl="1">
      <w:start w:val="2"/>
      <w:numFmt w:val="decimal"/>
      <w:lvlText w:val="%1.%2"/>
      <w:lvlJc w:val="left"/>
      <w:pPr>
        <w:ind w:left="815" w:hanging="815"/>
      </w:pPr>
      <w:rPr>
        <w:rFonts w:hint="default"/>
        <w:lang w:val="en-US" w:eastAsia="en-US" w:bidi="en-US"/>
      </w:rPr>
    </w:lvl>
    <w:lvl w:ilvl="2">
      <w:numFmt w:val="decimal"/>
      <w:lvlText w:val="%1.%2.%3"/>
      <w:lvlJc w:val="left"/>
      <w:pPr>
        <w:ind w:left="815" w:hanging="815"/>
      </w:pPr>
      <w:rPr>
        <w:rFonts w:hint="default"/>
        <w:lang w:val="en-US" w:eastAsia="en-US" w:bidi="en-US"/>
      </w:rPr>
    </w:lvl>
    <w:lvl w:ilvl="3">
      <w:start w:val="1"/>
      <w:numFmt w:val="decimal"/>
      <w:lvlText w:val="%1.%2.%3.%4"/>
      <w:lvlJc w:val="left"/>
      <w:pPr>
        <w:ind w:left="815" w:hanging="815"/>
      </w:pPr>
      <w:rPr>
        <w:b/>
        <w:bCs/>
        <w:spacing w:val="-3"/>
        <w:w w:val="100"/>
        <w:sz w:val="24"/>
        <w:szCs w:val="24"/>
        <w:lang w:val="en-US" w:eastAsia="en-US" w:bidi="en-US"/>
      </w:rPr>
    </w:lvl>
    <w:lvl w:ilvl="4">
      <w:numFmt w:val="bullet"/>
      <w:lvlText w:val="•"/>
      <w:lvlJc w:val="left"/>
      <w:pPr>
        <w:ind w:left="6173" w:hanging="815"/>
      </w:pPr>
      <w:rPr>
        <w:rFonts w:hint="default"/>
        <w:lang w:val="en-US" w:eastAsia="en-US" w:bidi="en-US"/>
      </w:rPr>
    </w:lvl>
    <w:lvl w:ilvl="5">
      <w:numFmt w:val="bullet"/>
      <w:lvlText w:val="•"/>
      <w:lvlJc w:val="left"/>
      <w:pPr>
        <w:ind w:left="7511" w:hanging="815"/>
      </w:pPr>
      <w:rPr>
        <w:rFonts w:hint="default"/>
        <w:lang w:val="en-US" w:eastAsia="en-US" w:bidi="en-US"/>
      </w:rPr>
    </w:lvl>
    <w:lvl w:ilvl="6">
      <w:numFmt w:val="bullet"/>
      <w:lvlText w:val="•"/>
      <w:lvlJc w:val="left"/>
      <w:pPr>
        <w:ind w:left="8849" w:hanging="815"/>
      </w:pPr>
      <w:rPr>
        <w:rFonts w:hint="default"/>
        <w:lang w:val="en-US" w:eastAsia="en-US" w:bidi="en-US"/>
      </w:rPr>
    </w:lvl>
    <w:lvl w:ilvl="7">
      <w:numFmt w:val="bullet"/>
      <w:lvlText w:val="•"/>
      <w:lvlJc w:val="left"/>
      <w:pPr>
        <w:ind w:left="10187" w:hanging="815"/>
      </w:pPr>
      <w:rPr>
        <w:rFonts w:hint="default"/>
        <w:lang w:val="en-US" w:eastAsia="en-US" w:bidi="en-US"/>
      </w:rPr>
    </w:lvl>
    <w:lvl w:ilvl="8">
      <w:numFmt w:val="bullet"/>
      <w:lvlText w:val="•"/>
      <w:lvlJc w:val="left"/>
      <w:pPr>
        <w:ind w:left="11525" w:hanging="815"/>
      </w:pPr>
      <w:rPr>
        <w:rFonts w:hint="default"/>
        <w:lang w:val="en-US" w:eastAsia="en-US" w:bidi="en-US"/>
      </w:rPr>
    </w:lvl>
  </w:abstractNum>
  <w:abstractNum w:abstractNumId="18" w15:restartNumberingAfterBreak="0">
    <w:nsid w:val="30D75C39"/>
    <w:multiLevelType w:val="multilevel"/>
    <w:tmpl w:val="873C6BE8"/>
    <w:lvl w:ilvl="0">
      <w:start w:val="3"/>
      <w:numFmt w:val="decimal"/>
      <w:lvlText w:val="%1"/>
      <w:lvlJc w:val="left"/>
      <w:pPr>
        <w:ind w:left="1134" w:hanging="815"/>
      </w:pPr>
      <w:rPr>
        <w:rFonts w:hint="default"/>
        <w:lang w:val="en-US" w:eastAsia="en-US" w:bidi="en-US"/>
      </w:rPr>
    </w:lvl>
    <w:lvl w:ilvl="1">
      <w:numFmt w:val="decimal"/>
      <w:lvlText w:val="%1.%2"/>
      <w:lvlJc w:val="left"/>
      <w:pPr>
        <w:ind w:left="1134" w:hanging="815"/>
      </w:pPr>
      <w:rPr>
        <w:rFonts w:hint="default"/>
        <w:b/>
        <w:bCs/>
        <w:spacing w:val="-1"/>
        <w:w w:val="100"/>
        <w:lang w:val="en-US" w:eastAsia="en-US" w:bidi="en-US"/>
      </w:rPr>
    </w:lvl>
    <w:lvl w:ilvl="2">
      <w:start w:val="1"/>
      <w:numFmt w:val="decimal"/>
      <w:lvlText w:val="%1.%2.%3"/>
      <w:lvlJc w:val="left"/>
      <w:pPr>
        <w:ind w:left="1123" w:hanging="763"/>
      </w:pPr>
      <w:rPr>
        <w:b/>
        <w:bCs/>
        <w:spacing w:val="-1"/>
        <w:w w:val="100"/>
        <w:sz w:val="30"/>
        <w:szCs w:val="30"/>
        <w:lang w:val="en-US" w:eastAsia="en-US" w:bidi="en-US"/>
      </w:rPr>
    </w:lvl>
    <w:lvl w:ilvl="3">
      <w:start w:val="1"/>
      <w:numFmt w:val="decimal"/>
      <w:lvlText w:val="%1.%2.%3.%4"/>
      <w:lvlJc w:val="left"/>
      <w:pPr>
        <w:ind w:left="1134" w:hanging="815"/>
      </w:pPr>
      <w:rPr>
        <w:rFonts w:ascii="Segoe UI" w:eastAsia="Segoe UI" w:hAnsi="Segoe UI" w:cs="Segoe UI" w:hint="default"/>
        <w:b/>
        <w:bCs/>
        <w:spacing w:val="-3"/>
        <w:w w:val="100"/>
        <w:sz w:val="24"/>
        <w:szCs w:val="24"/>
        <w:lang w:val="en-US" w:eastAsia="en-US" w:bidi="en-US"/>
      </w:rPr>
    </w:lvl>
    <w:lvl w:ilvl="4">
      <w:start w:val="1"/>
      <w:numFmt w:val="bullet"/>
      <w:lvlText w:val=""/>
      <w:lvlJc w:val="left"/>
      <w:pPr>
        <w:ind w:left="1040" w:hanging="360"/>
      </w:pPr>
      <w:rPr>
        <w:rFonts w:ascii="Symbol" w:hAnsi="Symbol" w:hint="default"/>
        <w:w w:val="99"/>
        <w:sz w:val="20"/>
        <w:szCs w:val="20"/>
        <w:lang w:val="en-US" w:eastAsia="en-US" w:bidi="en-US"/>
      </w:rPr>
    </w:lvl>
    <w:lvl w:ilvl="5">
      <w:numFmt w:val="bullet"/>
      <w:lvlText w:val="•"/>
      <w:lvlJc w:val="left"/>
      <w:pPr>
        <w:ind w:left="6157" w:hanging="360"/>
      </w:pPr>
      <w:rPr>
        <w:rFonts w:hint="default"/>
        <w:lang w:val="en-US" w:eastAsia="en-US" w:bidi="en-US"/>
      </w:rPr>
    </w:lvl>
    <w:lvl w:ilvl="6">
      <w:numFmt w:val="bullet"/>
      <w:lvlText w:val="•"/>
      <w:lvlJc w:val="left"/>
      <w:pPr>
        <w:ind w:left="7830" w:hanging="360"/>
      </w:pPr>
      <w:rPr>
        <w:rFonts w:hint="default"/>
        <w:lang w:val="en-US" w:eastAsia="en-US" w:bidi="en-US"/>
      </w:rPr>
    </w:lvl>
    <w:lvl w:ilvl="7">
      <w:numFmt w:val="bullet"/>
      <w:lvlText w:val="•"/>
      <w:lvlJc w:val="left"/>
      <w:pPr>
        <w:ind w:left="9502" w:hanging="360"/>
      </w:pPr>
      <w:rPr>
        <w:rFonts w:hint="default"/>
        <w:lang w:val="en-US" w:eastAsia="en-US" w:bidi="en-US"/>
      </w:rPr>
    </w:lvl>
    <w:lvl w:ilvl="8">
      <w:numFmt w:val="bullet"/>
      <w:lvlText w:val="•"/>
      <w:lvlJc w:val="left"/>
      <w:pPr>
        <w:ind w:left="11175" w:hanging="360"/>
      </w:pPr>
      <w:rPr>
        <w:rFonts w:hint="default"/>
        <w:lang w:val="en-US" w:eastAsia="en-US" w:bidi="en-US"/>
      </w:rPr>
    </w:lvl>
  </w:abstractNum>
  <w:abstractNum w:abstractNumId="19" w15:restartNumberingAfterBreak="0">
    <w:nsid w:val="318F7772"/>
    <w:multiLevelType w:val="multilevel"/>
    <w:tmpl w:val="10C494AE"/>
    <w:lvl w:ilvl="0">
      <w:start w:val="3"/>
      <w:numFmt w:val="decimal"/>
      <w:lvlText w:val="%1"/>
      <w:lvlJc w:val="left"/>
      <w:pPr>
        <w:ind w:left="929" w:hanging="610"/>
      </w:pPr>
      <w:rPr>
        <w:rFonts w:hint="default"/>
      </w:rPr>
    </w:lvl>
    <w:lvl w:ilvl="1">
      <w:start w:val="2"/>
      <w:numFmt w:val="decimal"/>
      <w:lvlText w:val="%1.%2"/>
      <w:lvlJc w:val="left"/>
      <w:pPr>
        <w:ind w:left="929" w:hanging="610"/>
      </w:pPr>
      <w:rPr>
        <w:rFonts w:ascii="Segoe UI" w:eastAsia="Segoe UI" w:hAnsi="Segoe UI" w:cs="Segoe UI" w:hint="default"/>
        <w:b/>
        <w:bCs/>
        <w:spacing w:val="-1"/>
        <w:w w:val="100"/>
        <w:sz w:val="36"/>
        <w:szCs w:val="36"/>
      </w:rPr>
    </w:lvl>
    <w:lvl w:ilvl="2">
      <w:start w:val="1"/>
      <w:numFmt w:val="decimal"/>
      <w:lvlText w:val="%1.%2.%3"/>
      <w:lvlJc w:val="left"/>
      <w:pPr>
        <w:ind w:left="4813" w:hanging="763"/>
      </w:pPr>
      <w:rPr>
        <w:rFonts w:hint="default"/>
        <w:b/>
        <w:bCs/>
        <w:spacing w:val="-1"/>
        <w:w w:val="100"/>
      </w:rPr>
    </w:lvl>
    <w:lvl w:ilvl="3">
      <w:start w:val="1"/>
      <w:numFmt w:val="bullet"/>
      <w:lvlText w:val=""/>
      <w:lvlJc w:val="left"/>
      <w:pPr>
        <w:ind w:left="1040" w:hanging="360"/>
      </w:pPr>
      <w:rPr>
        <w:rFonts w:ascii="Symbol" w:hAnsi="Symbol" w:hint="default"/>
        <w:w w:val="99"/>
        <w:sz w:val="20"/>
        <w:szCs w:val="20"/>
      </w:rPr>
    </w:lvl>
    <w:lvl w:ilvl="4">
      <w:numFmt w:val="bullet"/>
      <w:lvlText w:val="•"/>
      <w:lvlJc w:val="left"/>
      <w:pPr>
        <w:ind w:left="4500" w:hanging="360"/>
      </w:pPr>
      <w:rPr>
        <w:rFonts w:hint="default"/>
      </w:rPr>
    </w:lvl>
    <w:lvl w:ilvl="5">
      <w:numFmt w:val="bullet"/>
      <w:lvlText w:val="•"/>
      <w:lvlJc w:val="left"/>
      <w:pPr>
        <w:ind w:left="6170" w:hanging="360"/>
      </w:pPr>
      <w:rPr>
        <w:rFonts w:hint="default"/>
      </w:rPr>
    </w:lvl>
    <w:lvl w:ilvl="6">
      <w:numFmt w:val="bullet"/>
      <w:lvlText w:val="•"/>
      <w:lvlJc w:val="left"/>
      <w:pPr>
        <w:ind w:left="7840" w:hanging="360"/>
      </w:pPr>
      <w:rPr>
        <w:rFonts w:hint="default"/>
      </w:rPr>
    </w:lvl>
    <w:lvl w:ilvl="7">
      <w:numFmt w:val="bullet"/>
      <w:lvlText w:val="•"/>
      <w:lvlJc w:val="left"/>
      <w:pPr>
        <w:ind w:left="9510" w:hanging="360"/>
      </w:pPr>
      <w:rPr>
        <w:rFonts w:hint="default"/>
      </w:rPr>
    </w:lvl>
    <w:lvl w:ilvl="8">
      <w:numFmt w:val="bullet"/>
      <w:lvlText w:val="•"/>
      <w:lvlJc w:val="left"/>
      <w:pPr>
        <w:ind w:left="11180" w:hanging="360"/>
      </w:pPr>
      <w:rPr>
        <w:rFonts w:hint="default"/>
      </w:rPr>
    </w:lvl>
  </w:abstractNum>
  <w:abstractNum w:abstractNumId="20" w15:restartNumberingAfterBreak="0">
    <w:nsid w:val="36767CA9"/>
    <w:multiLevelType w:val="multilevel"/>
    <w:tmpl w:val="33021DFA"/>
    <w:lvl w:ilvl="0">
      <w:start w:val="3"/>
      <w:numFmt w:val="decimal"/>
      <w:lvlText w:val="%1"/>
      <w:lvlJc w:val="left"/>
      <w:pPr>
        <w:ind w:left="929" w:hanging="610"/>
      </w:pPr>
      <w:rPr>
        <w:rFonts w:hint="default"/>
        <w:lang w:val="en-US" w:eastAsia="en-US" w:bidi="en-US"/>
      </w:rPr>
    </w:lvl>
    <w:lvl w:ilvl="1">
      <w:start w:val="2"/>
      <w:numFmt w:val="decimal"/>
      <w:lvlText w:val="%1.%2"/>
      <w:lvlJc w:val="left"/>
      <w:pPr>
        <w:ind w:left="929" w:hanging="610"/>
      </w:pPr>
      <w:rPr>
        <w:rFonts w:ascii="Segoe UI" w:eastAsia="Segoe UI" w:hAnsi="Segoe UI" w:cs="Segoe UI" w:hint="default"/>
        <w:b/>
        <w:bCs/>
        <w:spacing w:val="-1"/>
        <w:w w:val="100"/>
        <w:sz w:val="36"/>
        <w:szCs w:val="36"/>
        <w:lang w:val="en-US" w:eastAsia="en-US" w:bidi="en-US"/>
      </w:rPr>
    </w:lvl>
    <w:lvl w:ilvl="2">
      <w:start w:val="1"/>
      <w:numFmt w:val="decimal"/>
      <w:lvlText w:val="%1.%2.%3"/>
      <w:lvlJc w:val="left"/>
      <w:pPr>
        <w:ind w:left="4813" w:hanging="763"/>
        <w:jc w:val="right"/>
      </w:pPr>
      <w:rPr>
        <w:rFonts w:hint="default"/>
        <w:b/>
        <w:bCs/>
        <w:spacing w:val="-1"/>
        <w:w w:val="100"/>
        <w:lang w:val="en-US" w:eastAsia="en-US" w:bidi="en-US"/>
      </w:rPr>
    </w:lvl>
    <w:lvl w:ilvl="3">
      <w:start w:val="1"/>
      <w:numFmt w:val="bullet"/>
      <w:lvlText w:val=""/>
      <w:lvlJc w:val="left"/>
      <w:pPr>
        <w:ind w:left="1040" w:hanging="360"/>
      </w:pPr>
      <w:rPr>
        <w:rFonts w:ascii="Symbol" w:hAnsi="Symbol" w:hint="default"/>
        <w:w w:val="99"/>
        <w:sz w:val="20"/>
        <w:szCs w:val="20"/>
        <w:lang w:val="en-US" w:eastAsia="en-US" w:bidi="en-US"/>
      </w:rPr>
    </w:lvl>
    <w:lvl w:ilvl="4">
      <w:numFmt w:val="bullet"/>
      <w:lvlText w:val="•"/>
      <w:lvlJc w:val="left"/>
      <w:pPr>
        <w:ind w:left="4500" w:hanging="360"/>
      </w:pPr>
      <w:rPr>
        <w:rFonts w:hint="default"/>
        <w:lang w:val="en-US" w:eastAsia="en-US" w:bidi="en-US"/>
      </w:rPr>
    </w:lvl>
    <w:lvl w:ilvl="5">
      <w:numFmt w:val="bullet"/>
      <w:lvlText w:val="•"/>
      <w:lvlJc w:val="left"/>
      <w:pPr>
        <w:ind w:left="6170" w:hanging="360"/>
      </w:pPr>
      <w:rPr>
        <w:rFonts w:hint="default"/>
        <w:lang w:val="en-US" w:eastAsia="en-US" w:bidi="en-US"/>
      </w:rPr>
    </w:lvl>
    <w:lvl w:ilvl="6">
      <w:numFmt w:val="bullet"/>
      <w:lvlText w:val="•"/>
      <w:lvlJc w:val="left"/>
      <w:pPr>
        <w:ind w:left="7840" w:hanging="360"/>
      </w:pPr>
      <w:rPr>
        <w:rFonts w:hint="default"/>
        <w:lang w:val="en-US" w:eastAsia="en-US" w:bidi="en-US"/>
      </w:rPr>
    </w:lvl>
    <w:lvl w:ilvl="7">
      <w:numFmt w:val="bullet"/>
      <w:lvlText w:val="•"/>
      <w:lvlJc w:val="left"/>
      <w:pPr>
        <w:ind w:left="9510" w:hanging="360"/>
      </w:pPr>
      <w:rPr>
        <w:rFonts w:hint="default"/>
        <w:lang w:val="en-US" w:eastAsia="en-US" w:bidi="en-US"/>
      </w:rPr>
    </w:lvl>
    <w:lvl w:ilvl="8">
      <w:numFmt w:val="bullet"/>
      <w:lvlText w:val="•"/>
      <w:lvlJc w:val="left"/>
      <w:pPr>
        <w:ind w:left="11180" w:hanging="360"/>
      </w:pPr>
      <w:rPr>
        <w:rFonts w:hint="default"/>
        <w:lang w:val="en-US" w:eastAsia="en-US" w:bidi="en-US"/>
      </w:rPr>
    </w:lvl>
  </w:abstractNum>
  <w:abstractNum w:abstractNumId="21" w15:restartNumberingAfterBreak="0">
    <w:nsid w:val="442D454B"/>
    <w:multiLevelType w:val="hybridMultilevel"/>
    <w:tmpl w:val="FFFFFFFF"/>
    <w:lvl w:ilvl="0" w:tplc="002A905E">
      <w:start w:val="1"/>
      <w:numFmt w:val="decimal"/>
      <w:lvlText w:val="%1."/>
      <w:lvlJc w:val="left"/>
      <w:pPr>
        <w:ind w:left="720" w:hanging="360"/>
      </w:pPr>
    </w:lvl>
    <w:lvl w:ilvl="1" w:tplc="12BC342A">
      <w:start w:val="1"/>
      <w:numFmt w:val="lowerLetter"/>
      <w:lvlText w:val="%2."/>
      <w:lvlJc w:val="left"/>
      <w:pPr>
        <w:ind w:left="1440" w:hanging="360"/>
      </w:pPr>
    </w:lvl>
    <w:lvl w:ilvl="2" w:tplc="80BAC5F0">
      <w:start w:val="1"/>
      <w:numFmt w:val="lowerRoman"/>
      <w:lvlText w:val="%3."/>
      <w:lvlJc w:val="right"/>
      <w:pPr>
        <w:ind w:left="2160" w:hanging="180"/>
      </w:pPr>
    </w:lvl>
    <w:lvl w:ilvl="3" w:tplc="13DC574A">
      <w:start w:val="1"/>
      <w:numFmt w:val="decimal"/>
      <w:lvlText w:val="%4."/>
      <w:lvlJc w:val="left"/>
      <w:pPr>
        <w:ind w:left="2880" w:hanging="360"/>
      </w:pPr>
    </w:lvl>
    <w:lvl w:ilvl="4" w:tplc="2502181A">
      <w:start w:val="1"/>
      <w:numFmt w:val="lowerLetter"/>
      <w:lvlText w:val="%5."/>
      <w:lvlJc w:val="left"/>
      <w:pPr>
        <w:ind w:left="3600" w:hanging="360"/>
      </w:pPr>
    </w:lvl>
    <w:lvl w:ilvl="5" w:tplc="EA5C5BEC">
      <w:start w:val="1"/>
      <w:numFmt w:val="lowerRoman"/>
      <w:lvlText w:val="%6."/>
      <w:lvlJc w:val="right"/>
      <w:pPr>
        <w:ind w:left="4320" w:hanging="180"/>
      </w:pPr>
    </w:lvl>
    <w:lvl w:ilvl="6" w:tplc="D674CFDC">
      <w:start w:val="1"/>
      <w:numFmt w:val="decimal"/>
      <w:lvlText w:val="%7."/>
      <w:lvlJc w:val="left"/>
      <w:pPr>
        <w:ind w:left="5040" w:hanging="360"/>
      </w:pPr>
    </w:lvl>
    <w:lvl w:ilvl="7" w:tplc="E56CF1B2">
      <w:start w:val="1"/>
      <w:numFmt w:val="lowerLetter"/>
      <w:lvlText w:val="%8."/>
      <w:lvlJc w:val="left"/>
      <w:pPr>
        <w:ind w:left="5760" w:hanging="360"/>
      </w:pPr>
    </w:lvl>
    <w:lvl w:ilvl="8" w:tplc="C54C9FB4">
      <w:start w:val="1"/>
      <w:numFmt w:val="lowerRoman"/>
      <w:lvlText w:val="%9."/>
      <w:lvlJc w:val="right"/>
      <w:pPr>
        <w:ind w:left="6480" w:hanging="180"/>
      </w:pPr>
    </w:lvl>
  </w:abstractNum>
  <w:abstractNum w:abstractNumId="22" w15:restartNumberingAfterBreak="0">
    <w:nsid w:val="4CA6428B"/>
    <w:multiLevelType w:val="hybridMultilevel"/>
    <w:tmpl w:val="0214F53E"/>
    <w:lvl w:ilvl="0" w:tplc="FBF6CB94">
      <w:start w:val="1"/>
      <w:numFmt w:val="decimal"/>
      <w:lvlText w:val="%1."/>
      <w:lvlJc w:val="left"/>
      <w:pPr>
        <w:ind w:left="720" w:hanging="360"/>
      </w:pPr>
    </w:lvl>
    <w:lvl w:ilvl="1" w:tplc="7FF07A9C">
      <w:start w:val="1"/>
      <w:numFmt w:val="lowerLetter"/>
      <w:lvlText w:val="%2."/>
      <w:lvlJc w:val="left"/>
      <w:pPr>
        <w:ind w:left="1440" w:hanging="360"/>
      </w:pPr>
    </w:lvl>
    <w:lvl w:ilvl="2" w:tplc="19005964">
      <w:start w:val="1"/>
      <w:numFmt w:val="lowerRoman"/>
      <w:lvlText w:val="%3."/>
      <w:lvlJc w:val="right"/>
      <w:pPr>
        <w:ind w:left="2160" w:hanging="180"/>
      </w:pPr>
    </w:lvl>
    <w:lvl w:ilvl="3" w:tplc="E5302156">
      <w:start w:val="1"/>
      <w:numFmt w:val="decimal"/>
      <w:lvlText w:val="%4."/>
      <w:lvlJc w:val="left"/>
      <w:pPr>
        <w:ind w:left="2880" w:hanging="360"/>
      </w:pPr>
    </w:lvl>
    <w:lvl w:ilvl="4" w:tplc="6BEE29C6">
      <w:start w:val="1"/>
      <w:numFmt w:val="lowerLetter"/>
      <w:lvlText w:val="%5."/>
      <w:lvlJc w:val="left"/>
      <w:pPr>
        <w:ind w:left="3600" w:hanging="360"/>
      </w:pPr>
    </w:lvl>
    <w:lvl w:ilvl="5" w:tplc="0F84A6D2">
      <w:start w:val="1"/>
      <w:numFmt w:val="lowerRoman"/>
      <w:lvlText w:val="%6."/>
      <w:lvlJc w:val="right"/>
      <w:pPr>
        <w:ind w:left="4320" w:hanging="180"/>
      </w:pPr>
    </w:lvl>
    <w:lvl w:ilvl="6" w:tplc="65644928">
      <w:start w:val="1"/>
      <w:numFmt w:val="decimal"/>
      <w:lvlText w:val="%7."/>
      <w:lvlJc w:val="left"/>
      <w:pPr>
        <w:ind w:left="5040" w:hanging="360"/>
      </w:pPr>
    </w:lvl>
    <w:lvl w:ilvl="7" w:tplc="DBF291A2">
      <w:start w:val="1"/>
      <w:numFmt w:val="lowerLetter"/>
      <w:lvlText w:val="%8."/>
      <w:lvlJc w:val="left"/>
      <w:pPr>
        <w:ind w:left="5760" w:hanging="360"/>
      </w:pPr>
    </w:lvl>
    <w:lvl w:ilvl="8" w:tplc="8766CFA0">
      <w:start w:val="1"/>
      <w:numFmt w:val="lowerRoman"/>
      <w:lvlText w:val="%9."/>
      <w:lvlJc w:val="right"/>
      <w:pPr>
        <w:ind w:left="6480" w:hanging="180"/>
      </w:pPr>
    </w:lvl>
  </w:abstractNum>
  <w:abstractNum w:abstractNumId="23" w15:restartNumberingAfterBreak="0">
    <w:nsid w:val="4F930F89"/>
    <w:multiLevelType w:val="hybridMultilevel"/>
    <w:tmpl w:val="FFFFFFFF"/>
    <w:lvl w:ilvl="0" w:tplc="52482D8A">
      <w:start w:val="1"/>
      <w:numFmt w:val="decimal"/>
      <w:lvlText w:val="%1."/>
      <w:lvlJc w:val="left"/>
      <w:pPr>
        <w:ind w:left="720" w:hanging="360"/>
      </w:pPr>
    </w:lvl>
    <w:lvl w:ilvl="1" w:tplc="92204F36">
      <w:start w:val="1"/>
      <w:numFmt w:val="lowerLetter"/>
      <w:lvlText w:val="%2."/>
      <w:lvlJc w:val="left"/>
      <w:pPr>
        <w:ind w:left="1440" w:hanging="360"/>
      </w:pPr>
    </w:lvl>
    <w:lvl w:ilvl="2" w:tplc="34DA1EDC">
      <w:start w:val="1"/>
      <w:numFmt w:val="lowerRoman"/>
      <w:lvlText w:val="%3."/>
      <w:lvlJc w:val="right"/>
      <w:pPr>
        <w:ind w:left="2160" w:hanging="180"/>
      </w:pPr>
    </w:lvl>
    <w:lvl w:ilvl="3" w:tplc="6324C3DE">
      <w:start w:val="1"/>
      <w:numFmt w:val="decimal"/>
      <w:lvlText w:val="%4."/>
      <w:lvlJc w:val="left"/>
      <w:pPr>
        <w:ind w:left="2880" w:hanging="360"/>
      </w:pPr>
    </w:lvl>
    <w:lvl w:ilvl="4" w:tplc="A568F862">
      <w:start w:val="1"/>
      <w:numFmt w:val="lowerLetter"/>
      <w:lvlText w:val="%5."/>
      <w:lvlJc w:val="left"/>
      <w:pPr>
        <w:ind w:left="3600" w:hanging="360"/>
      </w:pPr>
    </w:lvl>
    <w:lvl w:ilvl="5" w:tplc="890C349E">
      <w:start w:val="1"/>
      <w:numFmt w:val="lowerRoman"/>
      <w:lvlText w:val="%6."/>
      <w:lvlJc w:val="right"/>
      <w:pPr>
        <w:ind w:left="4320" w:hanging="180"/>
      </w:pPr>
    </w:lvl>
    <w:lvl w:ilvl="6" w:tplc="F214A954">
      <w:start w:val="1"/>
      <w:numFmt w:val="decimal"/>
      <w:lvlText w:val="%7."/>
      <w:lvlJc w:val="left"/>
      <w:pPr>
        <w:ind w:left="5040" w:hanging="360"/>
      </w:pPr>
    </w:lvl>
    <w:lvl w:ilvl="7" w:tplc="8E6E7BC4">
      <w:start w:val="1"/>
      <w:numFmt w:val="lowerLetter"/>
      <w:lvlText w:val="%8."/>
      <w:lvlJc w:val="left"/>
      <w:pPr>
        <w:ind w:left="5760" w:hanging="360"/>
      </w:pPr>
    </w:lvl>
    <w:lvl w:ilvl="8" w:tplc="74484C44">
      <w:start w:val="1"/>
      <w:numFmt w:val="lowerRoman"/>
      <w:lvlText w:val="%9."/>
      <w:lvlJc w:val="right"/>
      <w:pPr>
        <w:ind w:left="6480" w:hanging="180"/>
      </w:pPr>
    </w:lvl>
  </w:abstractNum>
  <w:abstractNum w:abstractNumId="24" w15:restartNumberingAfterBreak="0">
    <w:nsid w:val="52A251B3"/>
    <w:multiLevelType w:val="hybridMultilevel"/>
    <w:tmpl w:val="2C3AF482"/>
    <w:lvl w:ilvl="0" w:tplc="E598854E">
      <w:start w:val="1"/>
      <w:numFmt w:val="decimal"/>
      <w:lvlText w:val="%1."/>
      <w:lvlJc w:val="left"/>
      <w:pPr>
        <w:ind w:left="720" w:hanging="360"/>
      </w:pPr>
    </w:lvl>
    <w:lvl w:ilvl="1" w:tplc="74EE2AC4">
      <w:start w:val="1"/>
      <w:numFmt w:val="lowerLetter"/>
      <w:lvlText w:val="%2."/>
      <w:lvlJc w:val="left"/>
      <w:pPr>
        <w:ind w:left="1440" w:hanging="360"/>
      </w:pPr>
    </w:lvl>
    <w:lvl w:ilvl="2" w:tplc="F962C294">
      <w:start w:val="1"/>
      <w:numFmt w:val="lowerRoman"/>
      <w:lvlText w:val="%3."/>
      <w:lvlJc w:val="right"/>
      <w:pPr>
        <w:ind w:left="2160" w:hanging="180"/>
      </w:pPr>
    </w:lvl>
    <w:lvl w:ilvl="3" w:tplc="3C9231AC">
      <w:start w:val="1"/>
      <w:numFmt w:val="decimal"/>
      <w:lvlText w:val="%4."/>
      <w:lvlJc w:val="left"/>
      <w:pPr>
        <w:ind w:left="2880" w:hanging="360"/>
      </w:pPr>
    </w:lvl>
    <w:lvl w:ilvl="4" w:tplc="09568C48">
      <w:start w:val="1"/>
      <w:numFmt w:val="lowerLetter"/>
      <w:lvlText w:val="%5."/>
      <w:lvlJc w:val="left"/>
      <w:pPr>
        <w:ind w:left="3600" w:hanging="360"/>
      </w:pPr>
    </w:lvl>
    <w:lvl w:ilvl="5" w:tplc="128CDABA">
      <w:start w:val="1"/>
      <w:numFmt w:val="lowerRoman"/>
      <w:lvlText w:val="%6."/>
      <w:lvlJc w:val="right"/>
      <w:pPr>
        <w:ind w:left="4320" w:hanging="180"/>
      </w:pPr>
    </w:lvl>
    <w:lvl w:ilvl="6" w:tplc="9112CA8C">
      <w:start w:val="1"/>
      <w:numFmt w:val="decimal"/>
      <w:lvlText w:val="%7."/>
      <w:lvlJc w:val="left"/>
      <w:pPr>
        <w:ind w:left="5040" w:hanging="360"/>
      </w:pPr>
    </w:lvl>
    <w:lvl w:ilvl="7" w:tplc="01F6B778">
      <w:start w:val="1"/>
      <w:numFmt w:val="lowerLetter"/>
      <w:lvlText w:val="%8."/>
      <w:lvlJc w:val="left"/>
      <w:pPr>
        <w:ind w:left="5760" w:hanging="360"/>
      </w:pPr>
    </w:lvl>
    <w:lvl w:ilvl="8" w:tplc="F58208FA">
      <w:start w:val="1"/>
      <w:numFmt w:val="lowerRoman"/>
      <w:lvlText w:val="%9."/>
      <w:lvlJc w:val="right"/>
      <w:pPr>
        <w:ind w:left="6480" w:hanging="180"/>
      </w:pPr>
    </w:lvl>
  </w:abstractNum>
  <w:abstractNum w:abstractNumId="25" w15:restartNumberingAfterBreak="0">
    <w:nsid w:val="5310511E"/>
    <w:multiLevelType w:val="multilevel"/>
    <w:tmpl w:val="7820BF0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46C6F98"/>
    <w:multiLevelType w:val="hybridMultilevel"/>
    <w:tmpl w:val="FFFFFFFF"/>
    <w:lvl w:ilvl="0" w:tplc="DF402A84">
      <w:start w:val="1"/>
      <w:numFmt w:val="bullet"/>
      <w:lvlText w:val=""/>
      <w:lvlJc w:val="left"/>
      <w:pPr>
        <w:ind w:left="720" w:hanging="360"/>
      </w:pPr>
      <w:rPr>
        <w:rFonts w:ascii="Symbol" w:hAnsi="Symbol" w:hint="default"/>
      </w:rPr>
    </w:lvl>
    <w:lvl w:ilvl="1" w:tplc="584253CC">
      <w:start w:val="1"/>
      <w:numFmt w:val="bullet"/>
      <w:lvlText w:val="o"/>
      <w:lvlJc w:val="left"/>
      <w:pPr>
        <w:ind w:left="1440" w:hanging="360"/>
      </w:pPr>
      <w:rPr>
        <w:rFonts w:ascii="Courier New" w:hAnsi="Courier New" w:hint="default"/>
      </w:rPr>
    </w:lvl>
    <w:lvl w:ilvl="2" w:tplc="3C0023B0">
      <w:start w:val="1"/>
      <w:numFmt w:val="bullet"/>
      <w:lvlText w:val=""/>
      <w:lvlJc w:val="left"/>
      <w:pPr>
        <w:ind w:left="2160" w:hanging="360"/>
      </w:pPr>
      <w:rPr>
        <w:rFonts w:ascii="Wingdings" w:hAnsi="Wingdings" w:hint="default"/>
      </w:rPr>
    </w:lvl>
    <w:lvl w:ilvl="3" w:tplc="8A5C4C10">
      <w:start w:val="1"/>
      <w:numFmt w:val="bullet"/>
      <w:lvlText w:val=""/>
      <w:lvlJc w:val="left"/>
      <w:pPr>
        <w:ind w:left="2880" w:hanging="360"/>
      </w:pPr>
      <w:rPr>
        <w:rFonts w:ascii="Symbol" w:hAnsi="Symbol" w:hint="default"/>
      </w:rPr>
    </w:lvl>
    <w:lvl w:ilvl="4" w:tplc="76B6BC76">
      <w:start w:val="1"/>
      <w:numFmt w:val="bullet"/>
      <w:lvlText w:val="o"/>
      <w:lvlJc w:val="left"/>
      <w:pPr>
        <w:ind w:left="3600" w:hanging="360"/>
      </w:pPr>
      <w:rPr>
        <w:rFonts w:ascii="Courier New" w:hAnsi="Courier New" w:hint="default"/>
      </w:rPr>
    </w:lvl>
    <w:lvl w:ilvl="5" w:tplc="858A90DA">
      <w:start w:val="1"/>
      <w:numFmt w:val="bullet"/>
      <w:lvlText w:val=""/>
      <w:lvlJc w:val="left"/>
      <w:pPr>
        <w:ind w:left="4320" w:hanging="360"/>
      </w:pPr>
      <w:rPr>
        <w:rFonts w:ascii="Wingdings" w:hAnsi="Wingdings" w:hint="default"/>
      </w:rPr>
    </w:lvl>
    <w:lvl w:ilvl="6" w:tplc="635A127E">
      <w:start w:val="1"/>
      <w:numFmt w:val="bullet"/>
      <w:lvlText w:val=""/>
      <w:lvlJc w:val="left"/>
      <w:pPr>
        <w:ind w:left="5040" w:hanging="360"/>
      </w:pPr>
      <w:rPr>
        <w:rFonts w:ascii="Symbol" w:hAnsi="Symbol" w:hint="default"/>
      </w:rPr>
    </w:lvl>
    <w:lvl w:ilvl="7" w:tplc="CC80CAAE">
      <w:start w:val="1"/>
      <w:numFmt w:val="bullet"/>
      <w:lvlText w:val="o"/>
      <w:lvlJc w:val="left"/>
      <w:pPr>
        <w:ind w:left="5760" w:hanging="360"/>
      </w:pPr>
      <w:rPr>
        <w:rFonts w:ascii="Courier New" w:hAnsi="Courier New" w:hint="default"/>
      </w:rPr>
    </w:lvl>
    <w:lvl w:ilvl="8" w:tplc="17F0A77C">
      <w:start w:val="1"/>
      <w:numFmt w:val="bullet"/>
      <w:lvlText w:val=""/>
      <w:lvlJc w:val="left"/>
      <w:pPr>
        <w:ind w:left="6480" w:hanging="360"/>
      </w:pPr>
      <w:rPr>
        <w:rFonts w:ascii="Wingdings" w:hAnsi="Wingdings" w:hint="default"/>
      </w:rPr>
    </w:lvl>
  </w:abstractNum>
  <w:abstractNum w:abstractNumId="27" w15:restartNumberingAfterBreak="0">
    <w:nsid w:val="55AC7899"/>
    <w:multiLevelType w:val="hybridMultilevel"/>
    <w:tmpl w:val="915CF266"/>
    <w:lvl w:ilvl="0" w:tplc="04090001">
      <w:start w:val="1"/>
      <w:numFmt w:val="bullet"/>
      <w:lvlText w:val=""/>
      <w:lvlJc w:val="left"/>
      <w:pPr>
        <w:ind w:left="554" w:hanging="360"/>
      </w:pPr>
      <w:rPr>
        <w:rFonts w:ascii="Symbol" w:hAnsi="Symbol" w:hint="default"/>
      </w:rPr>
    </w:lvl>
    <w:lvl w:ilvl="1" w:tplc="04090003" w:tentative="1">
      <w:start w:val="1"/>
      <w:numFmt w:val="bullet"/>
      <w:lvlText w:val="o"/>
      <w:lvlJc w:val="left"/>
      <w:pPr>
        <w:ind w:left="1274" w:hanging="360"/>
      </w:pPr>
      <w:rPr>
        <w:rFonts w:ascii="Courier New" w:hAnsi="Courier New" w:cs="Courier New" w:hint="default"/>
      </w:rPr>
    </w:lvl>
    <w:lvl w:ilvl="2" w:tplc="04090005" w:tentative="1">
      <w:start w:val="1"/>
      <w:numFmt w:val="bullet"/>
      <w:lvlText w:val=""/>
      <w:lvlJc w:val="left"/>
      <w:pPr>
        <w:ind w:left="1994" w:hanging="360"/>
      </w:pPr>
      <w:rPr>
        <w:rFonts w:ascii="Wingdings" w:hAnsi="Wingdings" w:hint="default"/>
      </w:rPr>
    </w:lvl>
    <w:lvl w:ilvl="3" w:tplc="04090001" w:tentative="1">
      <w:start w:val="1"/>
      <w:numFmt w:val="bullet"/>
      <w:lvlText w:val=""/>
      <w:lvlJc w:val="left"/>
      <w:pPr>
        <w:ind w:left="2714" w:hanging="360"/>
      </w:pPr>
      <w:rPr>
        <w:rFonts w:ascii="Symbol" w:hAnsi="Symbol" w:hint="default"/>
      </w:rPr>
    </w:lvl>
    <w:lvl w:ilvl="4" w:tplc="04090003" w:tentative="1">
      <w:start w:val="1"/>
      <w:numFmt w:val="bullet"/>
      <w:lvlText w:val="o"/>
      <w:lvlJc w:val="left"/>
      <w:pPr>
        <w:ind w:left="3434" w:hanging="360"/>
      </w:pPr>
      <w:rPr>
        <w:rFonts w:ascii="Courier New" w:hAnsi="Courier New" w:cs="Courier New" w:hint="default"/>
      </w:rPr>
    </w:lvl>
    <w:lvl w:ilvl="5" w:tplc="04090005" w:tentative="1">
      <w:start w:val="1"/>
      <w:numFmt w:val="bullet"/>
      <w:lvlText w:val=""/>
      <w:lvlJc w:val="left"/>
      <w:pPr>
        <w:ind w:left="4154" w:hanging="360"/>
      </w:pPr>
      <w:rPr>
        <w:rFonts w:ascii="Wingdings" w:hAnsi="Wingdings" w:hint="default"/>
      </w:rPr>
    </w:lvl>
    <w:lvl w:ilvl="6" w:tplc="04090001" w:tentative="1">
      <w:start w:val="1"/>
      <w:numFmt w:val="bullet"/>
      <w:lvlText w:val=""/>
      <w:lvlJc w:val="left"/>
      <w:pPr>
        <w:ind w:left="4874" w:hanging="360"/>
      </w:pPr>
      <w:rPr>
        <w:rFonts w:ascii="Symbol" w:hAnsi="Symbol" w:hint="default"/>
      </w:rPr>
    </w:lvl>
    <w:lvl w:ilvl="7" w:tplc="04090003" w:tentative="1">
      <w:start w:val="1"/>
      <w:numFmt w:val="bullet"/>
      <w:lvlText w:val="o"/>
      <w:lvlJc w:val="left"/>
      <w:pPr>
        <w:ind w:left="5594" w:hanging="360"/>
      </w:pPr>
      <w:rPr>
        <w:rFonts w:ascii="Courier New" w:hAnsi="Courier New" w:cs="Courier New" w:hint="default"/>
      </w:rPr>
    </w:lvl>
    <w:lvl w:ilvl="8" w:tplc="04090005" w:tentative="1">
      <w:start w:val="1"/>
      <w:numFmt w:val="bullet"/>
      <w:lvlText w:val=""/>
      <w:lvlJc w:val="left"/>
      <w:pPr>
        <w:ind w:left="6314" w:hanging="360"/>
      </w:pPr>
      <w:rPr>
        <w:rFonts w:ascii="Wingdings" w:hAnsi="Wingdings" w:hint="default"/>
      </w:rPr>
    </w:lvl>
  </w:abstractNum>
  <w:abstractNum w:abstractNumId="28" w15:restartNumberingAfterBreak="0">
    <w:nsid w:val="59526406"/>
    <w:multiLevelType w:val="hybridMultilevel"/>
    <w:tmpl w:val="FFFFFFFF"/>
    <w:lvl w:ilvl="0" w:tplc="ED7AE0D2">
      <w:start w:val="1"/>
      <w:numFmt w:val="decimal"/>
      <w:lvlText w:val="%1."/>
      <w:lvlJc w:val="left"/>
      <w:pPr>
        <w:ind w:left="720" w:hanging="360"/>
      </w:pPr>
    </w:lvl>
    <w:lvl w:ilvl="1" w:tplc="77C8C154">
      <w:start w:val="1"/>
      <w:numFmt w:val="lowerLetter"/>
      <w:lvlText w:val="%2."/>
      <w:lvlJc w:val="left"/>
      <w:pPr>
        <w:ind w:left="1440" w:hanging="360"/>
      </w:pPr>
    </w:lvl>
    <w:lvl w:ilvl="2" w:tplc="5A1C3904">
      <w:start w:val="1"/>
      <w:numFmt w:val="lowerRoman"/>
      <w:lvlText w:val="%3."/>
      <w:lvlJc w:val="right"/>
      <w:pPr>
        <w:ind w:left="2160" w:hanging="180"/>
      </w:pPr>
    </w:lvl>
    <w:lvl w:ilvl="3" w:tplc="CCA42E88">
      <w:start w:val="1"/>
      <w:numFmt w:val="decimal"/>
      <w:lvlText w:val="%4."/>
      <w:lvlJc w:val="left"/>
      <w:pPr>
        <w:ind w:left="2880" w:hanging="360"/>
      </w:pPr>
    </w:lvl>
    <w:lvl w:ilvl="4" w:tplc="7AC8DBE4">
      <w:start w:val="1"/>
      <w:numFmt w:val="lowerLetter"/>
      <w:lvlText w:val="%5."/>
      <w:lvlJc w:val="left"/>
      <w:pPr>
        <w:ind w:left="3600" w:hanging="360"/>
      </w:pPr>
    </w:lvl>
    <w:lvl w:ilvl="5" w:tplc="66727CE8">
      <w:start w:val="1"/>
      <w:numFmt w:val="lowerRoman"/>
      <w:lvlText w:val="%6."/>
      <w:lvlJc w:val="right"/>
      <w:pPr>
        <w:ind w:left="4320" w:hanging="180"/>
      </w:pPr>
    </w:lvl>
    <w:lvl w:ilvl="6" w:tplc="6D64F49C">
      <w:start w:val="1"/>
      <w:numFmt w:val="decimal"/>
      <w:lvlText w:val="%7."/>
      <w:lvlJc w:val="left"/>
      <w:pPr>
        <w:ind w:left="5040" w:hanging="360"/>
      </w:pPr>
    </w:lvl>
    <w:lvl w:ilvl="7" w:tplc="8C56333C">
      <w:start w:val="1"/>
      <w:numFmt w:val="lowerLetter"/>
      <w:lvlText w:val="%8."/>
      <w:lvlJc w:val="left"/>
      <w:pPr>
        <w:ind w:left="5760" w:hanging="360"/>
      </w:pPr>
    </w:lvl>
    <w:lvl w:ilvl="8" w:tplc="CA943334">
      <w:start w:val="1"/>
      <w:numFmt w:val="lowerRoman"/>
      <w:lvlText w:val="%9."/>
      <w:lvlJc w:val="right"/>
      <w:pPr>
        <w:ind w:left="6480" w:hanging="180"/>
      </w:pPr>
    </w:lvl>
  </w:abstractNum>
  <w:abstractNum w:abstractNumId="29" w15:restartNumberingAfterBreak="0">
    <w:nsid w:val="59DA3A5B"/>
    <w:multiLevelType w:val="hybridMultilevel"/>
    <w:tmpl w:val="FFFFFFFF"/>
    <w:lvl w:ilvl="0" w:tplc="E05CA9CC">
      <w:start w:val="1"/>
      <w:numFmt w:val="decimal"/>
      <w:lvlText w:val="%1."/>
      <w:lvlJc w:val="left"/>
      <w:pPr>
        <w:ind w:left="720" w:hanging="360"/>
      </w:pPr>
    </w:lvl>
    <w:lvl w:ilvl="1" w:tplc="8EACCCBA">
      <w:start w:val="1"/>
      <w:numFmt w:val="lowerLetter"/>
      <w:lvlText w:val="%2."/>
      <w:lvlJc w:val="left"/>
      <w:pPr>
        <w:ind w:left="1440" w:hanging="360"/>
      </w:pPr>
    </w:lvl>
    <w:lvl w:ilvl="2" w:tplc="7F6845B8">
      <w:start w:val="1"/>
      <w:numFmt w:val="lowerRoman"/>
      <w:lvlText w:val="%3."/>
      <w:lvlJc w:val="right"/>
      <w:pPr>
        <w:ind w:left="2160" w:hanging="180"/>
      </w:pPr>
    </w:lvl>
    <w:lvl w:ilvl="3" w:tplc="3A4CEF66">
      <w:start w:val="1"/>
      <w:numFmt w:val="decimal"/>
      <w:lvlText w:val="%4."/>
      <w:lvlJc w:val="left"/>
      <w:pPr>
        <w:ind w:left="2880" w:hanging="360"/>
      </w:pPr>
    </w:lvl>
    <w:lvl w:ilvl="4" w:tplc="BCC8B956">
      <w:start w:val="1"/>
      <w:numFmt w:val="lowerLetter"/>
      <w:lvlText w:val="%5."/>
      <w:lvlJc w:val="left"/>
      <w:pPr>
        <w:ind w:left="3600" w:hanging="360"/>
      </w:pPr>
    </w:lvl>
    <w:lvl w:ilvl="5" w:tplc="C6E24974">
      <w:start w:val="1"/>
      <w:numFmt w:val="lowerRoman"/>
      <w:lvlText w:val="%6."/>
      <w:lvlJc w:val="right"/>
      <w:pPr>
        <w:ind w:left="4320" w:hanging="180"/>
      </w:pPr>
    </w:lvl>
    <w:lvl w:ilvl="6" w:tplc="43DA6B76">
      <w:start w:val="1"/>
      <w:numFmt w:val="decimal"/>
      <w:lvlText w:val="%7."/>
      <w:lvlJc w:val="left"/>
      <w:pPr>
        <w:ind w:left="5040" w:hanging="360"/>
      </w:pPr>
    </w:lvl>
    <w:lvl w:ilvl="7" w:tplc="2168FFEC">
      <w:start w:val="1"/>
      <w:numFmt w:val="lowerLetter"/>
      <w:lvlText w:val="%8."/>
      <w:lvlJc w:val="left"/>
      <w:pPr>
        <w:ind w:left="5760" w:hanging="360"/>
      </w:pPr>
    </w:lvl>
    <w:lvl w:ilvl="8" w:tplc="C46CFC5A">
      <w:start w:val="1"/>
      <w:numFmt w:val="lowerRoman"/>
      <w:lvlText w:val="%9."/>
      <w:lvlJc w:val="right"/>
      <w:pPr>
        <w:ind w:left="6480" w:hanging="180"/>
      </w:pPr>
    </w:lvl>
  </w:abstractNum>
  <w:abstractNum w:abstractNumId="30" w15:restartNumberingAfterBreak="0">
    <w:nsid w:val="5A8F6C3F"/>
    <w:multiLevelType w:val="multilevel"/>
    <w:tmpl w:val="25EC1968"/>
    <w:lvl w:ilvl="0">
      <w:start w:val="9"/>
      <w:numFmt w:val="decimal"/>
      <w:lvlText w:val="%1"/>
      <w:lvlJc w:val="left"/>
      <w:pPr>
        <w:ind w:left="456" w:hanging="456"/>
      </w:pPr>
      <w:rPr>
        <w:rFonts w:hint="default"/>
      </w:rPr>
    </w:lvl>
    <w:lvl w:ilvl="1">
      <w:start w:val="1"/>
      <w:numFmt w:val="bullet"/>
      <w:lvlText w:val=""/>
      <w:lvlJc w:val="left"/>
      <w:pPr>
        <w:ind w:left="1287" w:hanging="720"/>
      </w:pPr>
      <w:rPr>
        <w:rFonts w:ascii="Symbol" w:hAnsi="Symbol"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1" w15:restartNumberingAfterBreak="0">
    <w:nsid w:val="65DA3B36"/>
    <w:multiLevelType w:val="multilevel"/>
    <w:tmpl w:val="A87412FA"/>
    <w:lvl w:ilvl="0">
      <w:start w:val="1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72417CD"/>
    <w:multiLevelType w:val="hybridMultilevel"/>
    <w:tmpl w:val="9F9A6D92"/>
    <w:lvl w:ilvl="0" w:tplc="04090001">
      <w:start w:val="1"/>
      <w:numFmt w:val="bullet"/>
      <w:lvlText w:val=""/>
      <w:lvlJc w:val="left"/>
      <w:pPr>
        <w:ind w:left="1039" w:hanging="360"/>
      </w:pPr>
      <w:rPr>
        <w:rFonts w:ascii="Symbol" w:hAnsi="Symbol" w:hint="default"/>
      </w:rPr>
    </w:lvl>
    <w:lvl w:ilvl="1" w:tplc="04090003" w:tentative="1">
      <w:start w:val="1"/>
      <w:numFmt w:val="bullet"/>
      <w:lvlText w:val="o"/>
      <w:lvlJc w:val="left"/>
      <w:pPr>
        <w:ind w:left="1759" w:hanging="360"/>
      </w:pPr>
      <w:rPr>
        <w:rFonts w:ascii="Courier New" w:hAnsi="Courier New" w:cs="Courier New" w:hint="default"/>
      </w:rPr>
    </w:lvl>
    <w:lvl w:ilvl="2" w:tplc="04090005" w:tentative="1">
      <w:start w:val="1"/>
      <w:numFmt w:val="bullet"/>
      <w:lvlText w:val=""/>
      <w:lvlJc w:val="left"/>
      <w:pPr>
        <w:ind w:left="2479" w:hanging="360"/>
      </w:pPr>
      <w:rPr>
        <w:rFonts w:ascii="Wingdings" w:hAnsi="Wingdings" w:hint="default"/>
      </w:rPr>
    </w:lvl>
    <w:lvl w:ilvl="3" w:tplc="04090001" w:tentative="1">
      <w:start w:val="1"/>
      <w:numFmt w:val="bullet"/>
      <w:lvlText w:val=""/>
      <w:lvlJc w:val="left"/>
      <w:pPr>
        <w:ind w:left="3199" w:hanging="360"/>
      </w:pPr>
      <w:rPr>
        <w:rFonts w:ascii="Symbol" w:hAnsi="Symbol" w:hint="default"/>
      </w:rPr>
    </w:lvl>
    <w:lvl w:ilvl="4" w:tplc="04090003" w:tentative="1">
      <w:start w:val="1"/>
      <w:numFmt w:val="bullet"/>
      <w:lvlText w:val="o"/>
      <w:lvlJc w:val="left"/>
      <w:pPr>
        <w:ind w:left="3919" w:hanging="360"/>
      </w:pPr>
      <w:rPr>
        <w:rFonts w:ascii="Courier New" w:hAnsi="Courier New" w:cs="Courier New" w:hint="default"/>
      </w:rPr>
    </w:lvl>
    <w:lvl w:ilvl="5" w:tplc="04090005" w:tentative="1">
      <w:start w:val="1"/>
      <w:numFmt w:val="bullet"/>
      <w:lvlText w:val=""/>
      <w:lvlJc w:val="left"/>
      <w:pPr>
        <w:ind w:left="4639" w:hanging="360"/>
      </w:pPr>
      <w:rPr>
        <w:rFonts w:ascii="Wingdings" w:hAnsi="Wingdings" w:hint="default"/>
      </w:rPr>
    </w:lvl>
    <w:lvl w:ilvl="6" w:tplc="04090001" w:tentative="1">
      <w:start w:val="1"/>
      <w:numFmt w:val="bullet"/>
      <w:lvlText w:val=""/>
      <w:lvlJc w:val="left"/>
      <w:pPr>
        <w:ind w:left="5359" w:hanging="360"/>
      </w:pPr>
      <w:rPr>
        <w:rFonts w:ascii="Symbol" w:hAnsi="Symbol" w:hint="default"/>
      </w:rPr>
    </w:lvl>
    <w:lvl w:ilvl="7" w:tplc="04090003" w:tentative="1">
      <w:start w:val="1"/>
      <w:numFmt w:val="bullet"/>
      <w:lvlText w:val="o"/>
      <w:lvlJc w:val="left"/>
      <w:pPr>
        <w:ind w:left="6079" w:hanging="360"/>
      </w:pPr>
      <w:rPr>
        <w:rFonts w:ascii="Courier New" w:hAnsi="Courier New" w:cs="Courier New" w:hint="default"/>
      </w:rPr>
    </w:lvl>
    <w:lvl w:ilvl="8" w:tplc="04090005" w:tentative="1">
      <w:start w:val="1"/>
      <w:numFmt w:val="bullet"/>
      <w:lvlText w:val=""/>
      <w:lvlJc w:val="left"/>
      <w:pPr>
        <w:ind w:left="6799" w:hanging="360"/>
      </w:pPr>
      <w:rPr>
        <w:rFonts w:ascii="Wingdings" w:hAnsi="Wingdings" w:hint="default"/>
      </w:rPr>
    </w:lvl>
  </w:abstractNum>
  <w:abstractNum w:abstractNumId="33" w15:restartNumberingAfterBreak="0">
    <w:nsid w:val="674B046A"/>
    <w:multiLevelType w:val="multilevel"/>
    <w:tmpl w:val="25EC1968"/>
    <w:lvl w:ilvl="0">
      <w:start w:val="9"/>
      <w:numFmt w:val="decimal"/>
      <w:lvlText w:val="%1"/>
      <w:lvlJc w:val="left"/>
      <w:pPr>
        <w:ind w:left="456" w:hanging="456"/>
      </w:pPr>
      <w:rPr>
        <w:rFonts w:hint="default"/>
      </w:rPr>
    </w:lvl>
    <w:lvl w:ilvl="1">
      <w:start w:val="1"/>
      <w:numFmt w:val="bullet"/>
      <w:lvlText w:val=""/>
      <w:lvlJc w:val="left"/>
      <w:pPr>
        <w:ind w:left="1287" w:hanging="720"/>
      </w:pPr>
      <w:rPr>
        <w:rFonts w:ascii="Symbol" w:hAnsi="Symbol"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4" w15:restartNumberingAfterBreak="0">
    <w:nsid w:val="67D232D5"/>
    <w:multiLevelType w:val="hybridMultilevel"/>
    <w:tmpl w:val="FFFFFFFF"/>
    <w:lvl w:ilvl="0" w:tplc="A0AEAC98">
      <w:start w:val="1"/>
      <w:numFmt w:val="decimal"/>
      <w:lvlText w:val="%1."/>
      <w:lvlJc w:val="left"/>
      <w:pPr>
        <w:ind w:left="720" w:hanging="360"/>
      </w:pPr>
    </w:lvl>
    <w:lvl w:ilvl="1" w:tplc="D4E04A90">
      <w:start w:val="1"/>
      <w:numFmt w:val="lowerLetter"/>
      <w:lvlText w:val="%2."/>
      <w:lvlJc w:val="left"/>
      <w:pPr>
        <w:ind w:left="1440" w:hanging="360"/>
      </w:pPr>
    </w:lvl>
    <w:lvl w:ilvl="2" w:tplc="C4906C04">
      <w:start w:val="1"/>
      <w:numFmt w:val="lowerRoman"/>
      <w:lvlText w:val="%3."/>
      <w:lvlJc w:val="right"/>
      <w:pPr>
        <w:ind w:left="2160" w:hanging="180"/>
      </w:pPr>
    </w:lvl>
    <w:lvl w:ilvl="3" w:tplc="72CA3FCC">
      <w:start w:val="1"/>
      <w:numFmt w:val="decimal"/>
      <w:lvlText w:val="%4."/>
      <w:lvlJc w:val="left"/>
      <w:pPr>
        <w:ind w:left="2880" w:hanging="360"/>
      </w:pPr>
    </w:lvl>
    <w:lvl w:ilvl="4" w:tplc="C09E036C">
      <w:start w:val="1"/>
      <w:numFmt w:val="lowerLetter"/>
      <w:lvlText w:val="%5."/>
      <w:lvlJc w:val="left"/>
      <w:pPr>
        <w:ind w:left="3600" w:hanging="360"/>
      </w:pPr>
    </w:lvl>
    <w:lvl w:ilvl="5" w:tplc="C7582672">
      <w:start w:val="1"/>
      <w:numFmt w:val="lowerRoman"/>
      <w:lvlText w:val="%6."/>
      <w:lvlJc w:val="right"/>
      <w:pPr>
        <w:ind w:left="4320" w:hanging="180"/>
      </w:pPr>
    </w:lvl>
    <w:lvl w:ilvl="6" w:tplc="28329402">
      <w:start w:val="1"/>
      <w:numFmt w:val="decimal"/>
      <w:lvlText w:val="%7."/>
      <w:lvlJc w:val="left"/>
      <w:pPr>
        <w:ind w:left="5040" w:hanging="360"/>
      </w:pPr>
    </w:lvl>
    <w:lvl w:ilvl="7" w:tplc="AFD408AA">
      <w:start w:val="1"/>
      <w:numFmt w:val="lowerLetter"/>
      <w:lvlText w:val="%8."/>
      <w:lvlJc w:val="left"/>
      <w:pPr>
        <w:ind w:left="5760" w:hanging="360"/>
      </w:pPr>
    </w:lvl>
    <w:lvl w:ilvl="8" w:tplc="9FD66880">
      <w:start w:val="1"/>
      <w:numFmt w:val="lowerRoman"/>
      <w:lvlText w:val="%9."/>
      <w:lvlJc w:val="right"/>
      <w:pPr>
        <w:ind w:left="6480" w:hanging="180"/>
      </w:pPr>
    </w:lvl>
  </w:abstractNum>
  <w:abstractNum w:abstractNumId="35" w15:restartNumberingAfterBreak="0">
    <w:nsid w:val="6BEA4024"/>
    <w:multiLevelType w:val="hybridMultilevel"/>
    <w:tmpl w:val="27EA96AE"/>
    <w:lvl w:ilvl="0" w:tplc="0CC2B15A">
      <w:start w:val="1"/>
      <w:numFmt w:val="decimal"/>
      <w:pStyle w:val="Heading1"/>
      <w:lvlText w:val="%1."/>
      <w:lvlJc w:val="left"/>
      <w:pPr>
        <w:ind w:left="360" w:hanging="360"/>
      </w:pPr>
      <w:rPr>
        <w:rFonts w:ascii="Times New Roman" w:hAnsi="Times New Roman" w:cs="Times New Roman" w:hint="default"/>
        <w:sz w:val="48"/>
        <w:szCs w:val="4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3A004C"/>
    <w:multiLevelType w:val="multilevel"/>
    <w:tmpl w:val="87D0DE5A"/>
    <w:lvl w:ilvl="0">
      <w:start w:val="3"/>
      <w:numFmt w:val="decimal"/>
      <w:lvlText w:val="%1"/>
      <w:lvlJc w:val="left"/>
      <w:pPr>
        <w:ind w:left="1134" w:hanging="815"/>
      </w:pPr>
      <w:rPr>
        <w:rFonts w:hint="default"/>
        <w:lang w:val="en-US" w:eastAsia="en-US" w:bidi="en-US"/>
      </w:rPr>
    </w:lvl>
    <w:lvl w:ilvl="1">
      <w:start w:val="2"/>
      <w:numFmt w:val="decimal"/>
      <w:lvlText w:val="%1.%2"/>
      <w:lvlJc w:val="left"/>
      <w:pPr>
        <w:ind w:left="1134" w:hanging="815"/>
      </w:pPr>
      <w:rPr>
        <w:rFonts w:hint="default"/>
        <w:lang w:val="en-US" w:eastAsia="en-US" w:bidi="en-US"/>
      </w:rPr>
    </w:lvl>
    <w:lvl w:ilvl="2">
      <w:start w:val="1"/>
      <w:numFmt w:val="decimal"/>
      <w:lvlText w:val="%1.%2.%3"/>
      <w:lvlJc w:val="left"/>
      <w:pPr>
        <w:ind w:left="1134" w:hanging="815"/>
      </w:pPr>
      <w:rPr>
        <w:rFonts w:hint="default"/>
        <w:lang w:val="en-US" w:eastAsia="en-US" w:bidi="en-US"/>
      </w:rPr>
    </w:lvl>
    <w:lvl w:ilvl="3">
      <w:numFmt w:val="decimal"/>
      <w:lvlText w:val="%1.%2.%3.%4"/>
      <w:lvlJc w:val="left"/>
      <w:pPr>
        <w:ind w:left="1134" w:hanging="815"/>
      </w:pPr>
      <w:rPr>
        <w:rFonts w:ascii="Segoe UI" w:eastAsia="Segoe UI" w:hAnsi="Segoe UI" w:cs="Segoe UI" w:hint="default"/>
        <w:b/>
        <w:bCs/>
        <w:spacing w:val="-3"/>
        <w:w w:val="100"/>
        <w:sz w:val="24"/>
        <w:szCs w:val="24"/>
        <w:lang w:val="en-US" w:eastAsia="en-US" w:bidi="en-US"/>
      </w:rPr>
    </w:lvl>
    <w:lvl w:ilvl="4">
      <w:numFmt w:val="bullet"/>
      <w:lvlText w:val="•"/>
      <w:lvlJc w:val="left"/>
      <w:pPr>
        <w:ind w:left="6492" w:hanging="815"/>
      </w:pPr>
      <w:rPr>
        <w:rFonts w:hint="default"/>
        <w:lang w:val="en-US" w:eastAsia="en-US" w:bidi="en-US"/>
      </w:rPr>
    </w:lvl>
    <w:lvl w:ilvl="5">
      <w:numFmt w:val="bullet"/>
      <w:lvlText w:val="•"/>
      <w:lvlJc w:val="left"/>
      <w:pPr>
        <w:ind w:left="7830" w:hanging="815"/>
      </w:pPr>
      <w:rPr>
        <w:rFonts w:hint="default"/>
        <w:lang w:val="en-US" w:eastAsia="en-US" w:bidi="en-US"/>
      </w:rPr>
    </w:lvl>
    <w:lvl w:ilvl="6">
      <w:numFmt w:val="bullet"/>
      <w:lvlText w:val="•"/>
      <w:lvlJc w:val="left"/>
      <w:pPr>
        <w:ind w:left="9168" w:hanging="815"/>
      </w:pPr>
      <w:rPr>
        <w:rFonts w:hint="default"/>
        <w:lang w:val="en-US" w:eastAsia="en-US" w:bidi="en-US"/>
      </w:rPr>
    </w:lvl>
    <w:lvl w:ilvl="7">
      <w:numFmt w:val="bullet"/>
      <w:lvlText w:val="•"/>
      <w:lvlJc w:val="left"/>
      <w:pPr>
        <w:ind w:left="10506" w:hanging="815"/>
      </w:pPr>
      <w:rPr>
        <w:rFonts w:hint="default"/>
        <w:lang w:val="en-US" w:eastAsia="en-US" w:bidi="en-US"/>
      </w:rPr>
    </w:lvl>
    <w:lvl w:ilvl="8">
      <w:numFmt w:val="bullet"/>
      <w:lvlText w:val="•"/>
      <w:lvlJc w:val="left"/>
      <w:pPr>
        <w:ind w:left="11844" w:hanging="815"/>
      </w:pPr>
      <w:rPr>
        <w:rFonts w:hint="default"/>
        <w:lang w:val="en-US" w:eastAsia="en-US" w:bidi="en-US"/>
      </w:rPr>
    </w:lvl>
  </w:abstractNum>
  <w:abstractNum w:abstractNumId="37" w15:restartNumberingAfterBreak="0">
    <w:nsid w:val="6F6541D0"/>
    <w:multiLevelType w:val="hybridMultilevel"/>
    <w:tmpl w:val="0B6EBA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72352AA"/>
    <w:multiLevelType w:val="multilevel"/>
    <w:tmpl w:val="2FD4500C"/>
    <w:lvl w:ilvl="0">
      <w:start w:val="8"/>
      <w:numFmt w:val="decimal"/>
      <w:lvlText w:val="%1"/>
      <w:lvlJc w:val="left"/>
      <w:pPr>
        <w:ind w:left="576" w:hanging="576"/>
      </w:pPr>
      <w:rPr>
        <w:rFonts w:hint="default"/>
      </w:rPr>
    </w:lvl>
    <w:lvl w:ilvl="1">
      <w:start w:val="2"/>
      <w:numFmt w:val="decimal"/>
      <w:lvlText w:val="%1.%2"/>
      <w:lvlJc w:val="left"/>
      <w:pPr>
        <w:ind w:left="1296" w:hanging="576"/>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B874AD7"/>
    <w:multiLevelType w:val="multilevel"/>
    <w:tmpl w:val="25EC1968"/>
    <w:lvl w:ilvl="0">
      <w:start w:val="9"/>
      <w:numFmt w:val="decimal"/>
      <w:lvlText w:val="%1"/>
      <w:lvlJc w:val="left"/>
      <w:pPr>
        <w:ind w:left="456" w:hanging="456"/>
      </w:pPr>
      <w:rPr>
        <w:rFonts w:hint="default"/>
      </w:rPr>
    </w:lvl>
    <w:lvl w:ilvl="1">
      <w:start w:val="1"/>
      <w:numFmt w:val="bullet"/>
      <w:lvlText w:val=""/>
      <w:lvlJc w:val="left"/>
      <w:pPr>
        <w:ind w:left="1287" w:hanging="720"/>
      </w:pPr>
      <w:rPr>
        <w:rFonts w:ascii="Symbol" w:hAnsi="Symbol"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40" w15:restartNumberingAfterBreak="0">
    <w:nsid w:val="7BBE7658"/>
    <w:multiLevelType w:val="multilevel"/>
    <w:tmpl w:val="4086AC38"/>
    <w:lvl w:ilvl="0">
      <w:start w:val="9"/>
      <w:numFmt w:val="decimal"/>
      <w:lvlText w:val="%1"/>
      <w:lvlJc w:val="left"/>
      <w:pPr>
        <w:ind w:left="456" w:hanging="456"/>
      </w:pPr>
      <w:rPr>
        <w:rFonts w:hint="default"/>
      </w:rPr>
    </w:lvl>
    <w:lvl w:ilvl="1">
      <w:start w:val="1"/>
      <w:numFmt w:val="decimal"/>
      <w:lvlText w:val="%1.%2"/>
      <w:lvlJc w:val="left"/>
      <w:pPr>
        <w:ind w:left="1287" w:hanging="720"/>
      </w:pPr>
      <w:rPr>
        <w:rFonts w:hint="default"/>
        <w:sz w:val="32"/>
        <w:szCs w:val="44"/>
      </w:rPr>
    </w:lvl>
    <w:lvl w:ilvl="2">
      <w:start w:val="1"/>
      <w:numFmt w:val="decimal"/>
      <w:lvlText w:val="%1.%2.%3"/>
      <w:lvlJc w:val="left"/>
      <w:pPr>
        <w:ind w:left="1854" w:hanging="720"/>
      </w:pPr>
      <w:rPr>
        <w:sz w:val="28"/>
        <w:szCs w:val="28"/>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41" w15:restartNumberingAfterBreak="0">
    <w:nsid w:val="7BEC7100"/>
    <w:multiLevelType w:val="hybridMultilevel"/>
    <w:tmpl w:val="FFFFFFFF"/>
    <w:lvl w:ilvl="0" w:tplc="BFEA01BE">
      <w:start w:val="1"/>
      <w:numFmt w:val="decimal"/>
      <w:lvlText w:val="%1."/>
      <w:lvlJc w:val="left"/>
      <w:pPr>
        <w:ind w:left="720" w:hanging="360"/>
      </w:pPr>
    </w:lvl>
    <w:lvl w:ilvl="1" w:tplc="41944784">
      <w:start w:val="1"/>
      <w:numFmt w:val="lowerLetter"/>
      <w:lvlText w:val="%2."/>
      <w:lvlJc w:val="left"/>
      <w:pPr>
        <w:ind w:left="1440" w:hanging="360"/>
      </w:pPr>
    </w:lvl>
    <w:lvl w:ilvl="2" w:tplc="E6DC33D2">
      <w:start w:val="1"/>
      <w:numFmt w:val="lowerRoman"/>
      <w:lvlText w:val="%3."/>
      <w:lvlJc w:val="right"/>
      <w:pPr>
        <w:ind w:left="2160" w:hanging="180"/>
      </w:pPr>
    </w:lvl>
    <w:lvl w:ilvl="3" w:tplc="7CFC5E1A">
      <w:start w:val="1"/>
      <w:numFmt w:val="decimal"/>
      <w:lvlText w:val="%4."/>
      <w:lvlJc w:val="left"/>
      <w:pPr>
        <w:ind w:left="2880" w:hanging="360"/>
      </w:pPr>
    </w:lvl>
    <w:lvl w:ilvl="4" w:tplc="82E64B4A">
      <w:start w:val="1"/>
      <w:numFmt w:val="lowerLetter"/>
      <w:lvlText w:val="%5."/>
      <w:lvlJc w:val="left"/>
      <w:pPr>
        <w:ind w:left="3600" w:hanging="360"/>
      </w:pPr>
    </w:lvl>
    <w:lvl w:ilvl="5" w:tplc="AC42DA9E">
      <w:start w:val="1"/>
      <w:numFmt w:val="lowerRoman"/>
      <w:lvlText w:val="%6."/>
      <w:lvlJc w:val="right"/>
      <w:pPr>
        <w:ind w:left="4320" w:hanging="180"/>
      </w:pPr>
    </w:lvl>
    <w:lvl w:ilvl="6" w:tplc="9A8C633E">
      <w:start w:val="1"/>
      <w:numFmt w:val="decimal"/>
      <w:lvlText w:val="%7."/>
      <w:lvlJc w:val="left"/>
      <w:pPr>
        <w:ind w:left="5040" w:hanging="360"/>
      </w:pPr>
    </w:lvl>
    <w:lvl w:ilvl="7" w:tplc="C1CA081A">
      <w:start w:val="1"/>
      <w:numFmt w:val="lowerLetter"/>
      <w:lvlText w:val="%8."/>
      <w:lvlJc w:val="left"/>
      <w:pPr>
        <w:ind w:left="5760" w:hanging="360"/>
      </w:pPr>
    </w:lvl>
    <w:lvl w:ilvl="8" w:tplc="45040E34">
      <w:start w:val="1"/>
      <w:numFmt w:val="lowerRoman"/>
      <w:lvlText w:val="%9."/>
      <w:lvlJc w:val="right"/>
      <w:pPr>
        <w:ind w:left="6480" w:hanging="180"/>
      </w:pPr>
    </w:lvl>
  </w:abstractNum>
  <w:abstractNum w:abstractNumId="42" w15:restartNumberingAfterBreak="0">
    <w:nsid w:val="7D671B90"/>
    <w:multiLevelType w:val="hybridMultilevel"/>
    <w:tmpl w:val="2A263B32"/>
    <w:lvl w:ilvl="0" w:tplc="72D490E0">
      <w:start w:val="1"/>
      <w:numFmt w:val="decimal"/>
      <w:lvlText w:val="%1."/>
      <w:lvlJc w:val="left"/>
      <w:pPr>
        <w:ind w:left="720" w:hanging="360"/>
      </w:pPr>
    </w:lvl>
    <w:lvl w:ilvl="1" w:tplc="44E8CE4C">
      <w:start w:val="1"/>
      <w:numFmt w:val="lowerLetter"/>
      <w:lvlText w:val="%2."/>
      <w:lvlJc w:val="left"/>
      <w:pPr>
        <w:ind w:left="1440" w:hanging="360"/>
      </w:pPr>
    </w:lvl>
    <w:lvl w:ilvl="2" w:tplc="E168E7F4">
      <w:start w:val="1"/>
      <w:numFmt w:val="lowerRoman"/>
      <w:lvlText w:val="%3."/>
      <w:lvlJc w:val="right"/>
      <w:pPr>
        <w:ind w:left="2160" w:hanging="180"/>
      </w:pPr>
    </w:lvl>
    <w:lvl w:ilvl="3" w:tplc="03648416">
      <w:start w:val="1"/>
      <w:numFmt w:val="decimal"/>
      <w:lvlText w:val="%4."/>
      <w:lvlJc w:val="left"/>
      <w:pPr>
        <w:ind w:left="2880" w:hanging="360"/>
      </w:pPr>
    </w:lvl>
    <w:lvl w:ilvl="4" w:tplc="E2C2CDA2">
      <w:start w:val="1"/>
      <w:numFmt w:val="lowerLetter"/>
      <w:lvlText w:val="%5."/>
      <w:lvlJc w:val="left"/>
      <w:pPr>
        <w:ind w:left="3600" w:hanging="360"/>
      </w:pPr>
    </w:lvl>
    <w:lvl w:ilvl="5" w:tplc="468CE102">
      <w:start w:val="1"/>
      <w:numFmt w:val="lowerRoman"/>
      <w:lvlText w:val="%6."/>
      <w:lvlJc w:val="right"/>
      <w:pPr>
        <w:ind w:left="4320" w:hanging="180"/>
      </w:pPr>
    </w:lvl>
    <w:lvl w:ilvl="6" w:tplc="A0706B84">
      <w:start w:val="1"/>
      <w:numFmt w:val="decimal"/>
      <w:lvlText w:val="%7."/>
      <w:lvlJc w:val="left"/>
      <w:pPr>
        <w:ind w:left="5040" w:hanging="360"/>
      </w:pPr>
    </w:lvl>
    <w:lvl w:ilvl="7" w:tplc="01CE9B10">
      <w:start w:val="1"/>
      <w:numFmt w:val="lowerLetter"/>
      <w:lvlText w:val="%8."/>
      <w:lvlJc w:val="left"/>
      <w:pPr>
        <w:ind w:left="5760" w:hanging="360"/>
      </w:pPr>
    </w:lvl>
    <w:lvl w:ilvl="8" w:tplc="3626C1D2">
      <w:start w:val="1"/>
      <w:numFmt w:val="lowerRoman"/>
      <w:lvlText w:val="%9."/>
      <w:lvlJc w:val="right"/>
      <w:pPr>
        <w:ind w:left="6480" w:hanging="180"/>
      </w:pPr>
    </w:lvl>
  </w:abstractNum>
  <w:num w:numId="1">
    <w:abstractNumId w:val="4"/>
  </w:num>
  <w:num w:numId="2">
    <w:abstractNumId w:val="20"/>
  </w:num>
  <w:num w:numId="3">
    <w:abstractNumId w:val="18"/>
  </w:num>
  <w:num w:numId="4">
    <w:abstractNumId w:val="13"/>
  </w:num>
  <w:num w:numId="5">
    <w:abstractNumId w:val="36"/>
  </w:num>
  <w:num w:numId="6">
    <w:abstractNumId w:val="26"/>
  </w:num>
  <w:num w:numId="7">
    <w:abstractNumId w:val="19"/>
  </w:num>
  <w:num w:numId="8">
    <w:abstractNumId w:val="6"/>
  </w:num>
  <w:num w:numId="9">
    <w:abstractNumId w:val="0"/>
  </w:num>
  <w:num w:numId="10">
    <w:abstractNumId w:val="27"/>
  </w:num>
  <w:num w:numId="11">
    <w:abstractNumId w:val="32"/>
  </w:num>
  <w:num w:numId="12">
    <w:abstractNumId w:val="35"/>
  </w:num>
  <w:num w:numId="13">
    <w:abstractNumId w:val="15"/>
  </w:num>
  <w:num w:numId="14">
    <w:abstractNumId w:val="31"/>
  </w:num>
  <w:num w:numId="15">
    <w:abstractNumId w:val="34"/>
  </w:num>
  <w:num w:numId="16">
    <w:abstractNumId w:val="2"/>
  </w:num>
  <w:num w:numId="17">
    <w:abstractNumId w:val="25"/>
  </w:num>
  <w:num w:numId="18">
    <w:abstractNumId w:val="29"/>
  </w:num>
  <w:num w:numId="19">
    <w:abstractNumId w:val="3"/>
  </w:num>
  <w:num w:numId="20">
    <w:abstractNumId w:val="38"/>
  </w:num>
  <w:num w:numId="21">
    <w:abstractNumId w:val="40"/>
  </w:num>
  <w:num w:numId="22">
    <w:abstractNumId w:val="16"/>
  </w:num>
  <w:num w:numId="23">
    <w:abstractNumId w:val="12"/>
  </w:num>
  <w:num w:numId="24">
    <w:abstractNumId w:val="41"/>
  </w:num>
  <w:num w:numId="25">
    <w:abstractNumId w:val="1"/>
  </w:num>
  <w:num w:numId="26">
    <w:abstractNumId w:val="9"/>
  </w:num>
  <w:num w:numId="27">
    <w:abstractNumId w:val="11"/>
  </w:num>
  <w:num w:numId="28">
    <w:abstractNumId w:val="5"/>
  </w:num>
  <w:num w:numId="29">
    <w:abstractNumId w:val="10"/>
  </w:num>
  <w:num w:numId="30">
    <w:abstractNumId w:val="23"/>
  </w:num>
  <w:num w:numId="31">
    <w:abstractNumId w:val="21"/>
  </w:num>
  <w:num w:numId="32">
    <w:abstractNumId w:val="8"/>
  </w:num>
  <w:num w:numId="33">
    <w:abstractNumId w:val="14"/>
  </w:num>
  <w:num w:numId="34">
    <w:abstractNumId w:val="28"/>
  </w:num>
  <w:num w:numId="35">
    <w:abstractNumId w:val="7"/>
  </w:num>
  <w:num w:numId="36">
    <w:abstractNumId w:val="37"/>
  </w:num>
  <w:num w:numId="37">
    <w:abstractNumId w:val="15"/>
  </w:num>
  <w:num w:numId="38">
    <w:abstractNumId w:val="33"/>
  </w:num>
  <w:num w:numId="39">
    <w:abstractNumId w:val="39"/>
  </w:num>
  <w:num w:numId="40">
    <w:abstractNumId w:val="30"/>
  </w:num>
  <w:num w:numId="41">
    <w:abstractNumId w:val="15"/>
  </w:num>
  <w:num w:numId="42">
    <w:abstractNumId w:val="15"/>
  </w:num>
  <w:num w:numId="43">
    <w:abstractNumId w:val="0"/>
  </w:num>
  <w:num w:numId="44">
    <w:abstractNumId w:val="0"/>
  </w:num>
  <w:num w:numId="45">
    <w:abstractNumId w:val="0"/>
  </w:num>
  <w:num w:numId="46">
    <w:abstractNumId w:val="24"/>
  </w:num>
  <w:num w:numId="47">
    <w:abstractNumId w:val="22"/>
  </w:num>
  <w:num w:numId="48">
    <w:abstractNumId w:val="42"/>
  </w:num>
  <w:num w:numId="49">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ECA"/>
    <w:rsid w:val="00000BED"/>
    <w:rsid w:val="000014EE"/>
    <w:rsid w:val="000016B1"/>
    <w:rsid w:val="00001A77"/>
    <w:rsid w:val="00001E52"/>
    <w:rsid w:val="00002029"/>
    <w:rsid w:val="000028CE"/>
    <w:rsid w:val="00004327"/>
    <w:rsid w:val="0000520B"/>
    <w:rsid w:val="00005CFF"/>
    <w:rsid w:val="000062DD"/>
    <w:rsid w:val="0000669A"/>
    <w:rsid w:val="000073FF"/>
    <w:rsid w:val="000106D9"/>
    <w:rsid w:val="00010702"/>
    <w:rsid w:val="0001119F"/>
    <w:rsid w:val="00011352"/>
    <w:rsid w:val="0001257D"/>
    <w:rsid w:val="00012612"/>
    <w:rsid w:val="00012645"/>
    <w:rsid w:val="000129F8"/>
    <w:rsid w:val="000137C7"/>
    <w:rsid w:val="00013D21"/>
    <w:rsid w:val="000142DD"/>
    <w:rsid w:val="00014B54"/>
    <w:rsid w:val="00015E45"/>
    <w:rsid w:val="00016D35"/>
    <w:rsid w:val="00020562"/>
    <w:rsid w:val="00020591"/>
    <w:rsid w:val="00020774"/>
    <w:rsid w:val="00020976"/>
    <w:rsid w:val="000219BA"/>
    <w:rsid w:val="00021A10"/>
    <w:rsid w:val="00022F51"/>
    <w:rsid w:val="00023FE3"/>
    <w:rsid w:val="00025145"/>
    <w:rsid w:val="000258A0"/>
    <w:rsid w:val="0002614D"/>
    <w:rsid w:val="0002659B"/>
    <w:rsid w:val="00026B40"/>
    <w:rsid w:val="00026ECA"/>
    <w:rsid w:val="00030EAF"/>
    <w:rsid w:val="000318D3"/>
    <w:rsid w:val="00031C2B"/>
    <w:rsid w:val="000325E1"/>
    <w:rsid w:val="00034115"/>
    <w:rsid w:val="00034E23"/>
    <w:rsid w:val="00035473"/>
    <w:rsid w:val="00036382"/>
    <w:rsid w:val="0003691D"/>
    <w:rsid w:val="0003697E"/>
    <w:rsid w:val="00037279"/>
    <w:rsid w:val="0003758A"/>
    <w:rsid w:val="00037720"/>
    <w:rsid w:val="00037B9A"/>
    <w:rsid w:val="00037E0F"/>
    <w:rsid w:val="00041276"/>
    <w:rsid w:val="00041621"/>
    <w:rsid w:val="00041654"/>
    <w:rsid w:val="00041D59"/>
    <w:rsid w:val="000420A0"/>
    <w:rsid w:val="000421B4"/>
    <w:rsid w:val="00042832"/>
    <w:rsid w:val="00042A70"/>
    <w:rsid w:val="00042FEA"/>
    <w:rsid w:val="00043C06"/>
    <w:rsid w:val="00044A77"/>
    <w:rsid w:val="00044FA0"/>
    <w:rsid w:val="00046416"/>
    <w:rsid w:val="0004649A"/>
    <w:rsid w:val="000467F8"/>
    <w:rsid w:val="00046858"/>
    <w:rsid w:val="00047B3E"/>
    <w:rsid w:val="0004CC89"/>
    <w:rsid w:val="000513D9"/>
    <w:rsid w:val="00051667"/>
    <w:rsid w:val="0005200A"/>
    <w:rsid w:val="00052265"/>
    <w:rsid w:val="00052841"/>
    <w:rsid w:val="00052A48"/>
    <w:rsid w:val="00053537"/>
    <w:rsid w:val="000537E5"/>
    <w:rsid w:val="000539A9"/>
    <w:rsid w:val="000539B1"/>
    <w:rsid w:val="00054078"/>
    <w:rsid w:val="00054961"/>
    <w:rsid w:val="00054BA4"/>
    <w:rsid w:val="00054D43"/>
    <w:rsid w:val="0005520E"/>
    <w:rsid w:val="0005526A"/>
    <w:rsid w:val="00055566"/>
    <w:rsid w:val="000558F7"/>
    <w:rsid w:val="00056027"/>
    <w:rsid w:val="0005649F"/>
    <w:rsid w:val="0005716A"/>
    <w:rsid w:val="00057212"/>
    <w:rsid w:val="00057B40"/>
    <w:rsid w:val="00060FBF"/>
    <w:rsid w:val="000614CC"/>
    <w:rsid w:val="0006172D"/>
    <w:rsid w:val="00062B60"/>
    <w:rsid w:val="00062F56"/>
    <w:rsid w:val="0006300B"/>
    <w:rsid w:val="00063CB8"/>
    <w:rsid w:val="00063D88"/>
    <w:rsid w:val="0006423F"/>
    <w:rsid w:val="00065297"/>
    <w:rsid w:val="000655C3"/>
    <w:rsid w:val="000706E4"/>
    <w:rsid w:val="00070A0D"/>
    <w:rsid w:val="000710AD"/>
    <w:rsid w:val="0007232E"/>
    <w:rsid w:val="00072A4B"/>
    <w:rsid w:val="000732A0"/>
    <w:rsid w:val="00074130"/>
    <w:rsid w:val="00074618"/>
    <w:rsid w:val="00074633"/>
    <w:rsid w:val="00074EB5"/>
    <w:rsid w:val="0007527F"/>
    <w:rsid w:val="00075648"/>
    <w:rsid w:val="000756B7"/>
    <w:rsid w:val="00075987"/>
    <w:rsid w:val="000768D4"/>
    <w:rsid w:val="00076A25"/>
    <w:rsid w:val="000804C3"/>
    <w:rsid w:val="0008066A"/>
    <w:rsid w:val="00081848"/>
    <w:rsid w:val="00081C83"/>
    <w:rsid w:val="000822DE"/>
    <w:rsid w:val="00082802"/>
    <w:rsid w:val="00083353"/>
    <w:rsid w:val="00084A09"/>
    <w:rsid w:val="00084F20"/>
    <w:rsid w:val="00085127"/>
    <w:rsid w:val="00085387"/>
    <w:rsid w:val="000857F2"/>
    <w:rsid w:val="00087097"/>
    <w:rsid w:val="000879BC"/>
    <w:rsid w:val="00087A7C"/>
    <w:rsid w:val="00090638"/>
    <w:rsid w:val="0009101B"/>
    <w:rsid w:val="0009107B"/>
    <w:rsid w:val="00091179"/>
    <w:rsid w:val="00091301"/>
    <w:rsid w:val="00092091"/>
    <w:rsid w:val="00092686"/>
    <w:rsid w:val="00092FEB"/>
    <w:rsid w:val="0009357E"/>
    <w:rsid w:val="000939D7"/>
    <w:rsid w:val="00093E24"/>
    <w:rsid w:val="00094726"/>
    <w:rsid w:val="0009506B"/>
    <w:rsid w:val="00095377"/>
    <w:rsid w:val="000956A3"/>
    <w:rsid w:val="00095ABF"/>
    <w:rsid w:val="0009639E"/>
    <w:rsid w:val="000977A1"/>
    <w:rsid w:val="00097E1F"/>
    <w:rsid w:val="000A0074"/>
    <w:rsid w:val="000A015D"/>
    <w:rsid w:val="000A0455"/>
    <w:rsid w:val="000A0554"/>
    <w:rsid w:val="000A0FB2"/>
    <w:rsid w:val="000A1A22"/>
    <w:rsid w:val="000A28ED"/>
    <w:rsid w:val="000A2F97"/>
    <w:rsid w:val="000A2F9C"/>
    <w:rsid w:val="000A3CA9"/>
    <w:rsid w:val="000A3E90"/>
    <w:rsid w:val="000A40F5"/>
    <w:rsid w:val="000A43DF"/>
    <w:rsid w:val="000A4612"/>
    <w:rsid w:val="000A4DBF"/>
    <w:rsid w:val="000A5BA9"/>
    <w:rsid w:val="000A5CEA"/>
    <w:rsid w:val="000A61DC"/>
    <w:rsid w:val="000A6A2B"/>
    <w:rsid w:val="000A74AD"/>
    <w:rsid w:val="000A77AA"/>
    <w:rsid w:val="000A78D7"/>
    <w:rsid w:val="000B02E2"/>
    <w:rsid w:val="000B0743"/>
    <w:rsid w:val="000B07EF"/>
    <w:rsid w:val="000B09D8"/>
    <w:rsid w:val="000B0BC5"/>
    <w:rsid w:val="000B0C60"/>
    <w:rsid w:val="000B1654"/>
    <w:rsid w:val="000B204B"/>
    <w:rsid w:val="000B2E8F"/>
    <w:rsid w:val="000B3119"/>
    <w:rsid w:val="000B34B1"/>
    <w:rsid w:val="000B388D"/>
    <w:rsid w:val="000B3BCA"/>
    <w:rsid w:val="000B434A"/>
    <w:rsid w:val="000B4D27"/>
    <w:rsid w:val="000B5D89"/>
    <w:rsid w:val="000B61D6"/>
    <w:rsid w:val="000B639A"/>
    <w:rsid w:val="000B6739"/>
    <w:rsid w:val="000B678B"/>
    <w:rsid w:val="000B67A8"/>
    <w:rsid w:val="000B6D04"/>
    <w:rsid w:val="000B7483"/>
    <w:rsid w:val="000C0BA5"/>
    <w:rsid w:val="000C2117"/>
    <w:rsid w:val="000C330A"/>
    <w:rsid w:val="000C38C4"/>
    <w:rsid w:val="000C41B9"/>
    <w:rsid w:val="000C46EF"/>
    <w:rsid w:val="000C617A"/>
    <w:rsid w:val="000C764F"/>
    <w:rsid w:val="000C7DCE"/>
    <w:rsid w:val="000D09B4"/>
    <w:rsid w:val="000D0F2C"/>
    <w:rsid w:val="000D12C2"/>
    <w:rsid w:val="000D151F"/>
    <w:rsid w:val="000D1AF9"/>
    <w:rsid w:val="000D1D32"/>
    <w:rsid w:val="000D2352"/>
    <w:rsid w:val="000D29C8"/>
    <w:rsid w:val="000D343E"/>
    <w:rsid w:val="000D35F4"/>
    <w:rsid w:val="000D3823"/>
    <w:rsid w:val="000D3F0F"/>
    <w:rsid w:val="000D41FF"/>
    <w:rsid w:val="000D503C"/>
    <w:rsid w:val="000D5166"/>
    <w:rsid w:val="000D5855"/>
    <w:rsid w:val="000D7106"/>
    <w:rsid w:val="000E03E3"/>
    <w:rsid w:val="000E0C4E"/>
    <w:rsid w:val="000E2547"/>
    <w:rsid w:val="000E3333"/>
    <w:rsid w:val="000E3762"/>
    <w:rsid w:val="000E381D"/>
    <w:rsid w:val="000E4105"/>
    <w:rsid w:val="000E419C"/>
    <w:rsid w:val="000E4647"/>
    <w:rsid w:val="000E534C"/>
    <w:rsid w:val="000E56BF"/>
    <w:rsid w:val="000E58A4"/>
    <w:rsid w:val="000E5CB1"/>
    <w:rsid w:val="000E6433"/>
    <w:rsid w:val="000F0223"/>
    <w:rsid w:val="000F033D"/>
    <w:rsid w:val="000F04B7"/>
    <w:rsid w:val="000F0E1D"/>
    <w:rsid w:val="000F20E3"/>
    <w:rsid w:val="000F2226"/>
    <w:rsid w:val="000F2523"/>
    <w:rsid w:val="000F28AD"/>
    <w:rsid w:val="000F304A"/>
    <w:rsid w:val="000F30B5"/>
    <w:rsid w:val="000F4960"/>
    <w:rsid w:val="000F5417"/>
    <w:rsid w:val="000F55BB"/>
    <w:rsid w:val="000F5710"/>
    <w:rsid w:val="000F6A2F"/>
    <w:rsid w:val="0010053E"/>
    <w:rsid w:val="0010086D"/>
    <w:rsid w:val="00100F59"/>
    <w:rsid w:val="00102C09"/>
    <w:rsid w:val="00102C2E"/>
    <w:rsid w:val="00102E39"/>
    <w:rsid w:val="00103925"/>
    <w:rsid w:val="00103FF1"/>
    <w:rsid w:val="0010429A"/>
    <w:rsid w:val="0010456D"/>
    <w:rsid w:val="00104804"/>
    <w:rsid w:val="00104B69"/>
    <w:rsid w:val="00104B97"/>
    <w:rsid w:val="00104BA5"/>
    <w:rsid w:val="001053FD"/>
    <w:rsid w:val="001060BF"/>
    <w:rsid w:val="00106870"/>
    <w:rsid w:val="00106E06"/>
    <w:rsid w:val="00107D69"/>
    <w:rsid w:val="00110087"/>
    <w:rsid w:val="00110150"/>
    <w:rsid w:val="001107A1"/>
    <w:rsid w:val="00110DE0"/>
    <w:rsid w:val="00111610"/>
    <w:rsid w:val="0011301F"/>
    <w:rsid w:val="001133C1"/>
    <w:rsid w:val="00113C32"/>
    <w:rsid w:val="00117E98"/>
    <w:rsid w:val="00120B95"/>
    <w:rsid w:val="001221A4"/>
    <w:rsid w:val="001225A4"/>
    <w:rsid w:val="00122BC9"/>
    <w:rsid w:val="00122F0B"/>
    <w:rsid w:val="00123650"/>
    <w:rsid w:val="00123A4A"/>
    <w:rsid w:val="00123CB6"/>
    <w:rsid w:val="00125340"/>
    <w:rsid w:val="00125F16"/>
    <w:rsid w:val="00127506"/>
    <w:rsid w:val="00127908"/>
    <w:rsid w:val="0013030B"/>
    <w:rsid w:val="00130572"/>
    <w:rsid w:val="00130A2C"/>
    <w:rsid w:val="00131057"/>
    <w:rsid w:val="001323C4"/>
    <w:rsid w:val="00133082"/>
    <w:rsid w:val="00133ED6"/>
    <w:rsid w:val="001341CA"/>
    <w:rsid w:val="001342F8"/>
    <w:rsid w:val="00135546"/>
    <w:rsid w:val="00136586"/>
    <w:rsid w:val="001366F5"/>
    <w:rsid w:val="0013DAE8"/>
    <w:rsid w:val="001404D2"/>
    <w:rsid w:val="00140783"/>
    <w:rsid w:val="0014178B"/>
    <w:rsid w:val="001423FC"/>
    <w:rsid w:val="001426D7"/>
    <w:rsid w:val="00142774"/>
    <w:rsid w:val="001432E6"/>
    <w:rsid w:val="00143765"/>
    <w:rsid w:val="00143A57"/>
    <w:rsid w:val="00143F7F"/>
    <w:rsid w:val="00144047"/>
    <w:rsid w:val="00144A47"/>
    <w:rsid w:val="00144DEF"/>
    <w:rsid w:val="00145744"/>
    <w:rsid w:val="001457BA"/>
    <w:rsid w:val="001457F0"/>
    <w:rsid w:val="0014637C"/>
    <w:rsid w:val="0015115C"/>
    <w:rsid w:val="00151582"/>
    <w:rsid w:val="00152556"/>
    <w:rsid w:val="00152901"/>
    <w:rsid w:val="00152A17"/>
    <w:rsid w:val="00152B45"/>
    <w:rsid w:val="00153B83"/>
    <w:rsid w:val="00154468"/>
    <w:rsid w:val="0015543F"/>
    <w:rsid w:val="00155A87"/>
    <w:rsid w:val="00155C12"/>
    <w:rsid w:val="001560DD"/>
    <w:rsid w:val="001565D4"/>
    <w:rsid w:val="00156899"/>
    <w:rsid w:val="00156CB8"/>
    <w:rsid w:val="0015708B"/>
    <w:rsid w:val="0015749E"/>
    <w:rsid w:val="00157C24"/>
    <w:rsid w:val="00157F10"/>
    <w:rsid w:val="00160AC6"/>
    <w:rsid w:val="00162527"/>
    <w:rsid w:val="001626B3"/>
    <w:rsid w:val="00163F84"/>
    <w:rsid w:val="001641E8"/>
    <w:rsid w:val="00164AFC"/>
    <w:rsid w:val="00164B07"/>
    <w:rsid w:val="00164CED"/>
    <w:rsid w:val="001673EC"/>
    <w:rsid w:val="00167754"/>
    <w:rsid w:val="001679DB"/>
    <w:rsid w:val="001679EE"/>
    <w:rsid w:val="001709B3"/>
    <w:rsid w:val="00171C8B"/>
    <w:rsid w:val="00171E85"/>
    <w:rsid w:val="001731A4"/>
    <w:rsid w:val="001736C1"/>
    <w:rsid w:val="00173FF2"/>
    <w:rsid w:val="00174390"/>
    <w:rsid w:val="00174D1E"/>
    <w:rsid w:val="00175280"/>
    <w:rsid w:val="0017561B"/>
    <w:rsid w:val="00175E28"/>
    <w:rsid w:val="0017607C"/>
    <w:rsid w:val="001761B9"/>
    <w:rsid w:val="00176919"/>
    <w:rsid w:val="001769A9"/>
    <w:rsid w:val="0018083E"/>
    <w:rsid w:val="00181D3B"/>
    <w:rsid w:val="0018238D"/>
    <w:rsid w:val="00182669"/>
    <w:rsid w:val="00182675"/>
    <w:rsid w:val="001838CC"/>
    <w:rsid w:val="00184907"/>
    <w:rsid w:val="00184F8B"/>
    <w:rsid w:val="00185E2E"/>
    <w:rsid w:val="00186046"/>
    <w:rsid w:val="00186F72"/>
    <w:rsid w:val="001872E3"/>
    <w:rsid w:val="0018733F"/>
    <w:rsid w:val="00187482"/>
    <w:rsid w:val="001875E8"/>
    <w:rsid w:val="0018777B"/>
    <w:rsid w:val="00187CAD"/>
    <w:rsid w:val="00190764"/>
    <w:rsid w:val="00190BF9"/>
    <w:rsid w:val="00191370"/>
    <w:rsid w:val="001917CB"/>
    <w:rsid w:val="00192323"/>
    <w:rsid w:val="001926BE"/>
    <w:rsid w:val="001935A6"/>
    <w:rsid w:val="0019379A"/>
    <w:rsid w:val="001942D6"/>
    <w:rsid w:val="00194FB6"/>
    <w:rsid w:val="0019522C"/>
    <w:rsid w:val="00195CF9"/>
    <w:rsid w:val="00196215"/>
    <w:rsid w:val="00196776"/>
    <w:rsid w:val="0019680A"/>
    <w:rsid w:val="00196F8C"/>
    <w:rsid w:val="001A0D41"/>
    <w:rsid w:val="001A0F94"/>
    <w:rsid w:val="001A106B"/>
    <w:rsid w:val="001A230B"/>
    <w:rsid w:val="001A2952"/>
    <w:rsid w:val="001A347F"/>
    <w:rsid w:val="001A3638"/>
    <w:rsid w:val="001A43D3"/>
    <w:rsid w:val="001A44AC"/>
    <w:rsid w:val="001A45B7"/>
    <w:rsid w:val="001A61C9"/>
    <w:rsid w:val="001A6A6F"/>
    <w:rsid w:val="001A6AA8"/>
    <w:rsid w:val="001A749D"/>
    <w:rsid w:val="001B092C"/>
    <w:rsid w:val="001B140A"/>
    <w:rsid w:val="001B15A9"/>
    <w:rsid w:val="001B17CE"/>
    <w:rsid w:val="001B19A1"/>
    <w:rsid w:val="001B1A79"/>
    <w:rsid w:val="001B1C10"/>
    <w:rsid w:val="001B2CC9"/>
    <w:rsid w:val="001B3CFB"/>
    <w:rsid w:val="001B4D2A"/>
    <w:rsid w:val="001B5001"/>
    <w:rsid w:val="001B5238"/>
    <w:rsid w:val="001B71C4"/>
    <w:rsid w:val="001B7542"/>
    <w:rsid w:val="001B7DBA"/>
    <w:rsid w:val="001BAB5E"/>
    <w:rsid w:val="001C0C97"/>
    <w:rsid w:val="001C12EF"/>
    <w:rsid w:val="001C14C8"/>
    <w:rsid w:val="001C1C70"/>
    <w:rsid w:val="001C1DD0"/>
    <w:rsid w:val="001C361A"/>
    <w:rsid w:val="001C425E"/>
    <w:rsid w:val="001C4630"/>
    <w:rsid w:val="001C4774"/>
    <w:rsid w:val="001C530D"/>
    <w:rsid w:val="001C5403"/>
    <w:rsid w:val="001C54C2"/>
    <w:rsid w:val="001C5DB0"/>
    <w:rsid w:val="001C6558"/>
    <w:rsid w:val="001C68E9"/>
    <w:rsid w:val="001C7603"/>
    <w:rsid w:val="001C7752"/>
    <w:rsid w:val="001C7A3F"/>
    <w:rsid w:val="001D1AAD"/>
    <w:rsid w:val="001D255C"/>
    <w:rsid w:val="001D265D"/>
    <w:rsid w:val="001D29C5"/>
    <w:rsid w:val="001D2AA6"/>
    <w:rsid w:val="001D32DB"/>
    <w:rsid w:val="001D4618"/>
    <w:rsid w:val="001D49F1"/>
    <w:rsid w:val="001D637F"/>
    <w:rsid w:val="001D6F0C"/>
    <w:rsid w:val="001D792F"/>
    <w:rsid w:val="001D7BCA"/>
    <w:rsid w:val="001DA585"/>
    <w:rsid w:val="001E0C0D"/>
    <w:rsid w:val="001E0FF7"/>
    <w:rsid w:val="001E202B"/>
    <w:rsid w:val="001E289F"/>
    <w:rsid w:val="001E3113"/>
    <w:rsid w:val="001E3D50"/>
    <w:rsid w:val="001E4234"/>
    <w:rsid w:val="001E433D"/>
    <w:rsid w:val="001E4E38"/>
    <w:rsid w:val="001E54A8"/>
    <w:rsid w:val="001E6703"/>
    <w:rsid w:val="001E6712"/>
    <w:rsid w:val="001E7741"/>
    <w:rsid w:val="001E7D46"/>
    <w:rsid w:val="001F1826"/>
    <w:rsid w:val="001F1970"/>
    <w:rsid w:val="001F1BC4"/>
    <w:rsid w:val="001F2B28"/>
    <w:rsid w:val="001F353D"/>
    <w:rsid w:val="001F354E"/>
    <w:rsid w:val="001F3991"/>
    <w:rsid w:val="001F417C"/>
    <w:rsid w:val="001F478F"/>
    <w:rsid w:val="001F68AB"/>
    <w:rsid w:val="001F6E20"/>
    <w:rsid w:val="001F6ECC"/>
    <w:rsid w:val="001F732C"/>
    <w:rsid w:val="001F7477"/>
    <w:rsid w:val="001F7610"/>
    <w:rsid w:val="001F764E"/>
    <w:rsid w:val="001FA43E"/>
    <w:rsid w:val="0020014F"/>
    <w:rsid w:val="002008D4"/>
    <w:rsid w:val="00201699"/>
    <w:rsid w:val="00201EAB"/>
    <w:rsid w:val="0020207E"/>
    <w:rsid w:val="00202267"/>
    <w:rsid w:val="002039C9"/>
    <w:rsid w:val="00203D09"/>
    <w:rsid w:val="002047E5"/>
    <w:rsid w:val="00204FA1"/>
    <w:rsid w:val="0020538A"/>
    <w:rsid w:val="00206500"/>
    <w:rsid w:val="00206DAD"/>
    <w:rsid w:val="002076CB"/>
    <w:rsid w:val="00207891"/>
    <w:rsid w:val="00207A9F"/>
    <w:rsid w:val="002104DE"/>
    <w:rsid w:val="00210572"/>
    <w:rsid w:val="00210602"/>
    <w:rsid w:val="00210946"/>
    <w:rsid w:val="0021191A"/>
    <w:rsid w:val="00212CE7"/>
    <w:rsid w:val="002130BF"/>
    <w:rsid w:val="002139DA"/>
    <w:rsid w:val="00214E6B"/>
    <w:rsid w:val="00214FA2"/>
    <w:rsid w:val="00215432"/>
    <w:rsid w:val="00217289"/>
    <w:rsid w:val="002177EF"/>
    <w:rsid w:val="0021FA3B"/>
    <w:rsid w:val="00220AA1"/>
    <w:rsid w:val="00221794"/>
    <w:rsid w:val="00221A00"/>
    <w:rsid w:val="00222501"/>
    <w:rsid w:val="00222D2E"/>
    <w:rsid w:val="00223828"/>
    <w:rsid w:val="0022383F"/>
    <w:rsid w:val="00224684"/>
    <w:rsid w:val="002256E7"/>
    <w:rsid w:val="00226178"/>
    <w:rsid w:val="00226C3C"/>
    <w:rsid w:val="0022770A"/>
    <w:rsid w:val="00227B38"/>
    <w:rsid w:val="00227DEE"/>
    <w:rsid w:val="002309B8"/>
    <w:rsid w:val="0023176B"/>
    <w:rsid w:val="00231877"/>
    <w:rsid w:val="00231982"/>
    <w:rsid w:val="00232A3B"/>
    <w:rsid w:val="00234784"/>
    <w:rsid w:val="00234E54"/>
    <w:rsid w:val="0023518F"/>
    <w:rsid w:val="00235436"/>
    <w:rsid w:val="002370B5"/>
    <w:rsid w:val="00237B40"/>
    <w:rsid w:val="00240558"/>
    <w:rsid w:val="00240DEC"/>
    <w:rsid w:val="002418F6"/>
    <w:rsid w:val="002427FC"/>
    <w:rsid w:val="00243402"/>
    <w:rsid w:val="00246EF8"/>
    <w:rsid w:val="00247078"/>
    <w:rsid w:val="00247400"/>
    <w:rsid w:val="00247977"/>
    <w:rsid w:val="00247BA7"/>
    <w:rsid w:val="00250238"/>
    <w:rsid w:val="00250673"/>
    <w:rsid w:val="00250A6A"/>
    <w:rsid w:val="00251C00"/>
    <w:rsid w:val="00252005"/>
    <w:rsid w:val="002526F1"/>
    <w:rsid w:val="00253301"/>
    <w:rsid w:val="00253DAA"/>
    <w:rsid w:val="00254CD7"/>
    <w:rsid w:val="0025538F"/>
    <w:rsid w:val="00255562"/>
    <w:rsid w:val="00255D04"/>
    <w:rsid w:val="00256089"/>
    <w:rsid w:val="002560ED"/>
    <w:rsid w:val="00256B52"/>
    <w:rsid w:val="00256D98"/>
    <w:rsid w:val="00257341"/>
    <w:rsid w:val="0026018C"/>
    <w:rsid w:val="00260707"/>
    <w:rsid w:val="00261096"/>
    <w:rsid w:val="00263567"/>
    <w:rsid w:val="00263C24"/>
    <w:rsid w:val="00265BB8"/>
    <w:rsid w:val="00266B41"/>
    <w:rsid w:val="00266E0A"/>
    <w:rsid w:val="00270581"/>
    <w:rsid w:val="00270C03"/>
    <w:rsid w:val="00270DD2"/>
    <w:rsid w:val="00271466"/>
    <w:rsid w:val="0027197C"/>
    <w:rsid w:val="0027240C"/>
    <w:rsid w:val="002725D7"/>
    <w:rsid w:val="00272A77"/>
    <w:rsid w:val="00272E86"/>
    <w:rsid w:val="0027334F"/>
    <w:rsid w:val="00275639"/>
    <w:rsid w:val="0027776B"/>
    <w:rsid w:val="00277823"/>
    <w:rsid w:val="00277845"/>
    <w:rsid w:val="00277CEF"/>
    <w:rsid w:val="00277FA1"/>
    <w:rsid w:val="002801CD"/>
    <w:rsid w:val="002806E1"/>
    <w:rsid w:val="002807E7"/>
    <w:rsid w:val="00282C58"/>
    <w:rsid w:val="00283CC1"/>
    <w:rsid w:val="0028553C"/>
    <w:rsid w:val="00285B4D"/>
    <w:rsid w:val="00286060"/>
    <w:rsid w:val="002862BC"/>
    <w:rsid w:val="00286949"/>
    <w:rsid w:val="002872D2"/>
    <w:rsid w:val="002878E5"/>
    <w:rsid w:val="00287EFC"/>
    <w:rsid w:val="00290DCD"/>
    <w:rsid w:val="0029100C"/>
    <w:rsid w:val="00291E27"/>
    <w:rsid w:val="00292348"/>
    <w:rsid w:val="002925B6"/>
    <w:rsid w:val="00292EB1"/>
    <w:rsid w:val="00293B06"/>
    <w:rsid w:val="0029522F"/>
    <w:rsid w:val="00295E45"/>
    <w:rsid w:val="002A068E"/>
    <w:rsid w:val="002A0E03"/>
    <w:rsid w:val="002A1094"/>
    <w:rsid w:val="002A2EFF"/>
    <w:rsid w:val="002A31F0"/>
    <w:rsid w:val="002A352E"/>
    <w:rsid w:val="002A3566"/>
    <w:rsid w:val="002A36B2"/>
    <w:rsid w:val="002A45EA"/>
    <w:rsid w:val="002A46AA"/>
    <w:rsid w:val="002A4C30"/>
    <w:rsid w:val="002A4E3F"/>
    <w:rsid w:val="002A504A"/>
    <w:rsid w:val="002A505B"/>
    <w:rsid w:val="002A6EEA"/>
    <w:rsid w:val="002A76EC"/>
    <w:rsid w:val="002A79C8"/>
    <w:rsid w:val="002B151F"/>
    <w:rsid w:val="002B2257"/>
    <w:rsid w:val="002B307D"/>
    <w:rsid w:val="002B3A3B"/>
    <w:rsid w:val="002B3CEA"/>
    <w:rsid w:val="002B41B6"/>
    <w:rsid w:val="002B4D08"/>
    <w:rsid w:val="002B50B7"/>
    <w:rsid w:val="002B6483"/>
    <w:rsid w:val="002B71DB"/>
    <w:rsid w:val="002C009B"/>
    <w:rsid w:val="002C0368"/>
    <w:rsid w:val="002C10C8"/>
    <w:rsid w:val="002C2AAA"/>
    <w:rsid w:val="002C2CDC"/>
    <w:rsid w:val="002C398A"/>
    <w:rsid w:val="002C3AAB"/>
    <w:rsid w:val="002C4D19"/>
    <w:rsid w:val="002C550A"/>
    <w:rsid w:val="002C7687"/>
    <w:rsid w:val="002C78EE"/>
    <w:rsid w:val="002C792E"/>
    <w:rsid w:val="002D0852"/>
    <w:rsid w:val="002D0CF9"/>
    <w:rsid w:val="002D0D34"/>
    <w:rsid w:val="002D121E"/>
    <w:rsid w:val="002D1D4D"/>
    <w:rsid w:val="002D1F0E"/>
    <w:rsid w:val="002D20F8"/>
    <w:rsid w:val="002D23BB"/>
    <w:rsid w:val="002D2F4B"/>
    <w:rsid w:val="002D36D5"/>
    <w:rsid w:val="002D4929"/>
    <w:rsid w:val="002D5992"/>
    <w:rsid w:val="002D5B81"/>
    <w:rsid w:val="002D6171"/>
    <w:rsid w:val="002D643E"/>
    <w:rsid w:val="002E09F2"/>
    <w:rsid w:val="002E1D09"/>
    <w:rsid w:val="002E3753"/>
    <w:rsid w:val="002E3D9D"/>
    <w:rsid w:val="002E48B1"/>
    <w:rsid w:val="002E48CF"/>
    <w:rsid w:val="002E4950"/>
    <w:rsid w:val="002E512F"/>
    <w:rsid w:val="002E6AE8"/>
    <w:rsid w:val="002E7606"/>
    <w:rsid w:val="002E816A"/>
    <w:rsid w:val="002F009C"/>
    <w:rsid w:val="002F06FF"/>
    <w:rsid w:val="002F0720"/>
    <w:rsid w:val="002F13B8"/>
    <w:rsid w:val="002F191A"/>
    <w:rsid w:val="002F1B32"/>
    <w:rsid w:val="002F2624"/>
    <w:rsid w:val="002F2CBB"/>
    <w:rsid w:val="002F3404"/>
    <w:rsid w:val="002F369C"/>
    <w:rsid w:val="002F3D09"/>
    <w:rsid w:val="002F4CF6"/>
    <w:rsid w:val="002F5D23"/>
    <w:rsid w:val="002F6025"/>
    <w:rsid w:val="002F6031"/>
    <w:rsid w:val="002F744D"/>
    <w:rsid w:val="002F781A"/>
    <w:rsid w:val="002FB33D"/>
    <w:rsid w:val="003008FA"/>
    <w:rsid w:val="0030120A"/>
    <w:rsid w:val="003013F0"/>
    <w:rsid w:val="003015C6"/>
    <w:rsid w:val="003019AB"/>
    <w:rsid w:val="003019E4"/>
    <w:rsid w:val="00301D54"/>
    <w:rsid w:val="00301F70"/>
    <w:rsid w:val="00302342"/>
    <w:rsid w:val="00302B10"/>
    <w:rsid w:val="00303E0D"/>
    <w:rsid w:val="003044DC"/>
    <w:rsid w:val="003046AC"/>
    <w:rsid w:val="0030508F"/>
    <w:rsid w:val="00305917"/>
    <w:rsid w:val="00305DE9"/>
    <w:rsid w:val="003060B8"/>
    <w:rsid w:val="00306C06"/>
    <w:rsid w:val="00310086"/>
    <w:rsid w:val="00311CCD"/>
    <w:rsid w:val="00311D3D"/>
    <w:rsid w:val="00313D38"/>
    <w:rsid w:val="00314C3E"/>
    <w:rsid w:val="003154F0"/>
    <w:rsid w:val="003171B0"/>
    <w:rsid w:val="003172B3"/>
    <w:rsid w:val="00317E1E"/>
    <w:rsid w:val="00317E52"/>
    <w:rsid w:val="003200A0"/>
    <w:rsid w:val="003217F7"/>
    <w:rsid w:val="00322F24"/>
    <w:rsid w:val="00323015"/>
    <w:rsid w:val="0032302D"/>
    <w:rsid w:val="0032436D"/>
    <w:rsid w:val="003257CC"/>
    <w:rsid w:val="00325C11"/>
    <w:rsid w:val="00325D7F"/>
    <w:rsid w:val="0032664A"/>
    <w:rsid w:val="003266DA"/>
    <w:rsid w:val="003275EC"/>
    <w:rsid w:val="00327B41"/>
    <w:rsid w:val="00330F00"/>
    <w:rsid w:val="00331734"/>
    <w:rsid w:val="00331F6D"/>
    <w:rsid w:val="00334ABC"/>
    <w:rsid w:val="003363C7"/>
    <w:rsid w:val="00336558"/>
    <w:rsid w:val="00337136"/>
    <w:rsid w:val="00337A9F"/>
    <w:rsid w:val="0034122B"/>
    <w:rsid w:val="003416F7"/>
    <w:rsid w:val="00341F33"/>
    <w:rsid w:val="00342893"/>
    <w:rsid w:val="00342A65"/>
    <w:rsid w:val="00343E8D"/>
    <w:rsid w:val="0034420D"/>
    <w:rsid w:val="00345477"/>
    <w:rsid w:val="00345A19"/>
    <w:rsid w:val="0034607B"/>
    <w:rsid w:val="00346EA2"/>
    <w:rsid w:val="00347672"/>
    <w:rsid w:val="00350360"/>
    <w:rsid w:val="00350580"/>
    <w:rsid w:val="00350B83"/>
    <w:rsid w:val="00351DB5"/>
    <w:rsid w:val="00351E48"/>
    <w:rsid w:val="003522AE"/>
    <w:rsid w:val="00352514"/>
    <w:rsid w:val="00352867"/>
    <w:rsid w:val="00353764"/>
    <w:rsid w:val="00353A57"/>
    <w:rsid w:val="00353F37"/>
    <w:rsid w:val="00354067"/>
    <w:rsid w:val="003544D8"/>
    <w:rsid w:val="003546CB"/>
    <w:rsid w:val="003553ED"/>
    <w:rsid w:val="00355FC9"/>
    <w:rsid w:val="003561BC"/>
    <w:rsid w:val="003569A3"/>
    <w:rsid w:val="003611BD"/>
    <w:rsid w:val="00361610"/>
    <w:rsid w:val="00361990"/>
    <w:rsid w:val="00363955"/>
    <w:rsid w:val="00363F37"/>
    <w:rsid w:val="00364F37"/>
    <w:rsid w:val="0036573A"/>
    <w:rsid w:val="003661A5"/>
    <w:rsid w:val="00370660"/>
    <w:rsid w:val="003706C9"/>
    <w:rsid w:val="003706EF"/>
    <w:rsid w:val="003712C1"/>
    <w:rsid w:val="003728AD"/>
    <w:rsid w:val="003735CB"/>
    <w:rsid w:val="00373D06"/>
    <w:rsid w:val="003749BB"/>
    <w:rsid w:val="00374B3A"/>
    <w:rsid w:val="00376A32"/>
    <w:rsid w:val="00376C9E"/>
    <w:rsid w:val="003777D8"/>
    <w:rsid w:val="003777EF"/>
    <w:rsid w:val="00377E82"/>
    <w:rsid w:val="003803F9"/>
    <w:rsid w:val="00380468"/>
    <w:rsid w:val="0038236D"/>
    <w:rsid w:val="00383DE7"/>
    <w:rsid w:val="003847C5"/>
    <w:rsid w:val="00384F8B"/>
    <w:rsid w:val="003850B3"/>
    <w:rsid w:val="00385251"/>
    <w:rsid w:val="00387F00"/>
    <w:rsid w:val="0039038C"/>
    <w:rsid w:val="00390BC4"/>
    <w:rsid w:val="00390F0D"/>
    <w:rsid w:val="00392265"/>
    <w:rsid w:val="00392C0C"/>
    <w:rsid w:val="0039377C"/>
    <w:rsid w:val="003938E7"/>
    <w:rsid w:val="00393AE1"/>
    <w:rsid w:val="003941FE"/>
    <w:rsid w:val="00394603"/>
    <w:rsid w:val="00394612"/>
    <w:rsid w:val="003959F3"/>
    <w:rsid w:val="00396AFB"/>
    <w:rsid w:val="00397549"/>
    <w:rsid w:val="00397654"/>
    <w:rsid w:val="00397A5B"/>
    <w:rsid w:val="003A0527"/>
    <w:rsid w:val="003A05A0"/>
    <w:rsid w:val="003A05E3"/>
    <w:rsid w:val="003A0DB3"/>
    <w:rsid w:val="003A11E5"/>
    <w:rsid w:val="003A173C"/>
    <w:rsid w:val="003A1E98"/>
    <w:rsid w:val="003A2776"/>
    <w:rsid w:val="003A365A"/>
    <w:rsid w:val="003A39F1"/>
    <w:rsid w:val="003A3F82"/>
    <w:rsid w:val="003A58AC"/>
    <w:rsid w:val="003A5F1A"/>
    <w:rsid w:val="003A6BBF"/>
    <w:rsid w:val="003A73F5"/>
    <w:rsid w:val="003B00DC"/>
    <w:rsid w:val="003B1FE7"/>
    <w:rsid w:val="003B2B0C"/>
    <w:rsid w:val="003B2DF9"/>
    <w:rsid w:val="003B32A1"/>
    <w:rsid w:val="003B36DE"/>
    <w:rsid w:val="003B393E"/>
    <w:rsid w:val="003B3B56"/>
    <w:rsid w:val="003B4527"/>
    <w:rsid w:val="003B563A"/>
    <w:rsid w:val="003B5C74"/>
    <w:rsid w:val="003B6788"/>
    <w:rsid w:val="003B67EE"/>
    <w:rsid w:val="003B68B3"/>
    <w:rsid w:val="003B7CE4"/>
    <w:rsid w:val="003BE8EA"/>
    <w:rsid w:val="003C00C0"/>
    <w:rsid w:val="003C0501"/>
    <w:rsid w:val="003C1B5A"/>
    <w:rsid w:val="003C2922"/>
    <w:rsid w:val="003C2BEA"/>
    <w:rsid w:val="003C2E19"/>
    <w:rsid w:val="003C3261"/>
    <w:rsid w:val="003C4E96"/>
    <w:rsid w:val="003C5DD2"/>
    <w:rsid w:val="003C65C6"/>
    <w:rsid w:val="003C7DF0"/>
    <w:rsid w:val="003C7E3E"/>
    <w:rsid w:val="003D063E"/>
    <w:rsid w:val="003D1896"/>
    <w:rsid w:val="003D2DEF"/>
    <w:rsid w:val="003D3452"/>
    <w:rsid w:val="003D443B"/>
    <w:rsid w:val="003D455C"/>
    <w:rsid w:val="003D4B1E"/>
    <w:rsid w:val="003D4ECC"/>
    <w:rsid w:val="003D5196"/>
    <w:rsid w:val="003D571F"/>
    <w:rsid w:val="003D63B6"/>
    <w:rsid w:val="003D682E"/>
    <w:rsid w:val="003D6FAD"/>
    <w:rsid w:val="003E2353"/>
    <w:rsid w:val="003E28AD"/>
    <w:rsid w:val="003E2CCC"/>
    <w:rsid w:val="003E3CC2"/>
    <w:rsid w:val="003E3E4A"/>
    <w:rsid w:val="003E43AA"/>
    <w:rsid w:val="003E4499"/>
    <w:rsid w:val="003E45DF"/>
    <w:rsid w:val="003E4AD2"/>
    <w:rsid w:val="003E4E38"/>
    <w:rsid w:val="003E628C"/>
    <w:rsid w:val="003E6B5A"/>
    <w:rsid w:val="003E7C9F"/>
    <w:rsid w:val="003F1390"/>
    <w:rsid w:val="003F15F7"/>
    <w:rsid w:val="003F19A9"/>
    <w:rsid w:val="003F1DE7"/>
    <w:rsid w:val="003F297F"/>
    <w:rsid w:val="003F3D5D"/>
    <w:rsid w:val="003F4152"/>
    <w:rsid w:val="003F551D"/>
    <w:rsid w:val="003F56EE"/>
    <w:rsid w:val="003F6274"/>
    <w:rsid w:val="003F6DB5"/>
    <w:rsid w:val="003F6DF7"/>
    <w:rsid w:val="003F775B"/>
    <w:rsid w:val="003F77C9"/>
    <w:rsid w:val="004003F7"/>
    <w:rsid w:val="004004F6"/>
    <w:rsid w:val="004005E0"/>
    <w:rsid w:val="00400B67"/>
    <w:rsid w:val="00400CEC"/>
    <w:rsid w:val="004018F7"/>
    <w:rsid w:val="00401DE8"/>
    <w:rsid w:val="00401E87"/>
    <w:rsid w:val="00402779"/>
    <w:rsid w:val="004027E8"/>
    <w:rsid w:val="00402FB7"/>
    <w:rsid w:val="004036E6"/>
    <w:rsid w:val="004046C3"/>
    <w:rsid w:val="00404E98"/>
    <w:rsid w:val="00405B55"/>
    <w:rsid w:val="0040602E"/>
    <w:rsid w:val="004061B0"/>
    <w:rsid w:val="00406ACC"/>
    <w:rsid w:val="00410221"/>
    <w:rsid w:val="0041022C"/>
    <w:rsid w:val="00410279"/>
    <w:rsid w:val="0041077F"/>
    <w:rsid w:val="00410A33"/>
    <w:rsid w:val="00410A55"/>
    <w:rsid w:val="00411377"/>
    <w:rsid w:val="00411460"/>
    <w:rsid w:val="00411936"/>
    <w:rsid w:val="00411B2C"/>
    <w:rsid w:val="00411FB5"/>
    <w:rsid w:val="0041223C"/>
    <w:rsid w:val="00412D23"/>
    <w:rsid w:val="00413890"/>
    <w:rsid w:val="00413B24"/>
    <w:rsid w:val="00414DD3"/>
    <w:rsid w:val="00414FCA"/>
    <w:rsid w:val="00415401"/>
    <w:rsid w:val="00415402"/>
    <w:rsid w:val="00415521"/>
    <w:rsid w:val="0041616D"/>
    <w:rsid w:val="0041629B"/>
    <w:rsid w:val="00416DCB"/>
    <w:rsid w:val="00417097"/>
    <w:rsid w:val="0041756C"/>
    <w:rsid w:val="00417DEF"/>
    <w:rsid w:val="00417E14"/>
    <w:rsid w:val="00420838"/>
    <w:rsid w:val="0042129D"/>
    <w:rsid w:val="00421708"/>
    <w:rsid w:val="00421911"/>
    <w:rsid w:val="00421B68"/>
    <w:rsid w:val="0042270A"/>
    <w:rsid w:val="00422A58"/>
    <w:rsid w:val="00423F7D"/>
    <w:rsid w:val="00424785"/>
    <w:rsid w:val="00425710"/>
    <w:rsid w:val="0042579A"/>
    <w:rsid w:val="0042595A"/>
    <w:rsid w:val="00425A20"/>
    <w:rsid w:val="00425EB7"/>
    <w:rsid w:val="00426ACE"/>
    <w:rsid w:val="00426B27"/>
    <w:rsid w:val="00426BA9"/>
    <w:rsid w:val="004314E3"/>
    <w:rsid w:val="00431BEA"/>
    <w:rsid w:val="00431F9A"/>
    <w:rsid w:val="00432D49"/>
    <w:rsid w:val="00433027"/>
    <w:rsid w:val="00433184"/>
    <w:rsid w:val="004340AD"/>
    <w:rsid w:val="004343CE"/>
    <w:rsid w:val="00435BC6"/>
    <w:rsid w:val="00435E26"/>
    <w:rsid w:val="004366E5"/>
    <w:rsid w:val="00437222"/>
    <w:rsid w:val="0043727E"/>
    <w:rsid w:val="00437A41"/>
    <w:rsid w:val="00440C21"/>
    <w:rsid w:val="00440E87"/>
    <w:rsid w:val="00442163"/>
    <w:rsid w:val="004426B5"/>
    <w:rsid w:val="00442D3B"/>
    <w:rsid w:val="004432C4"/>
    <w:rsid w:val="00445046"/>
    <w:rsid w:val="004459C5"/>
    <w:rsid w:val="00446412"/>
    <w:rsid w:val="004464D4"/>
    <w:rsid w:val="004464D5"/>
    <w:rsid w:val="004467D1"/>
    <w:rsid w:val="0044734E"/>
    <w:rsid w:val="004475B3"/>
    <w:rsid w:val="00447AFD"/>
    <w:rsid w:val="004502BC"/>
    <w:rsid w:val="00452D48"/>
    <w:rsid w:val="004536EF"/>
    <w:rsid w:val="00453FB6"/>
    <w:rsid w:val="00454007"/>
    <w:rsid w:val="0045640F"/>
    <w:rsid w:val="0045646B"/>
    <w:rsid w:val="00456C23"/>
    <w:rsid w:val="00456ECF"/>
    <w:rsid w:val="00457F2C"/>
    <w:rsid w:val="004600B2"/>
    <w:rsid w:val="00460415"/>
    <w:rsid w:val="00460D0C"/>
    <w:rsid w:val="00461E18"/>
    <w:rsid w:val="004621E8"/>
    <w:rsid w:val="00462E24"/>
    <w:rsid w:val="00462EBF"/>
    <w:rsid w:val="0046374E"/>
    <w:rsid w:val="00464799"/>
    <w:rsid w:val="004648CC"/>
    <w:rsid w:val="00464A71"/>
    <w:rsid w:val="004676D2"/>
    <w:rsid w:val="00467A90"/>
    <w:rsid w:val="00467B25"/>
    <w:rsid w:val="00470047"/>
    <w:rsid w:val="00470AA6"/>
    <w:rsid w:val="00470AAA"/>
    <w:rsid w:val="0047114E"/>
    <w:rsid w:val="0047142A"/>
    <w:rsid w:val="0047145E"/>
    <w:rsid w:val="00471714"/>
    <w:rsid w:val="004747E4"/>
    <w:rsid w:val="00474EE7"/>
    <w:rsid w:val="00475127"/>
    <w:rsid w:val="00475927"/>
    <w:rsid w:val="00477154"/>
    <w:rsid w:val="00477563"/>
    <w:rsid w:val="00477607"/>
    <w:rsid w:val="00477D18"/>
    <w:rsid w:val="00480160"/>
    <w:rsid w:val="00480B78"/>
    <w:rsid w:val="00480D07"/>
    <w:rsid w:val="00480F60"/>
    <w:rsid w:val="00481459"/>
    <w:rsid w:val="00481A7A"/>
    <w:rsid w:val="0048221A"/>
    <w:rsid w:val="00482345"/>
    <w:rsid w:val="0048321D"/>
    <w:rsid w:val="004833A6"/>
    <w:rsid w:val="004833EA"/>
    <w:rsid w:val="004840D5"/>
    <w:rsid w:val="004858B5"/>
    <w:rsid w:val="00487355"/>
    <w:rsid w:val="00487622"/>
    <w:rsid w:val="004877BF"/>
    <w:rsid w:val="00487E70"/>
    <w:rsid w:val="00490374"/>
    <w:rsid w:val="00490AE0"/>
    <w:rsid w:val="00492981"/>
    <w:rsid w:val="004934B8"/>
    <w:rsid w:val="00493FCE"/>
    <w:rsid w:val="004944B8"/>
    <w:rsid w:val="00495534"/>
    <w:rsid w:val="00495AB9"/>
    <w:rsid w:val="00495EF4"/>
    <w:rsid w:val="00496A88"/>
    <w:rsid w:val="00496DB1"/>
    <w:rsid w:val="004970C2"/>
    <w:rsid w:val="00497570"/>
    <w:rsid w:val="00497ADA"/>
    <w:rsid w:val="004A0C23"/>
    <w:rsid w:val="004A1625"/>
    <w:rsid w:val="004A2669"/>
    <w:rsid w:val="004A2CEF"/>
    <w:rsid w:val="004A341B"/>
    <w:rsid w:val="004A384A"/>
    <w:rsid w:val="004A3DF6"/>
    <w:rsid w:val="004A491F"/>
    <w:rsid w:val="004A4DC7"/>
    <w:rsid w:val="004A504A"/>
    <w:rsid w:val="004A6679"/>
    <w:rsid w:val="004A701A"/>
    <w:rsid w:val="004B0101"/>
    <w:rsid w:val="004B0517"/>
    <w:rsid w:val="004B09BC"/>
    <w:rsid w:val="004B0AE4"/>
    <w:rsid w:val="004B2145"/>
    <w:rsid w:val="004B271B"/>
    <w:rsid w:val="004B38F6"/>
    <w:rsid w:val="004B3CC7"/>
    <w:rsid w:val="004B3FDE"/>
    <w:rsid w:val="004B55A1"/>
    <w:rsid w:val="004B65F7"/>
    <w:rsid w:val="004B7B45"/>
    <w:rsid w:val="004B7C3D"/>
    <w:rsid w:val="004C0CE5"/>
    <w:rsid w:val="004C0F30"/>
    <w:rsid w:val="004C1A90"/>
    <w:rsid w:val="004C29E5"/>
    <w:rsid w:val="004C2A07"/>
    <w:rsid w:val="004C3045"/>
    <w:rsid w:val="004C3377"/>
    <w:rsid w:val="004C351C"/>
    <w:rsid w:val="004C3C43"/>
    <w:rsid w:val="004C4BE3"/>
    <w:rsid w:val="004C5F1B"/>
    <w:rsid w:val="004C6D82"/>
    <w:rsid w:val="004C725B"/>
    <w:rsid w:val="004D15E4"/>
    <w:rsid w:val="004D2515"/>
    <w:rsid w:val="004D27FC"/>
    <w:rsid w:val="004D2993"/>
    <w:rsid w:val="004D33A1"/>
    <w:rsid w:val="004D3EB4"/>
    <w:rsid w:val="004D4496"/>
    <w:rsid w:val="004D4C0B"/>
    <w:rsid w:val="004D5805"/>
    <w:rsid w:val="004D63FC"/>
    <w:rsid w:val="004D6B60"/>
    <w:rsid w:val="004E031C"/>
    <w:rsid w:val="004E0B4B"/>
    <w:rsid w:val="004E0BE0"/>
    <w:rsid w:val="004E0F2A"/>
    <w:rsid w:val="004E15A4"/>
    <w:rsid w:val="004E2B69"/>
    <w:rsid w:val="004E2FB4"/>
    <w:rsid w:val="004E31A5"/>
    <w:rsid w:val="004E34B9"/>
    <w:rsid w:val="004E3707"/>
    <w:rsid w:val="004E577F"/>
    <w:rsid w:val="004E5D35"/>
    <w:rsid w:val="004E6087"/>
    <w:rsid w:val="004E6294"/>
    <w:rsid w:val="004E6B3D"/>
    <w:rsid w:val="004E706F"/>
    <w:rsid w:val="004E7550"/>
    <w:rsid w:val="004E7D46"/>
    <w:rsid w:val="004F0E14"/>
    <w:rsid w:val="004F0FA4"/>
    <w:rsid w:val="004F10E1"/>
    <w:rsid w:val="004F22DE"/>
    <w:rsid w:val="004F288A"/>
    <w:rsid w:val="004F362C"/>
    <w:rsid w:val="004F4AFC"/>
    <w:rsid w:val="004F4C07"/>
    <w:rsid w:val="004F6E4A"/>
    <w:rsid w:val="004F6FE9"/>
    <w:rsid w:val="004F73DF"/>
    <w:rsid w:val="005003A4"/>
    <w:rsid w:val="00500559"/>
    <w:rsid w:val="00500852"/>
    <w:rsid w:val="00500D16"/>
    <w:rsid w:val="00500F4E"/>
    <w:rsid w:val="005015C6"/>
    <w:rsid w:val="0050168E"/>
    <w:rsid w:val="00501CBC"/>
    <w:rsid w:val="005023BD"/>
    <w:rsid w:val="00503917"/>
    <w:rsid w:val="005042E2"/>
    <w:rsid w:val="005047C0"/>
    <w:rsid w:val="005062BB"/>
    <w:rsid w:val="005102F3"/>
    <w:rsid w:val="00510419"/>
    <w:rsid w:val="0051134B"/>
    <w:rsid w:val="00512DE7"/>
    <w:rsid w:val="0051448C"/>
    <w:rsid w:val="00514679"/>
    <w:rsid w:val="00514B38"/>
    <w:rsid w:val="005159B4"/>
    <w:rsid w:val="00515BD5"/>
    <w:rsid w:val="00515FD1"/>
    <w:rsid w:val="0051640B"/>
    <w:rsid w:val="00516529"/>
    <w:rsid w:val="00516992"/>
    <w:rsid w:val="00516AE0"/>
    <w:rsid w:val="00516FBB"/>
    <w:rsid w:val="00520C53"/>
    <w:rsid w:val="00521293"/>
    <w:rsid w:val="00521795"/>
    <w:rsid w:val="00521B48"/>
    <w:rsid w:val="00522A87"/>
    <w:rsid w:val="0052346F"/>
    <w:rsid w:val="0052364A"/>
    <w:rsid w:val="0052379A"/>
    <w:rsid w:val="005240CA"/>
    <w:rsid w:val="00526A2C"/>
    <w:rsid w:val="00526D8C"/>
    <w:rsid w:val="00526F8E"/>
    <w:rsid w:val="005275A7"/>
    <w:rsid w:val="00527F23"/>
    <w:rsid w:val="005307B5"/>
    <w:rsid w:val="00532D91"/>
    <w:rsid w:val="00532FA8"/>
    <w:rsid w:val="00533617"/>
    <w:rsid w:val="00534265"/>
    <w:rsid w:val="005342D5"/>
    <w:rsid w:val="00534C5B"/>
    <w:rsid w:val="00535B2B"/>
    <w:rsid w:val="00535DDA"/>
    <w:rsid w:val="0053641C"/>
    <w:rsid w:val="0053651D"/>
    <w:rsid w:val="005379AE"/>
    <w:rsid w:val="00537DDB"/>
    <w:rsid w:val="0053C208"/>
    <w:rsid w:val="005403EA"/>
    <w:rsid w:val="005403FE"/>
    <w:rsid w:val="00540A35"/>
    <w:rsid w:val="00540D50"/>
    <w:rsid w:val="00541195"/>
    <w:rsid w:val="0054144F"/>
    <w:rsid w:val="00541B87"/>
    <w:rsid w:val="00542815"/>
    <w:rsid w:val="005447DB"/>
    <w:rsid w:val="00544D10"/>
    <w:rsid w:val="0055018E"/>
    <w:rsid w:val="00551F35"/>
    <w:rsid w:val="00552162"/>
    <w:rsid w:val="005528A5"/>
    <w:rsid w:val="005528C1"/>
    <w:rsid w:val="00552929"/>
    <w:rsid w:val="00553D86"/>
    <w:rsid w:val="00553DC6"/>
    <w:rsid w:val="00553F78"/>
    <w:rsid w:val="005547E5"/>
    <w:rsid w:val="005548A2"/>
    <w:rsid w:val="00556864"/>
    <w:rsid w:val="00556C51"/>
    <w:rsid w:val="00556F4B"/>
    <w:rsid w:val="005606F5"/>
    <w:rsid w:val="005612EE"/>
    <w:rsid w:val="005623C0"/>
    <w:rsid w:val="00562656"/>
    <w:rsid w:val="00562693"/>
    <w:rsid w:val="00563312"/>
    <w:rsid w:val="00563886"/>
    <w:rsid w:val="00563EEC"/>
    <w:rsid w:val="00564013"/>
    <w:rsid w:val="005646A4"/>
    <w:rsid w:val="00566015"/>
    <w:rsid w:val="00566D50"/>
    <w:rsid w:val="00566FE4"/>
    <w:rsid w:val="0056722C"/>
    <w:rsid w:val="00567AB8"/>
    <w:rsid w:val="00567FA1"/>
    <w:rsid w:val="00570474"/>
    <w:rsid w:val="005704A1"/>
    <w:rsid w:val="005704D8"/>
    <w:rsid w:val="00570553"/>
    <w:rsid w:val="00570B4E"/>
    <w:rsid w:val="00570BDD"/>
    <w:rsid w:val="00570D10"/>
    <w:rsid w:val="005712DB"/>
    <w:rsid w:val="00571B3E"/>
    <w:rsid w:val="0057417D"/>
    <w:rsid w:val="0057472E"/>
    <w:rsid w:val="00574AC7"/>
    <w:rsid w:val="00574E96"/>
    <w:rsid w:val="005750E2"/>
    <w:rsid w:val="00575761"/>
    <w:rsid w:val="0057586D"/>
    <w:rsid w:val="00575DB5"/>
    <w:rsid w:val="00577B5C"/>
    <w:rsid w:val="00577FC2"/>
    <w:rsid w:val="005806AF"/>
    <w:rsid w:val="00580E08"/>
    <w:rsid w:val="00581280"/>
    <w:rsid w:val="005815D8"/>
    <w:rsid w:val="005821C0"/>
    <w:rsid w:val="005829AF"/>
    <w:rsid w:val="00582D17"/>
    <w:rsid w:val="00583825"/>
    <w:rsid w:val="00584149"/>
    <w:rsid w:val="005844E8"/>
    <w:rsid w:val="0058462B"/>
    <w:rsid w:val="005846FD"/>
    <w:rsid w:val="00586B31"/>
    <w:rsid w:val="0058739E"/>
    <w:rsid w:val="00590C1D"/>
    <w:rsid w:val="00592873"/>
    <w:rsid w:val="00592946"/>
    <w:rsid w:val="00593B7B"/>
    <w:rsid w:val="00593B81"/>
    <w:rsid w:val="005941A3"/>
    <w:rsid w:val="00594F1E"/>
    <w:rsid w:val="00595355"/>
    <w:rsid w:val="0059571F"/>
    <w:rsid w:val="00597489"/>
    <w:rsid w:val="005975E4"/>
    <w:rsid w:val="00597970"/>
    <w:rsid w:val="005A014A"/>
    <w:rsid w:val="005A0CC2"/>
    <w:rsid w:val="005A1807"/>
    <w:rsid w:val="005A1B40"/>
    <w:rsid w:val="005A2514"/>
    <w:rsid w:val="005A29BF"/>
    <w:rsid w:val="005A409C"/>
    <w:rsid w:val="005A47BB"/>
    <w:rsid w:val="005A49E7"/>
    <w:rsid w:val="005A540E"/>
    <w:rsid w:val="005A5B81"/>
    <w:rsid w:val="005A6411"/>
    <w:rsid w:val="005A7565"/>
    <w:rsid w:val="005B008C"/>
    <w:rsid w:val="005B0234"/>
    <w:rsid w:val="005B11AA"/>
    <w:rsid w:val="005B1B07"/>
    <w:rsid w:val="005B2043"/>
    <w:rsid w:val="005B21A5"/>
    <w:rsid w:val="005B2229"/>
    <w:rsid w:val="005B2899"/>
    <w:rsid w:val="005B2FC7"/>
    <w:rsid w:val="005B3A06"/>
    <w:rsid w:val="005B3B06"/>
    <w:rsid w:val="005B4366"/>
    <w:rsid w:val="005B606E"/>
    <w:rsid w:val="005B6083"/>
    <w:rsid w:val="005B61D1"/>
    <w:rsid w:val="005B6212"/>
    <w:rsid w:val="005B70BA"/>
    <w:rsid w:val="005B75BC"/>
    <w:rsid w:val="005B798B"/>
    <w:rsid w:val="005C0296"/>
    <w:rsid w:val="005C0820"/>
    <w:rsid w:val="005C0A39"/>
    <w:rsid w:val="005C1CE9"/>
    <w:rsid w:val="005C220B"/>
    <w:rsid w:val="005C26BA"/>
    <w:rsid w:val="005C2DEA"/>
    <w:rsid w:val="005C3086"/>
    <w:rsid w:val="005C31E2"/>
    <w:rsid w:val="005C3228"/>
    <w:rsid w:val="005C3B98"/>
    <w:rsid w:val="005C3D8A"/>
    <w:rsid w:val="005C3E39"/>
    <w:rsid w:val="005C49A6"/>
    <w:rsid w:val="005C4B21"/>
    <w:rsid w:val="005C74D7"/>
    <w:rsid w:val="005C7617"/>
    <w:rsid w:val="005D0931"/>
    <w:rsid w:val="005D1BF6"/>
    <w:rsid w:val="005D1E60"/>
    <w:rsid w:val="005D2BB9"/>
    <w:rsid w:val="005D2E53"/>
    <w:rsid w:val="005D31F2"/>
    <w:rsid w:val="005D35E8"/>
    <w:rsid w:val="005D3A69"/>
    <w:rsid w:val="005D3C48"/>
    <w:rsid w:val="005D5146"/>
    <w:rsid w:val="005D55DC"/>
    <w:rsid w:val="005D62AC"/>
    <w:rsid w:val="005D7A0F"/>
    <w:rsid w:val="005D7AAC"/>
    <w:rsid w:val="005D7B68"/>
    <w:rsid w:val="005D7F84"/>
    <w:rsid w:val="005E01F4"/>
    <w:rsid w:val="005E0836"/>
    <w:rsid w:val="005E0978"/>
    <w:rsid w:val="005E0BA8"/>
    <w:rsid w:val="005E1832"/>
    <w:rsid w:val="005E1AC9"/>
    <w:rsid w:val="005E1F66"/>
    <w:rsid w:val="005E33AD"/>
    <w:rsid w:val="005E4135"/>
    <w:rsid w:val="005E52C1"/>
    <w:rsid w:val="005E6456"/>
    <w:rsid w:val="005E6C7D"/>
    <w:rsid w:val="005E6F7D"/>
    <w:rsid w:val="005E72C6"/>
    <w:rsid w:val="005F033D"/>
    <w:rsid w:val="005F04B6"/>
    <w:rsid w:val="005F0B37"/>
    <w:rsid w:val="005F1914"/>
    <w:rsid w:val="005F1FC5"/>
    <w:rsid w:val="005F2453"/>
    <w:rsid w:val="005F28FF"/>
    <w:rsid w:val="005F29A5"/>
    <w:rsid w:val="005F328B"/>
    <w:rsid w:val="005F3A0F"/>
    <w:rsid w:val="005F4091"/>
    <w:rsid w:val="005F41F2"/>
    <w:rsid w:val="005F4466"/>
    <w:rsid w:val="005F4EFE"/>
    <w:rsid w:val="005F67BA"/>
    <w:rsid w:val="005F71B2"/>
    <w:rsid w:val="005F76B7"/>
    <w:rsid w:val="005F7FB8"/>
    <w:rsid w:val="00600060"/>
    <w:rsid w:val="0060037E"/>
    <w:rsid w:val="00600469"/>
    <w:rsid w:val="00601985"/>
    <w:rsid w:val="0060230B"/>
    <w:rsid w:val="00602A9B"/>
    <w:rsid w:val="00602CB1"/>
    <w:rsid w:val="00603358"/>
    <w:rsid w:val="00603C6E"/>
    <w:rsid w:val="00603DDB"/>
    <w:rsid w:val="006045F7"/>
    <w:rsid w:val="00604A9B"/>
    <w:rsid w:val="00604C1B"/>
    <w:rsid w:val="00604D00"/>
    <w:rsid w:val="00606905"/>
    <w:rsid w:val="006069C7"/>
    <w:rsid w:val="00606CB3"/>
    <w:rsid w:val="006074B9"/>
    <w:rsid w:val="00607CF5"/>
    <w:rsid w:val="00611B94"/>
    <w:rsid w:val="0061262E"/>
    <w:rsid w:val="00615628"/>
    <w:rsid w:val="00615776"/>
    <w:rsid w:val="0061585D"/>
    <w:rsid w:val="00616271"/>
    <w:rsid w:val="00616805"/>
    <w:rsid w:val="00617CA3"/>
    <w:rsid w:val="0062038A"/>
    <w:rsid w:val="00620566"/>
    <w:rsid w:val="00620D07"/>
    <w:rsid w:val="0062158D"/>
    <w:rsid w:val="00622790"/>
    <w:rsid w:val="0062283A"/>
    <w:rsid w:val="00623918"/>
    <w:rsid w:val="00623B1B"/>
    <w:rsid w:val="0062479C"/>
    <w:rsid w:val="00624A23"/>
    <w:rsid w:val="00624E43"/>
    <w:rsid w:val="0062543B"/>
    <w:rsid w:val="00626324"/>
    <w:rsid w:val="00626C20"/>
    <w:rsid w:val="00626EB2"/>
    <w:rsid w:val="00627159"/>
    <w:rsid w:val="0062735B"/>
    <w:rsid w:val="006277CE"/>
    <w:rsid w:val="00627A26"/>
    <w:rsid w:val="00627CB6"/>
    <w:rsid w:val="00627EF2"/>
    <w:rsid w:val="0062A983"/>
    <w:rsid w:val="0063036A"/>
    <w:rsid w:val="006309BF"/>
    <w:rsid w:val="00630D91"/>
    <w:rsid w:val="0063152E"/>
    <w:rsid w:val="00633980"/>
    <w:rsid w:val="00633DB0"/>
    <w:rsid w:val="00634055"/>
    <w:rsid w:val="006340AC"/>
    <w:rsid w:val="00634214"/>
    <w:rsid w:val="006343E2"/>
    <w:rsid w:val="0063453F"/>
    <w:rsid w:val="00634BEC"/>
    <w:rsid w:val="00635181"/>
    <w:rsid w:val="00635768"/>
    <w:rsid w:val="006371E8"/>
    <w:rsid w:val="00640515"/>
    <w:rsid w:val="00640559"/>
    <w:rsid w:val="00640E7A"/>
    <w:rsid w:val="006413A7"/>
    <w:rsid w:val="0064163A"/>
    <w:rsid w:val="006422B5"/>
    <w:rsid w:val="0064388E"/>
    <w:rsid w:val="006440B8"/>
    <w:rsid w:val="006448F3"/>
    <w:rsid w:val="00645B20"/>
    <w:rsid w:val="006462C6"/>
    <w:rsid w:val="0064656F"/>
    <w:rsid w:val="00646728"/>
    <w:rsid w:val="006469DA"/>
    <w:rsid w:val="00646F07"/>
    <w:rsid w:val="00647C76"/>
    <w:rsid w:val="0065153E"/>
    <w:rsid w:val="00651D27"/>
    <w:rsid w:val="00651E66"/>
    <w:rsid w:val="00652090"/>
    <w:rsid w:val="00653288"/>
    <w:rsid w:val="00653933"/>
    <w:rsid w:val="00654250"/>
    <w:rsid w:val="00654CDF"/>
    <w:rsid w:val="006557B8"/>
    <w:rsid w:val="0066041C"/>
    <w:rsid w:val="006610F5"/>
    <w:rsid w:val="006617BC"/>
    <w:rsid w:val="00662853"/>
    <w:rsid w:val="00662EB1"/>
    <w:rsid w:val="00662EF3"/>
    <w:rsid w:val="006635CC"/>
    <w:rsid w:val="0066382A"/>
    <w:rsid w:val="00663B4B"/>
    <w:rsid w:val="006656A6"/>
    <w:rsid w:val="006658AA"/>
    <w:rsid w:val="00666025"/>
    <w:rsid w:val="0066698F"/>
    <w:rsid w:val="00666A4B"/>
    <w:rsid w:val="00666A69"/>
    <w:rsid w:val="00666E77"/>
    <w:rsid w:val="006670FC"/>
    <w:rsid w:val="00667AFB"/>
    <w:rsid w:val="00667F23"/>
    <w:rsid w:val="0066EC2B"/>
    <w:rsid w:val="0067043C"/>
    <w:rsid w:val="00670496"/>
    <w:rsid w:val="00670772"/>
    <w:rsid w:val="00670B00"/>
    <w:rsid w:val="0067179A"/>
    <w:rsid w:val="00672334"/>
    <w:rsid w:val="00672556"/>
    <w:rsid w:val="00673348"/>
    <w:rsid w:val="00673442"/>
    <w:rsid w:val="00673A81"/>
    <w:rsid w:val="00673BD4"/>
    <w:rsid w:val="00673CFA"/>
    <w:rsid w:val="006740F2"/>
    <w:rsid w:val="00674158"/>
    <w:rsid w:val="006742AE"/>
    <w:rsid w:val="00675933"/>
    <w:rsid w:val="00675947"/>
    <w:rsid w:val="00675A46"/>
    <w:rsid w:val="00676CAC"/>
    <w:rsid w:val="00676F15"/>
    <w:rsid w:val="0067727C"/>
    <w:rsid w:val="00677AC3"/>
    <w:rsid w:val="0067A783"/>
    <w:rsid w:val="006803E6"/>
    <w:rsid w:val="0068136D"/>
    <w:rsid w:val="00681A45"/>
    <w:rsid w:val="00681B3E"/>
    <w:rsid w:val="006822C3"/>
    <w:rsid w:val="00682997"/>
    <w:rsid w:val="00682D79"/>
    <w:rsid w:val="00682E12"/>
    <w:rsid w:val="00683760"/>
    <w:rsid w:val="006837A1"/>
    <w:rsid w:val="00683DEE"/>
    <w:rsid w:val="00684372"/>
    <w:rsid w:val="006857C4"/>
    <w:rsid w:val="00686656"/>
    <w:rsid w:val="00686812"/>
    <w:rsid w:val="00687142"/>
    <w:rsid w:val="0068727F"/>
    <w:rsid w:val="00687A6E"/>
    <w:rsid w:val="006900CB"/>
    <w:rsid w:val="006914FF"/>
    <w:rsid w:val="0069208D"/>
    <w:rsid w:val="00692DF7"/>
    <w:rsid w:val="006931CC"/>
    <w:rsid w:val="0069469F"/>
    <w:rsid w:val="006947AF"/>
    <w:rsid w:val="00694E39"/>
    <w:rsid w:val="00695476"/>
    <w:rsid w:val="00696778"/>
    <w:rsid w:val="0069707F"/>
    <w:rsid w:val="00697541"/>
    <w:rsid w:val="006A0668"/>
    <w:rsid w:val="006A19A1"/>
    <w:rsid w:val="006A1D75"/>
    <w:rsid w:val="006A1E52"/>
    <w:rsid w:val="006A1ED0"/>
    <w:rsid w:val="006A207E"/>
    <w:rsid w:val="006A23C1"/>
    <w:rsid w:val="006A2546"/>
    <w:rsid w:val="006A283E"/>
    <w:rsid w:val="006A2951"/>
    <w:rsid w:val="006A2DB5"/>
    <w:rsid w:val="006A3021"/>
    <w:rsid w:val="006A33B1"/>
    <w:rsid w:val="006A3BD8"/>
    <w:rsid w:val="006A3C66"/>
    <w:rsid w:val="006A4450"/>
    <w:rsid w:val="006A5260"/>
    <w:rsid w:val="006A5A98"/>
    <w:rsid w:val="006A6216"/>
    <w:rsid w:val="006A6431"/>
    <w:rsid w:val="006A7805"/>
    <w:rsid w:val="006A7AA1"/>
    <w:rsid w:val="006A7B7A"/>
    <w:rsid w:val="006B004B"/>
    <w:rsid w:val="006B044E"/>
    <w:rsid w:val="006B081D"/>
    <w:rsid w:val="006B0EA1"/>
    <w:rsid w:val="006B1570"/>
    <w:rsid w:val="006B1B3F"/>
    <w:rsid w:val="006B1EBD"/>
    <w:rsid w:val="006B200B"/>
    <w:rsid w:val="006B2D5B"/>
    <w:rsid w:val="006B3643"/>
    <w:rsid w:val="006B3CBD"/>
    <w:rsid w:val="006B463C"/>
    <w:rsid w:val="006B539A"/>
    <w:rsid w:val="006B6903"/>
    <w:rsid w:val="006B71A4"/>
    <w:rsid w:val="006B79DC"/>
    <w:rsid w:val="006B7B38"/>
    <w:rsid w:val="006B7D13"/>
    <w:rsid w:val="006C05DC"/>
    <w:rsid w:val="006C1314"/>
    <w:rsid w:val="006C1F75"/>
    <w:rsid w:val="006C27FD"/>
    <w:rsid w:val="006C2F33"/>
    <w:rsid w:val="006C2FC4"/>
    <w:rsid w:val="006C34D3"/>
    <w:rsid w:val="006C392D"/>
    <w:rsid w:val="006C3AC4"/>
    <w:rsid w:val="006C4FF6"/>
    <w:rsid w:val="006C58EB"/>
    <w:rsid w:val="006C5D63"/>
    <w:rsid w:val="006C682E"/>
    <w:rsid w:val="006C6C71"/>
    <w:rsid w:val="006C787A"/>
    <w:rsid w:val="006D041B"/>
    <w:rsid w:val="006D042F"/>
    <w:rsid w:val="006D1415"/>
    <w:rsid w:val="006D1605"/>
    <w:rsid w:val="006D2F67"/>
    <w:rsid w:val="006D35E9"/>
    <w:rsid w:val="006D44B0"/>
    <w:rsid w:val="006D4A94"/>
    <w:rsid w:val="006D4D62"/>
    <w:rsid w:val="006D5002"/>
    <w:rsid w:val="006D7C70"/>
    <w:rsid w:val="006E08BA"/>
    <w:rsid w:val="006E1113"/>
    <w:rsid w:val="006E123C"/>
    <w:rsid w:val="006E14AA"/>
    <w:rsid w:val="006E2370"/>
    <w:rsid w:val="006E2DD5"/>
    <w:rsid w:val="006E3304"/>
    <w:rsid w:val="006E3412"/>
    <w:rsid w:val="006E3D1A"/>
    <w:rsid w:val="006E3FA9"/>
    <w:rsid w:val="006E4088"/>
    <w:rsid w:val="006E41F3"/>
    <w:rsid w:val="006E488C"/>
    <w:rsid w:val="006E4CFF"/>
    <w:rsid w:val="006E56DD"/>
    <w:rsid w:val="006E58C4"/>
    <w:rsid w:val="006E5A71"/>
    <w:rsid w:val="006E5C69"/>
    <w:rsid w:val="006E6702"/>
    <w:rsid w:val="006E6AE8"/>
    <w:rsid w:val="006E74A5"/>
    <w:rsid w:val="006F0FEC"/>
    <w:rsid w:val="006F10E0"/>
    <w:rsid w:val="006F33D4"/>
    <w:rsid w:val="006F4874"/>
    <w:rsid w:val="006F5C3E"/>
    <w:rsid w:val="006F6302"/>
    <w:rsid w:val="00700417"/>
    <w:rsid w:val="00700664"/>
    <w:rsid w:val="00700A29"/>
    <w:rsid w:val="00701765"/>
    <w:rsid w:val="00701845"/>
    <w:rsid w:val="00701B3A"/>
    <w:rsid w:val="00701D4C"/>
    <w:rsid w:val="00701E71"/>
    <w:rsid w:val="00702B11"/>
    <w:rsid w:val="0070356D"/>
    <w:rsid w:val="00704335"/>
    <w:rsid w:val="00704EA6"/>
    <w:rsid w:val="0070500B"/>
    <w:rsid w:val="00705012"/>
    <w:rsid w:val="00705BD9"/>
    <w:rsid w:val="007062E8"/>
    <w:rsid w:val="007068FB"/>
    <w:rsid w:val="00706CFE"/>
    <w:rsid w:val="00712AA7"/>
    <w:rsid w:val="00712B66"/>
    <w:rsid w:val="0071363B"/>
    <w:rsid w:val="0071508D"/>
    <w:rsid w:val="00715E04"/>
    <w:rsid w:val="00716C6D"/>
    <w:rsid w:val="00717062"/>
    <w:rsid w:val="007179DE"/>
    <w:rsid w:val="00720503"/>
    <w:rsid w:val="00720874"/>
    <w:rsid w:val="00720D8F"/>
    <w:rsid w:val="0072139C"/>
    <w:rsid w:val="007217F1"/>
    <w:rsid w:val="00721DE3"/>
    <w:rsid w:val="00722070"/>
    <w:rsid w:val="00722E33"/>
    <w:rsid w:val="00723766"/>
    <w:rsid w:val="00723D12"/>
    <w:rsid w:val="00724153"/>
    <w:rsid w:val="00724BD6"/>
    <w:rsid w:val="00725381"/>
    <w:rsid w:val="00726619"/>
    <w:rsid w:val="00726CE0"/>
    <w:rsid w:val="00726EAE"/>
    <w:rsid w:val="00727CD6"/>
    <w:rsid w:val="0073046A"/>
    <w:rsid w:val="007314E2"/>
    <w:rsid w:val="007319F8"/>
    <w:rsid w:val="00732521"/>
    <w:rsid w:val="00732A74"/>
    <w:rsid w:val="00732FD1"/>
    <w:rsid w:val="0073441A"/>
    <w:rsid w:val="00734B57"/>
    <w:rsid w:val="00735DE1"/>
    <w:rsid w:val="007363ED"/>
    <w:rsid w:val="007372CE"/>
    <w:rsid w:val="0073A174"/>
    <w:rsid w:val="0074050C"/>
    <w:rsid w:val="00740893"/>
    <w:rsid w:val="00740987"/>
    <w:rsid w:val="00741EE1"/>
    <w:rsid w:val="007428ED"/>
    <w:rsid w:val="00742BB6"/>
    <w:rsid w:val="00743487"/>
    <w:rsid w:val="00743BB6"/>
    <w:rsid w:val="00744E8F"/>
    <w:rsid w:val="00744F36"/>
    <w:rsid w:val="00745AA6"/>
    <w:rsid w:val="007464A7"/>
    <w:rsid w:val="00746B13"/>
    <w:rsid w:val="00747274"/>
    <w:rsid w:val="00747621"/>
    <w:rsid w:val="00747863"/>
    <w:rsid w:val="007479CE"/>
    <w:rsid w:val="00750104"/>
    <w:rsid w:val="00753230"/>
    <w:rsid w:val="007548C5"/>
    <w:rsid w:val="00754BD1"/>
    <w:rsid w:val="00755DC5"/>
    <w:rsid w:val="00756260"/>
    <w:rsid w:val="0075626B"/>
    <w:rsid w:val="00757121"/>
    <w:rsid w:val="0075790F"/>
    <w:rsid w:val="007600AD"/>
    <w:rsid w:val="0076023F"/>
    <w:rsid w:val="0076091E"/>
    <w:rsid w:val="007629D2"/>
    <w:rsid w:val="00762CA6"/>
    <w:rsid w:val="0076331C"/>
    <w:rsid w:val="00763BE4"/>
    <w:rsid w:val="00764D1A"/>
    <w:rsid w:val="00764F52"/>
    <w:rsid w:val="00764F54"/>
    <w:rsid w:val="00766F82"/>
    <w:rsid w:val="00767491"/>
    <w:rsid w:val="00767754"/>
    <w:rsid w:val="0077001C"/>
    <w:rsid w:val="00770493"/>
    <w:rsid w:val="00770898"/>
    <w:rsid w:val="0077232F"/>
    <w:rsid w:val="00772508"/>
    <w:rsid w:val="007727AC"/>
    <w:rsid w:val="007738A5"/>
    <w:rsid w:val="00773AAF"/>
    <w:rsid w:val="007744DA"/>
    <w:rsid w:val="007749E6"/>
    <w:rsid w:val="00775142"/>
    <w:rsid w:val="00775583"/>
    <w:rsid w:val="007759B0"/>
    <w:rsid w:val="00775A3F"/>
    <w:rsid w:val="00776106"/>
    <w:rsid w:val="00776F38"/>
    <w:rsid w:val="007770A7"/>
    <w:rsid w:val="00781E31"/>
    <w:rsid w:val="00781E36"/>
    <w:rsid w:val="007824FB"/>
    <w:rsid w:val="00782598"/>
    <w:rsid w:val="00782693"/>
    <w:rsid w:val="00784607"/>
    <w:rsid w:val="00785025"/>
    <w:rsid w:val="00786BDE"/>
    <w:rsid w:val="00786DE6"/>
    <w:rsid w:val="00786F78"/>
    <w:rsid w:val="0078715A"/>
    <w:rsid w:val="0078743D"/>
    <w:rsid w:val="00790183"/>
    <w:rsid w:val="00790AF5"/>
    <w:rsid w:val="0079170F"/>
    <w:rsid w:val="00792564"/>
    <w:rsid w:val="00792A66"/>
    <w:rsid w:val="00793248"/>
    <w:rsid w:val="00793FE7"/>
    <w:rsid w:val="00795374"/>
    <w:rsid w:val="00795EA3"/>
    <w:rsid w:val="007961B5"/>
    <w:rsid w:val="00796CE5"/>
    <w:rsid w:val="0079728E"/>
    <w:rsid w:val="007A0EA3"/>
    <w:rsid w:val="007A1505"/>
    <w:rsid w:val="007A1D20"/>
    <w:rsid w:val="007A2222"/>
    <w:rsid w:val="007A27C2"/>
    <w:rsid w:val="007A31DB"/>
    <w:rsid w:val="007A43EB"/>
    <w:rsid w:val="007A5E6C"/>
    <w:rsid w:val="007A676D"/>
    <w:rsid w:val="007A74F8"/>
    <w:rsid w:val="007B036C"/>
    <w:rsid w:val="007B0D37"/>
    <w:rsid w:val="007B1358"/>
    <w:rsid w:val="007B3580"/>
    <w:rsid w:val="007B3F0B"/>
    <w:rsid w:val="007B4578"/>
    <w:rsid w:val="007B48A9"/>
    <w:rsid w:val="007B49A8"/>
    <w:rsid w:val="007B4F83"/>
    <w:rsid w:val="007B71B2"/>
    <w:rsid w:val="007B74AE"/>
    <w:rsid w:val="007B76B8"/>
    <w:rsid w:val="007C0137"/>
    <w:rsid w:val="007C1DEA"/>
    <w:rsid w:val="007C28F4"/>
    <w:rsid w:val="007C2F60"/>
    <w:rsid w:val="007C3584"/>
    <w:rsid w:val="007C397C"/>
    <w:rsid w:val="007C42AD"/>
    <w:rsid w:val="007C47A1"/>
    <w:rsid w:val="007C4B51"/>
    <w:rsid w:val="007C7EBC"/>
    <w:rsid w:val="007CEC4D"/>
    <w:rsid w:val="007D0368"/>
    <w:rsid w:val="007D05E1"/>
    <w:rsid w:val="007D0963"/>
    <w:rsid w:val="007D1045"/>
    <w:rsid w:val="007D10AF"/>
    <w:rsid w:val="007D12CC"/>
    <w:rsid w:val="007D13CD"/>
    <w:rsid w:val="007D1D75"/>
    <w:rsid w:val="007D2153"/>
    <w:rsid w:val="007D23E0"/>
    <w:rsid w:val="007D2EA9"/>
    <w:rsid w:val="007D3DAB"/>
    <w:rsid w:val="007D3DEA"/>
    <w:rsid w:val="007D415E"/>
    <w:rsid w:val="007D5A12"/>
    <w:rsid w:val="007D5BE6"/>
    <w:rsid w:val="007D6E42"/>
    <w:rsid w:val="007D747B"/>
    <w:rsid w:val="007E02F2"/>
    <w:rsid w:val="007E03C6"/>
    <w:rsid w:val="007E0F46"/>
    <w:rsid w:val="007E25A6"/>
    <w:rsid w:val="007E2708"/>
    <w:rsid w:val="007E2879"/>
    <w:rsid w:val="007E2C2E"/>
    <w:rsid w:val="007E4497"/>
    <w:rsid w:val="007E4585"/>
    <w:rsid w:val="007E483C"/>
    <w:rsid w:val="007E49C0"/>
    <w:rsid w:val="007E49C5"/>
    <w:rsid w:val="007E53E4"/>
    <w:rsid w:val="007E7545"/>
    <w:rsid w:val="007F0BA1"/>
    <w:rsid w:val="007F11C6"/>
    <w:rsid w:val="007F1B6A"/>
    <w:rsid w:val="007F2ECC"/>
    <w:rsid w:val="007F3D25"/>
    <w:rsid w:val="007F3D2D"/>
    <w:rsid w:val="007F4778"/>
    <w:rsid w:val="007F4AC7"/>
    <w:rsid w:val="007F4D70"/>
    <w:rsid w:val="007F5378"/>
    <w:rsid w:val="007F57DC"/>
    <w:rsid w:val="007F714A"/>
    <w:rsid w:val="007F7712"/>
    <w:rsid w:val="007F7B03"/>
    <w:rsid w:val="007F7E71"/>
    <w:rsid w:val="00800364"/>
    <w:rsid w:val="00801D21"/>
    <w:rsid w:val="00802737"/>
    <w:rsid w:val="00803584"/>
    <w:rsid w:val="008044F3"/>
    <w:rsid w:val="0080550E"/>
    <w:rsid w:val="00805660"/>
    <w:rsid w:val="00805CD3"/>
    <w:rsid w:val="0080653A"/>
    <w:rsid w:val="00806B19"/>
    <w:rsid w:val="00807280"/>
    <w:rsid w:val="00807308"/>
    <w:rsid w:val="00807656"/>
    <w:rsid w:val="00807818"/>
    <w:rsid w:val="0080799B"/>
    <w:rsid w:val="00807DF8"/>
    <w:rsid w:val="008100D8"/>
    <w:rsid w:val="00810184"/>
    <w:rsid w:val="00810326"/>
    <w:rsid w:val="00810442"/>
    <w:rsid w:val="00813618"/>
    <w:rsid w:val="00814264"/>
    <w:rsid w:val="00814530"/>
    <w:rsid w:val="00814C49"/>
    <w:rsid w:val="00814D2E"/>
    <w:rsid w:val="008151C7"/>
    <w:rsid w:val="008151D5"/>
    <w:rsid w:val="0081534E"/>
    <w:rsid w:val="008153FF"/>
    <w:rsid w:val="00815F6A"/>
    <w:rsid w:val="0081609F"/>
    <w:rsid w:val="008167BF"/>
    <w:rsid w:val="00816940"/>
    <w:rsid w:val="00816EF0"/>
    <w:rsid w:val="00821816"/>
    <w:rsid w:val="00822361"/>
    <w:rsid w:val="008225BC"/>
    <w:rsid w:val="008229B9"/>
    <w:rsid w:val="00823020"/>
    <w:rsid w:val="00824759"/>
    <w:rsid w:val="008249EF"/>
    <w:rsid w:val="00824DED"/>
    <w:rsid w:val="00825042"/>
    <w:rsid w:val="00825161"/>
    <w:rsid w:val="008252DD"/>
    <w:rsid w:val="00825B6D"/>
    <w:rsid w:val="00827221"/>
    <w:rsid w:val="008273E6"/>
    <w:rsid w:val="00827617"/>
    <w:rsid w:val="008276A3"/>
    <w:rsid w:val="008276BD"/>
    <w:rsid w:val="008300CC"/>
    <w:rsid w:val="00830A3F"/>
    <w:rsid w:val="00831EE5"/>
    <w:rsid w:val="00832DAD"/>
    <w:rsid w:val="008332D5"/>
    <w:rsid w:val="0083459B"/>
    <w:rsid w:val="008345E9"/>
    <w:rsid w:val="0083467E"/>
    <w:rsid w:val="00835174"/>
    <w:rsid w:val="008351E9"/>
    <w:rsid w:val="008353F8"/>
    <w:rsid w:val="0083587F"/>
    <w:rsid w:val="00836079"/>
    <w:rsid w:val="00836D2B"/>
    <w:rsid w:val="00837515"/>
    <w:rsid w:val="00837E29"/>
    <w:rsid w:val="00837E2E"/>
    <w:rsid w:val="008409E6"/>
    <w:rsid w:val="00840F9A"/>
    <w:rsid w:val="00841854"/>
    <w:rsid w:val="008421A0"/>
    <w:rsid w:val="00842A53"/>
    <w:rsid w:val="0084365F"/>
    <w:rsid w:val="00844D37"/>
    <w:rsid w:val="008458E0"/>
    <w:rsid w:val="00845DBC"/>
    <w:rsid w:val="00845DD1"/>
    <w:rsid w:val="00846C23"/>
    <w:rsid w:val="008473B3"/>
    <w:rsid w:val="00847630"/>
    <w:rsid w:val="00847BA9"/>
    <w:rsid w:val="00847CE4"/>
    <w:rsid w:val="0084F15C"/>
    <w:rsid w:val="00850370"/>
    <w:rsid w:val="00850F66"/>
    <w:rsid w:val="008516E7"/>
    <w:rsid w:val="00851F44"/>
    <w:rsid w:val="008525FC"/>
    <w:rsid w:val="0085291E"/>
    <w:rsid w:val="00852C03"/>
    <w:rsid w:val="008533C8"/>
    <w:rsid w:val="00853AC9"/>
    <w:rsid w:val="00854456"/>
    <w:rsid w:val="00854B24"/>
    <w:rsid w:val="00854CF4"/>
    <w:rsid w:val="008552D9"/>
    <w:rsid w:val="00855C22"/>
    <w:rsid w:val="00856DCF"/>
    <w:rsid w:val="0085750E"/>
    <w:rsid w:val="00857973"/>
    <w:rsid w:val="00860262"/>
    <w:rsid w:val="008606AE"/>
    <w:rsid w:val="0086116A"/>
    <w:rsid w:val="00861A50"/>
    <w:rsid w:val="0086255C"/>
    <w:rsid w:val="008627F3"/>
    <w:rsid w:val="00862D92"/>
    <w:rsid w:val="00862E67"/>
    <w:rsid w:val="008630E3"/>
    <w:rsid w:val="00863455"/>
    <w:rsid w:val="0086366B"/>
    <w:rsid w:val="00863F83"/>
    <w:rsid w:val="0086409B"/>
    <w:rsid w:val="00864964"/>
    <w:rsid w:val="00864AED"/>
    <w:rsid w:val="00864D4D"/>
    <w:rsid w:val="008651BC"/>
    <w:rsid w:val="008659AB"/>
    <w:rsid w:val="008665B5"/>
    <w:rsid w:val="00867251"/>
    <w:rsid w:val="00867887"/>
    <w:rsid w:val="00867993"/>
    <w:rsid w:val="008695E5"/>
    <w:rsid w:val="008700DF"/>
    <w:rsid w:val="008704CF"/>
    <w:rsid w:val="00871513"/>
    <w:rsid w:val="008715DD"/>
    <w:rsid w:val="00871A9A"/>
    <w:rsid w:val="00871D0B"/>
    <w:rsid w:val="008734D7"/>
    <w:rsid w:val="008740F5"/>
    <w:rsid w:val="00874394"/>
    <w:rsid w:val="008743D9"/>
    <w:rsid w:val="008749B5"/>
    <w:rsid w:val="00874B9F"/>
    <w:rsid w:val="0087589E"/>
    <w:rsid w:val="00875AFC"/>
    <w:rsid w:val="00876D70"/>
    <w:rsid w:val="008771EC"/>
    <w:rsid w:val="0088017E"/>
    <w:rsid w:val="00880246"/>
    <w:rsid w:val="00881440"/>
    <w:rsid w:val="00881773"/>
    <w:rsid w:val="008818B1"/>
    <w:rsid w:val="00881D15"/>
    <w:rsid w:val="00881E51"/>
    <w:rsid w:val="00881EDC"/>
    <w:rsid w:val="0088227A"/>
    <w:rsid w:val="008823C8"/>
    <w:rsid w:val="008826F6"/>
    <w:rsid w:val="00882FFB"/>
    <w:rsid w:val="008834D6"/>
    <w:rsid w:val="0088390B"/>
    <w:rsid w:val="008856DA"/>
    <w:rsid w:val="00885E4E"/>
    <w:rsid w:val="00885EFD"/>
    <w:rsid w:val="00887384"/>
    <w:rsid w:val="00891853"/>
    <w:rsid w:val="0089257E"/>
    <w:rsid w:val="00892919"/>
    <w:rsid w:val="00892997"/>
    <w:rsid w:val="00892C83"/>
    <w:rsid w:val="008932AF"/>
    <w:rsid w:val="00893A7D"/>
    <w:rsid w:val="00894707"/>
    <w:rsid w:val="008963C8"/>
    <w:rsid w:val="00897DCF"/>
    <w:rsid w:val="008A045A"/>
    <w:rsid w:val="008A05A7"/>
    <w:rsid w:val="008A0975"/>
    <w:rsid w:val="008A0D5A"/>
    <w:rsid w:val="008A1663"/>
    <w:rsid w:val="008A166C"/>
    <w:rsid w:val="008A18BB"/>
    <w:rsid w:val="008A2C8F"/>
    <w:rsid w:val="008A2D67"/>
    <w:rsid w:val="008A2DC4"/>
    <w:rsid w:val="008A40D0"/>
    <w:rsid w:val="008A410D"/>
    <w:rsid w:val="008A4C94"/>
    <w:rsid w:val="008A57AF"/>
    <w:rsid w:val="008A59D0"/>
    <w:rsid w:val="008A6680"/>
    <w:rsid w:val="008A6B3D"/>
    <w:rsid w:val="008A71BF"/>
    <w:rsid w:val="008A7B68"/>
    <w:rsid w:val="008A7E18"/>
    <w:rsid w:val="008B0483"/>
    <w:rsid w:val="008B09B6"/>
    <w:rsid w:val="008B12D4"/>
    <w:rsid w:val="008B15CC"/>
    <w:rsid w:val="008B1B5E"/>
    <w:rsid w:val="008B2F07"/>
    <w:rsid w:val="008B5334"/>
    <w:rsid w:val="008B591D"/>
    <w:rsid w:val="008B5E15"/>
    <w:rsid w:val="008B6048"/>
    <w:rsid w:val="008B6347"/>
    <w:rsid w:val="008B6BFA"/>
    <w:rsid w:val="008B6DE2"/>
    <w:rsid w:val="008B74D5"/>
    <w:rsid w:val="008B7B2C"/>
    <w:rsid w:val="008C067C"/>
    <w:rsid w:val="008C0FEC"/>
    <w:rsid w:val="008C3393"/>
    <w:rsid w:val="008C3BD8"/>
    <w:rsid w:val="008C3EF6"/>
    <w:rsid w:val="008C44FA"/>
    <w:rsid w:val="008C4736"/>
    <w:rsid w:val="008C5717"/>
    <w:rsid w:val="008C5DC4"/>
    <w:rsid w:val="008C5E85"/>
    <w:rsid w:val="008C6267"/>
    <w:rsid w:val="008C6E19"/>
    <w:rsid w:val="008C7639"/>
    <w:rsid w:val="008C783A"/>
    <w:rsid w:val="008D06C4"/>
    <w:rsid w:val="008D07FC"/>
    <w:rsid w:val="008D2DD3"/>
    <w:rsid w:val="008D30F5"/>
    <w:rsid w:val="008D30F8"/>
    <w:rsid w:val="008D43A1"/>
    <w:rsid w:val="008D4635"/>
    <w:rsid w:val="008D4ABC"/>
    <w:rsid w:val="008D5CDC"/>
    <w:rsid w:val="008D62E5"/>
    <w:rsid w:val="008D688E"/>
    <w:rsid w:val="008D75F4"/>
    <w:rsid w:val="008D7C07"/>
    <w:rsid w:val="008E089B"/>
    <w:rsid w:val="008E1063"/>
    <w:rsid w:val="008E254A"/>
    <w:rsid w:val="008E2CB8"/>
    <w:rsid w:val="008E3E6A"/>
    <w:rsid w:val="008E4145"/>
    <w:rsid w:val="008E4FB2"/>
    <w:rsid w:val="008E62A0"/>
    <w:rsid w:val="008E6B7C"/>
    <w:rsid w:val="008E721A"/>
    <w:rsid w:val="008E7883"/>
    <w:rsid w:val="008E7E3E"/>
    <w:rsid w:val="008F0087"/>
    <w:rsid w:val="008F00CB"/>
    <w:rsid w:val="008F0EE5"/>
    <w:rsid w:val="008F0EEB"/>
    <w:rsid w:val="008F1814"/>
    <w:rsid w:val="008F1EE1"/>
    <w:rsid w:val="008F33E7"/>
    <w:rsid w:val="008F380E"/>
    <w:rsid w:val="008F3E29"/>
    <w:rsid w:val="008F3F71"/>
    <w:rsid w:val="008F4A81"/>
    <w:rsid w:val="008F52A4"/>
    <w:rsid w:val="008F6C04"/>
    <w:rsid w:val="008F6C69"/>
    <w:rsid w:val="008F6EC0"/>
    <w:rsid w:val="008F7840"/>
    <w:rsid w:val="00900167"/>
    <w:rsid w:val="00900639"/>
    <w:rsid w:val="00900836"/>
    <w:rsid w:val="00900856"/>
    <w:rsid w:val="009025BA"/>
    <w:rsid w:val="0090277D"/>
    <w:rsid w:val="00902AA3"/>
    <w:rsid w:val="0090489C"/>
    <w:rsid w:val="00904968"/>
    <w:rsid w:val="00905016"/>
    <w:rsid w:val="009057A7"/>
    <w:rsid w:val="009062B1"/>
    <w:rsid w:val="009063C9"/>
    <w:rsid w:val="00906975"/>
    <w:rsid w:val="00907352"/>
    <w:rsid w:val="0090747B"/>
    <w:rsid w:val="00907799"/>
    <w:rsid w:val="00907978"/>
    <w:rsid w:val="009103C9"/>
    <w:rsid w:val="00910693"/>
    <w:rsid w:val="00910794"/>
    <w:rsid w:val="00910FF9"/>
    <w:rsid w:val="0091217C"/>
    <w:rsid w:val="0091248B"/>
    <w:rsid w:val="009126EC"/>
    <w:rsid w:val="009126F6"/>
    <w:rsid w:val="00913072"/>
    <w:rsid w:val="00913160"/>
    <w:rsid w:val="009144CB"/>
    <w:rsid w:val="009151AE"/>
    <w:rsid w:val="00915DDF"/>
    <w:rsid w:val="0091626A"/>
    <w:rsid w:val="00916361"/>
    <w:rsid w:val="00916715"/>
    <w:rsid w:val="00916845"/>
    <w:rsid w:val="00916E0D"/>
    <w:rsid w:val="009172CA"/>
    <w:rsid w:val="00917E00"/>
    <w:rsid w:val="0092061E"/>
    <w:rsid w:val="0092081C"/>
    <w:rsid w:val="00922288"/>
    <w:rsid w:val="00922560"/>
    <w:rsid w:val="00924224"/>
    <w:rsid w:val="00925432"/>
    <w:rsid w:val="009255F9"/>
    <w:rsid w:val="009266CB"/>
    <w:rsid w:val="00926C8A"/>
    <w:rsid w:val="00927859"/>
    <w:rsid w:val="00930A8A"/>
    <w:rsid w:val="0093263D"/>
    <w:rsid w:val="0093419C"/>
    <w:rsid w:val="00934E69"/>
    <w:rsid w:val="0093575F"/>
    <w:rsid w:val="00935905"/>
    <w:rsid w:val="00935C89"/>
    <w:rsid w:val="00936024"/>
    <w:rsid w:val="009362BB"/>
    <w:rsid w:val="0093641B"/>
    <w:rsid w:val="00936548"/>
    <w:rsid w:val="00937163"/>
    <w:rsid w:val="00937AF9"/>
    <w:rsid w:val="00937B55"/>
    <w:rsid w:val="00937C79"/>
    <w:rsid w:val="00937E57"/>
    <w:rsid w:val="0094156E"/>
    <w:rsid w:val="00941829"/>
    <w:rsid w:val="00941DCB"/>
    <w:rsid w:val="00942621"/>
    <w:rsid w:val="0094307B"/>
    <w:rsid w:val="00943F16"/>
    <w:rsid w:val="009441C9"/>
    <w:rsid w:val="00944861"/>
    <w:rsid w:val="00944C14"/>
    <w:rsid w:val="00944EE5"/>
    <w:rsid w:val="0094524E"/>
    <w:rsid w:val="00945FE9"/>
    <w:rsid w:val="00946696"/>
    <w:rsid w:val="009476C3"/>
    <w:rsid w:val="00947D8F"/>
    <w:rsid w:val="00950044"/>
    <w:rsid w:val="0095136A"/>
    <w:rsid w:val="00951EBC"/>
    <w:rsid w:val="00951F01"/>
    <w:rsid w:val="00952AE8"/>
    <w:rsid w:val="00953B7C"/>
    <w:rsid w:val="00955259"/>
    <w:rsid w:val="0095546B"/>
    <w:rsid w:val="00955596"/>
    <w:rsid w:val="00955BF8"/>
    <w:rsid w:val="00955D63"/>
    <w:rsid w:val="009563A7"/>
    <w:rsid w:val="0095681F"/>
    <w:rsid w:val="0095698F"/>
    <w:rsid w:val="00956C76"/>
    <w:rsid w:val="00956C7C"/>
    <w:rsid w:val="00956DEA"/>
    <w:rsid w:val="009575C8"/>
    <w:rsid w:val="009578B2"/>
    <w:rsid w:val="00957A19"/>
    <w:rsid w:val="00957B72"/>
    <w:rsid w:val="00957C23"/>
    <w:rsid w:val="009608FA"/>
    <w:rsid w:val="00961057"/>
    <w:rsid w:val="00961581"/>
    <w:rsid w:val="009617EA"/>
    <w:rsid w:val="009617F8"/>
    <w:rsid w:val="00961BF4"/>
    <w:rsid w:val="009623AF"/>
    <w:rsid w:val="009629DF"/>
    <w:rsid w:val="00963BB6"/>
    <w:rsid w:val="009640E6"/>
    <w:rsid w:val="00964AA9"/>
    <w:rsid w:val="00965450"/>
    <w:rsid w:val="009657A8"/>
    <w:rsid w:val="00966870"/>
    <w:rsid w:val="00966C9B"/>
    <w:rsid w:val="009674AF"/>
    <w:rsid w:val="00967E36"/>
    <w:rsid w:val="0097101F"/>
    <w:rsid w:val="009726F8"/>
    <w:rsid w:val="00972B73"/>
    <w:rsid w:val="009734FB"/>
    <w:rsid w:val="00973DD8"/>
    <w:rsid w:val="009745F9"/>
    <w:rsid w:val="00974662"/>
    <w:rsid w:val="00974ED4"/>
    <w:rsid w:val="00975A74"/>
    <w:rsid w:val="00976843"/>
    <w:rsid w:val="00976A64"/>
    <w:rsid w:val="009779F5"/>
    <w:rsid w:val="009801F2"/>
    <w:rsid w:val="0098055D"/>
    <w:rsid w:val="00980D07"/>
    <w:rsid w:val="00981383"/>
    <w:rsid w:val="009818BD"/>
    <w:rsid w:val="009821C0"/>
    <w:rsid w:val="00982352"/>
    <w:rsid w:val="00982D66"/>
    <w:rsid w:val="00983DCB"/>
    <w:rsid w:val="009847A5"/>
    <w:rsid w:val="00984892"/>
    <w:rsid w:val="00986038"/>
    <w:rsid w:val="00986653"/>
    <w:rsid w:val="00986672"/>
    <w:rsid w:val="0098720C"/>
    <w:rsid w:val="00987563"/>
    <w:rsid w:val="0098D0B1"/>
    <w:rsid w:val="00990B6F"/>
    <w:rsid w:val="00991E99"/>
    <w:rsid w:val="00992196"/>
    <w:rsid w:val="009925D3"/>
    <w:rsid w:val="00992AB7"/>
    <w:rsid w:val="00992CF1"/>
    <w:rsid w:val="009941F6"/>
    <w:rsid w:val="00994220"/>
    <w:rsid w:val="009945A7"/>
    <w:rsid w:val="009950B9"/>
    <w:rsid w:val="009956AF"/>
    <w:rsid w:val="009957C0"/>
    <w:rsid w:val="0099681F"/>
    <w:rsid w:val="00996A9F"/>
    <w:rsid w:val="00996B47"/>
    <w:rsid w:val="00996FAD"/>
    <w:rsid w:val="009A02BA"/>
    <w:rsid w:val="009A098A"/>
    <w:rsid w:val="009A0AB1"/>
    <w:rsid w:val="009A0EAF"/>
    <w:rsid w:val="009A156B"/>
    <w:rsid w:val="009A18FC"/>
    <w:rsid w:val="009A20B6"/>
    <w:rsid w:val="009A2FD3"/>
    <w:rsid w:val="009A322D"/>
    <w:rsid w:val="009A3ADF"/>
    <w:rsid w:val="009A3DB0"/>
    <w:rsid w:val="009A5486"/>
    <w:rsid w:val="009A5B1B"/>
    <w:rsid w:val="009A6AB8"/>
    <w:rsid w:val="009A78F9"/>
    <w:rsid w:val="009A7E64"/>
    <w:rsid w:val="009B0FFB"/>
    <w:rsid w:val="009B1C0F"/>
    <w:rsid w:val="009B1D67"/>
    <w:rsid w:val="009B23FD"/>
    <w:rsid w:val="009B35B4"/>
    <w:rsid w:val="009B3D98"/>
    <w:rsid w:val="009B52E9"/>
    <w:rsid w:val="009B5481"/>
    <w:rsid w:val="009B59BD"/>
    <w:rsid w:val="009B60C0"/>
    <w:rsid w:val="009B62F5"/>
    <w:rsid w:val="009B6338"/>
    <w:rsid w:val="009B6536"/>
    <w:rsid w:val="009B6DBD"/>
    <w:rsid w:val="009B7580"/>
    <w:rsid w:val="009B7B5C"/>
    <w:rsid w:val="009C0AAB"/>
    <w:rsid w:val="009C10BB"/>
    <w:rsid w:val="009C2984"/>
    <w:rsid w:val="009C351B"/>
    <w:rsid w:val="009C3AE1"/>
    <w:rsid w:val="009C3CD0"/>
    <w:rsid w:val="009C4500"/>
    <w:rsid w:val="009C4649"/>
    <w:rsid w:val="009C4C6D"/>
    <w:rsid w:val="009C4DC5"/>
    <w:rsid w:val="009C5233"/>
    <w:rsid w:val="009C6119"/>
    <w:rsid w:val="009C6307"/>
    <w:rsid w:val="009C67DD"/>
    <w:rsid w:val="009C7213"/>
    <w:rsid w:val="009C72A2"/>
    <w:rsid w:val="009C757E"/>
    <w:rsid w:val="009D01C2"/>
    <w:rsid w:val="009D1730"/>
    <w:rsid w:val="009D1BCB"/>
    <w:rsid w:val="009D229A"/>
    <w:rsid w:val="009D2B49"/>
    <w:rsid w:val="009D2C15"/>
    <w:rsid w:val="009D38A8"/>
    <w:rsid w:val="009D4592"/>
    <w:rsid w:val="009D4A25"/>
    <w:rsid w:val="009D4AAF"/>
    <w:rsid w:val="009D5536"/>
    <w:rsid w:val="009D5AAD"/>
    <w:rsid w:val="009D618F"/>
    <w:rsid w:val="009D6332"/>
    <w:rsid w:val="009D6D58"/>
    <w:rsid w:val="009E04D3"/>
    <w:rsid w:val="009E170E"/>
    <w:rsid w:val="009E2032"/>
    <w:rsid w:val="009E29EE"/>
    <w:rsid w:val="009E37C1"/>
    <w:rsid w:val="009E3DD5"/>
    <w:rsid w:val="009E4342"/>
    <w:rsid w:val="009E4A84"/>
    <w:rsid w:val="009E4CD8"/>
    <w:rsid w:val="009E4DEB"/>
    <w:rsid w:val="009E5BB3"/>
    <w:rsid w:val="009E5E21"/>
    <w:rsid w:val="009E640D"/>
    <w:rsid w:val="009E6430"/>
    <w:rsid w:val="009E65D0"/>
    <w:rsid w:val="009E764A"/>
    <w:rsid w:val="009E7F0E"/>
    <w:rsid w:val="009F05BF"/>
    <w:rsid w:val="009F0EB0"/>
    <w:rsid w:val="009F0F77"/>
    <w:rsid w:val="009F2180"/>
    <w:rsid w:val="009F2286"/>
    <w:rsid w:val="009F270B"/>
    <w:rsid w:val="009F306D"/>
    <w:rsid w:val="009F49C5"/>
    <w:rsid w:val="009F4F3B"/>
    <w:rsid w:val="009F5669"/>
    <w:rsid w:val="009F569C"/>
    <w:rsid w:val="009F7DC3"/>
    <w:rsid w:val="00A01CA5"/>
    <w:rsid w:val="00A01D66"/>
    <w:rsid w:val="00A03C09"/>
    <w:rsid w:val="00A0435B"/>
    <w:rsid w:val="00A05116"/>
    <w:rsid w:val="00A05D2F"/>
    <w:rsid w:val="00A073A5"/>
    <w:rsid w:val="00A10499"/>
    <w:rsid w:val="00A1230F"/>
    <w:rsid w:val="00A1277D"/>
    <w:rsid w:val="00A12824"/>
    <w:rsid w:val="00A12A43"/>
    <w:rsid w:val="00A12F49"/>
    <w:rsid w:val="00A13ADB"/>
    <w:rsid w:val="00A143BC"/>
    <w:rsid w:val="00A14D13"/>
    <w:rsid w:val="00A15184"/>
    <w:rsid w:val="00A15388"/>
    <w:rsid w:val="00A15586"/>
    <w:rsid w:val="00A1586E"/>
    <w:rsid w:val="00A15A3B"/>
    <w:rsid w:val="00A16F75"/>
    <w:rsid w:val="00A17358"/>
    <w:rsid w:val="00A20231"/>
    <w:rsid w:val="00A204AB"/>
    <w:rsid w:val="00A2063F"/>
    <w:rsid w:val="00A210F9"/>
    <w:rsid w:val="00A214EB"/>
    <w:rsid w:val="00A21C19"/>
    <w:rsid w:val="00A22006"/>
    <w:rsid w:val="00A2321A"/>
    <w:rsid w:val="00A232D4"/>
    <w:rsid w:val="00A2360C"/>
    <w:rsid w:val="00A24B23"/>
    <w:rsid w:val="00A25203"/>
    <w:rsid w:val="00A25268"/>
    <w:rsid w:val="00A25786"/>
    <w:rsid w:val="00A25CE5"/>
    <w:rsid w:val="00A25D69"/>
    <w:rsid w:val="00A25EF7"/>
    <w:rsid w:val="00A26111"/>
    <w:rsid w:val="00A261DB"/>
    <w:rsid w:val="00A271DA"/>
    <w:rsid w:val="00A27B94"/>
    <w:rsid w:val="00A305BD"/>
    <w:rsid w:val="00A307D1"/>
    <w:rsid w:val="00A30C80"/>
    <w:rsid w:val="00A31483"/>
    <w:rsid w:val="00A31CF4"/>
    <w:rsid w:val="00A3239F"/>
    <w:rsid w:val="00A331E2"/>
    <w:rsid w:val="00A332C5"/>
    <w:rsid w:val="00A33C45"/>
    <w:rsid w:val="00A33D34"/>
    <w:rsid w:val="00A345E6"/>
    <w:rsid w:val="00A351CF"/>
    <w:rsid w:val="00A35B25"/>
    <w:rsid w:val="00A36B5E"/>
    <w:rsid w:val="00A376B1"/>
    <w:rsid w:val="00A37876"/>
    <w:rsid w:val="00A40C6D"/>
    <w:rsid w:val="00A4101B"/>
    <w:rsid w:val="00A429EC"/>
    <w:rsid w:val="00A43EF0"/>
    <w:rsid w:val="00A43FB7"/>
    <w:rsid w:val="00A441EE"/>
    <w:rsid w:val="00A4466E"/>
    <w:rsid w:val="00A450C7"/>
    <w:rsid w:val="00A46757"/>
    <w:rsid w:val="00A476AF"/>
    <w:rsid w:val="00A47A33"/>
    <w:rsid w:val="00A47CB5"/>
    <w:rsid w:val="00A50097"/>
    <w:rsid w:val="00A514DF"/>
    <w:rsid w:val="00A5166C"/>
    <w:rsid w:val="00A5214C"/>
    <w:rsid w:val="00A544B5"/>
    <w:rsid w:val="00A544FD"/>
    <w:rsid w:val="00A54A79"/>
    <w:rsid w:val="00A54E55"/>
    <w:rsid w:val="00A54EA2"/>
    <w:rsid w:val="00A5577F"/>
    <w:rsid w:val="00A56268"/>
    <w:rsid w:val="00A56F29"/>
    <w:rsid w:val="00A57F33"/>
    <w:rsid w:val="00A6001C"/>
    <w:rsid w:val="00A602F7"/>
    <w:rsid w:val="00A6061F"/>
    <w:rsid w:val="00A612F2"/>
    <w:rsid w:val="00A616FF"/>
    <w:rsid w:val="00A61874"/>
    <w:rsid w:val="00A61BD9"/>
    <w:rsid w:val="00A622B6"/>
    <w:rsid w:val="00A625AE"/>
    <w:rsid w:val="00A62E3C"/>
    <w:rsid w:val="00A62EED"/>
    <w:rsid w:val="00A633A6"/>
    <w:rsid w:val="00A6350B"/>
    <w:rsid w:val="00A636CC"/>
    <w:rsid w:val="00A63BF7"/>
    <w:rsid w:val="00A63DF5"/>
    <w:rsid w:val="00A64059"/>
    <w:rsid w:val="00A64100"/>
    <w:rsid w:val="00A647DA"/>
    <w:rsid w:val="00A64B4E"/>
    <w:rsid w:val="00A6530E"/>
    <w:rsid w:val="00A654D1"/>
    <w:rsid w:val="00A654DE"/>
    <w:rsid w:val="00A661D2"/>
    <w:rsid w:val="00A670D7"/>
    <w:rsid w:val="00A67227"/>
    <w:rsid w:val="00A702DF"/>
    <w:rsid w:val="00A706A0"/>
    <w:rsid w:val="00A70F0D"/>
    <w:rsid w:val="00A70FE9"/>
    <w:rsid w:val="00A71412"/>
    <w:rsid w:val="00A716EC"/>
    <w:rsid w:val="00A71EDF"/>
    <w:rsid w:val="00A720CE"/>
    <w:rsid w:val="00A7245B"/>
    <w:rsid w:val="00A72B86"/>
    <w:rsid w:val="00A72BAA"/>
    <w:rsid w:val="00A72F10"/>
    <w:rsid w:val="00A730DC"/>
    <w:rsid w:val="00A73F5F"/>
    <w:rsid w:val="00A74543"/>
    <w:rsid w:val="00A74CB0"/>
    <w:rsid w:val="00A74F7D"/>
    <w:rsid w:val="00A75339"/>
    <w:rsid w:val="00A75577"/>
    <w:rsid w:val="00A75C18"/>
    <w:rsid w:val="00A76E45"/>
    <w:rsid w:val="00A76F7F"/>
    <w:rsid w:val="00A80392"/>
    <w:rsid w:val="00A804B1"/>
    <w:rsid w:val="00A80572"/>
    <w:rsid w:val="00A809A7"/>
    <w:rsid w:val="00A81ABA"/>
    <w:rsid w:val="00A81E52"/>
    <w:rsid w:val="00A82853"/>
    <w:rsid w:val="00A83550"/>
    <w:rsid w:val="00A83717"/>
    <w:rsid w:val="00A84384"/>
    <w:rsid w:val="00A844FE"/>
    <w:rsid w:val="00A8558C"/>
    <w:rsid w:val="00A8650A"/>
    <w:rsid w:val="00A868E4"/>
    <w:rsid w:val="00A86EF3"/>
    <w:rsid w:val="00A87339"/>
    <w:rsid w:val="00A87859"/>
    <w:rsid w:val="00A910B2"/>
    <w:rsid w:val="00A91673"/>
    <w:rsid w:val="00A926D0"/>
    <w:rsid w:val="00A931AA"/>
    <w:rsid w:val="00A9354F"/>
    <w:rsid w:val="00A93F1A"/>
    <w:rsid w:val="00A9436C"/>
    <w:rsid w:val="00A952B4"/>
    <w:rsid w:val="00A96176"/>
    <w:rsid w:val="00A96ACF"/>
    <w:rsid w:val="00A96F8E"/>
    <w:rsid w:val="00A96FB9"/>
    <w:rsid w:val="00A97BA4"/>
    <w:rsid w:val="00A97FDA"/>
    <w:rsid w:val="00AA04A6"/>
    <w:rsid w:val="00AA21CB"/>
    <w:rsid w:val="00AA2286"/>
    <w:rsid w:val="00AA2302"/>
    <w:rsid w:val="00AA27F9"/>
    <w:rsid w:val="00AA43ED"/>
    <w:rsid w:val="00AA4A52"/>
    <w:rsid w:val="00AA4C37"/>
    <w:rsid w:val="00AA4DBC"/>
    <w:rsid w:val="00AA60B0"/>
    <w:rsid w:val="00AA6548"/>
    <w:rsid w:val="00AA684B"/>
    <w:rsid w:val="00AA7FD7"/>
    <w:rsid w:val="00AB0073"/>
    <w:rsid w:val="00AB1128"/>
    <w:rsid w:val="00AB1A34"/>
    <w:rsid w:val="00AB1DAB"/>
    <w:rsid w:val="00AB29F1"/>
    <w:rsid w:val="00AB3EBD"/>
    <w:rsid w:val="00AB4510"/>
    <w:rsid w:val="00AB48E7"/>
    <w:rsid w:val="00AB4A05"/>
    <w:rsid w:val="00AB4FC3"/>
    <w:rsid w:val="00AB507B"/>
    <w:rsid w:val="00AB5894"/>
    <w:rsid w:val="00AB633A"/>
    <w:rsid w:val="00AB6584"/>
    <w:rsid w:val="00AB66A3"/>
    <w:rsid w:val="00AB6CBB"/>
    <w:rsid w:val="00AB6EE2"/>
    <w:rsid w:val="00AB7021"/>
    <w:rsid w:val="00AB742E"/>
    <w:rsid w:val="00AB7645"/>
    <w:rsid w:val="00AB79D0"/>
    <w:rsid w:val="00AB7DF3"/>
    <w:rsid w:val="00AC07C8"/>
    <w:rsid w:val="00AC0D24"/>
    <w:rsid w:val="00AC18DD"/>
    <w:rsid w:val="00AC1C07"/>
    <w:rsid w:val="00AC2218"/>
    <w:rsid w:val="00AC3E86"/>
    <w:rsid w:val="00AC4502"/>
    <w:rsid w:val="00AC489B"/>
    <w:rsid w:val="00AC527A"/>
    <w:rsid w:val="00AC5BC7"/>
    <w:rsid w:val="00AC65F7"/>
    <w:rsid w:val="00AC6EEF"/>
    <w:rsid w:val="00AC7EA0"/>
    <w:rsid w:val="00AC98AD"/>
    <w:rsid w:val="00AD0A74"/>
    <w:rsid w:val="00AD1329"/>
    <w:rsid w:val="00AD143D"/>
    <w:rsid w:val="00AD1D76"/>
    <w:rsid w:val="00AD28D7"/>
    <w:rsid w:val="00AD2A8E"/>
    <w:rsid w:val="00AD47F6"/>
    <w:rsid w:val="00AD5524"/>
    <w:rsid w:val="00AD5FDB"/>
    <w:rsid w:val="00AD61A8"/>
    <w:rsid w:val="00AD65BE"/>
    <w:rsid w:val="00AD698B"/>
    <w:rsid w:val="00AD7399"/>
    <w:rsid w:val="00AD7C66"/>
    <w:rsid w:val="00AE116A"/>
    <w:rsid w:val="00AE17A4"/>
    <w:rsid w:val="00AE19CB"/>
    <w:rsid w:val="00AE22AE"/>
    <w:rsid w:val="00AE236C"/>
    <w:rsid w:val="00AE3CC4"/>
    <w:rsid w:val="00AE40F9"/>
    <w:rsid w:val="00AE4176"/>
    <w:rsid w:val="00AE4332"/>
    <w:rsid w:val="00AE5EE2"/>
    <w:rsid w:val="00AE633C"/>
    <w:rsid w:val="00AE756F"/>
    <w:rsid w:val="00AF22F8"/>
    <w:rsid w:val="00AF332A"/>
    <w:rsid w:val="00AF36B0"/>
    <w:rsid w:val="00AF3826"/>
    <w:rsid w:val="00AF504C"/>
    <w:rsid w:val="00AF7A23"/>
    <w:rsid w:val="00B00018"/>
    <w:rsid w:val="00B0052D"/>
    <w:rsid w:val="00B0067F"/>
    <w:rsid w:val="00B0170C"/>
    <w:rsid w:val="00B01B93"/>
    <w:rsid w:val="00B028D4"/>
    <w:rsid w:val="00B03F9C"/>
    <w:rsid w:val="00B0560B"/>
    <w:rsid w:val="00B06224"/>
    <w:rsid w:val="00B0673D"/>
    <w:rsid w:val="00B10407"/>
    <w:rsid w:val="00B10C83"/>
    <w:rsid w:val="00B114B0"/>
    <w:rsid w:val="00B126C4"/>
    <w:rsid w:val="00B12B29"/>
    <w:rsid w:val="00B12C2B"/>
    <w:rsid w:val="00B13A8B"/>
    <w:rsid w:val="00B142C9"/>
    <w:rsid w:val="00B14CC5"/>
    <w:rsid w:val="00B154F4"/>
    <w:rsid w:val="00B156EA"/>
    <w:rsid w:val="00B15908"/>
    <w:rsid w:val="00B15EDE"/>
    <w:rsid w:val="00B15F0F"/>
    <w:rsid w:val="00B16EDA"/>
    <w:rsid w:val="00B173D2"/>
    <w:rsid w:val="00B17891"/>
    <w:rsid w:val="00B204C0"/>
    <w:rsid w:val="00B20C66"/>
    <w:rsid w:val="00B20EB0"/>
    <w:rsid w:val="00B216EF"/>
    <w:rsid w:val="00B21A25"/>
    <w:rsid w:val="00B21C66"/>
    <w:rsid w:val="00B224D5"/>
    <w:rsid w:val="00B227B7"/>
    <w:rsid w:val="00B22CB7"/>
    <w:rsid w:val="00B23576"/>
    <w:rsid w:val="00B23CB0"/>
    <w:rsid w:val="00B2448E"/>
    <w:rsid w:val="00B25352"/>
    <w:rsid w:val="00B25684"/>
    <w:rsid w:val="00B257D1"/>
    <w:rsid w:val="00B260CB"/>
    <w:rsid w:val="00B26A0A"/>
    <w:rsid w:val="00B31103"/>
    <w:rsid w:val="00B3136D"/>
    <w:rsid w:val="00B31FD5"/>
    <w:rsid w:val="00B3263B"/>
    <w:rsid w:val="00B32812"/>
    <w:rsid w:val="00B32F00"/>
    <w:rsid w:val="00B33EC2"/>
    <w:rsid w:val="00B34488"/>
    <w:rsid w:val="00B359A9"/>
    <w:rsid w:val="00B36100"/>
    <w:rsid w:val="00B41255"/>
    <w:rsid w:val="00B418DF"/>
    <w:rsid w:val="00B42BBE"/>
    <w:rsid w:val="00B42BDD"/>
    <w:rsid w:val="00B4430B"/>
    <w:rsid w:val="00B45338"/>
    <w:rsid w:val="00B454DE"/>
    <w:rsid w:val="00B46314"/>
    <w:rsid w:val="00B476E0"/>
    <w:rsid w:val="00B4F56E"/>
    <w:rsid w:val="00B5090E"/>
    <w:rsid w:val="00B50C94"/>
    <w:rsid w:val="00B51F4B"/>
    <w:rsid w:val="00B53194"/>
    <w:rsid w:val="00B53339"/>
    <w:rsid w:val="00B53636"/>
    <w:rsid w:val="00B538C0"/>
    <w:rsid w:val="00B538CD"/>
    <w:rsid w:val="00B53A57"/>
    <w:rsid w:val="00B53FE0"/>
    <w:rsid w:val="00B54E8F"/>
    <w:rsid w:val="00B56432"/>
    <w:rsid w:val="00B57092"/>
    <w:rsid w:val="00B57213"/>
    <w:rsid w:val="00B6038A"/>
    <w:rsid w:val="00B606CB"/>
    <w:rsid w:val="00B6101D"/>
    <w:rsid w:val="00B62450"/>
    <w:rsid w:val="00B62543"/>
    <w:rsid w:val="00B626A6"/>
    <w:rsid w:val="00B62C6D"/>
    <w:rsid w:val="00B633F5"/>
    <w:rsid w:val="00B63553"/>
    <w:rsid w:val="00B63777"/>
    <w:rsid w:val="00B639C7"/>
    <w:rsid w:val="00B65530"/>
    <w:rsid w:val="00B65994"/>
    <w:rsid w:val="00B66014"/>
    <w:rsid w:val="00B660E8"/>
    <w:rsid w:val="00B67373"/>
    <w:rsid w:val="00B7067C"/>
    <w:rsid w:val="00B70751"/>
    <w:rsid w:val="00B71909"/>
    <w:rsid w:val="00B72548"/>
    <w:rsid w:val="00B72A6B"/>
    <w:rsid w:val="00B72E27"/>
    <w:rsid w:val="00B73384"/>
    <w:rsid w:val="00B7354D"/>
    <w:rsid w:val="00B740D3"/>
    <w:rsid w:val="00B745A5"/>
    <w:rsid w:val="00B74B7F"/>
    <w:rsid w:val="00B74F80"/>
    <w:rsid w:val="00B75BDC"/>
    <w:rsid w:val="00B762A7"/>
    <w:rsid w:val="00B763F4"/>
    <w:rsid w:val="00B80868"/>
    <w:rsid w:val="00B81189"/>
    <w:rsid w:val="00B815B3"/>
    <w:rsid w:val="00B819E1"/>
    <w:rsid w:val="00B82BD8"/>
    <w:rsid w:val="00B833DA"/>
    <w:rsid w:val="00B8403F"/>
    <w:rsid w:val="00B842BA"/>
    <w:rsid w:val="00B84521"/>
    <w:rsid w:val="00B84B9F"/>
    <w:rsid w:val="00B853B7"/>
    <w:rsid w:val="00B85BB0"/>
    <w:rsid w:val="00B85C35"/>
    <w:rsid w:val="00B85EAA"/>
    <w:rsid w:val="00B8630A"/>
    <w:rsid w:val="00B8657B"/>
    <w:rsid w:val="00B866FE"/>
    <w:rsid w:val="00B87083"/>
    <w:rsid w:val="00B87B0D"/>
    <w:rsid w:val="00B903EF"/>
    <w:rsid w:val="00B92077"/>
    <w:rsid w:val="00B930E6"/>
    <w:rsid w:val="00B934FA"/>
    <w:rsid w:val="00B93F4C"/>
    <w:rsid w:val="00B94D48"/>
    <w:rsid w:val="00B95CD2"/>
    <w:rsid w:val="00B95F19"/>
    <w:rsid w:val="00B962DC"/>
    <w:rsid w:val="00B96C6F"/>
    <w:rsid w:val="00B970AD"/>
    <w:rsid w:val="00B9735D"/>
    <w:rsid w:val="00BA05DF"/>
    <w:rsid w:val="00BA089C"/>
    <w:rsid w:val="00BA129C"/>
    <w:rsid w:val="00BA38B0"/>
    <w:rsid w:val="00BA3B8F"/>
    <w:rsid w:val="00BA3CA6"/>
    <w:rsid w:val="00BA46AF"/>
    <w:rsid w:val="00BA53A0"/>
    <w:rsid w:val="00BA62D1"/>
    <w:rsid w:val="00BA68B6"/>
    <w:rsid w:val="00BA74ED"/>
    <w:rsid w:val="00BB0170"/>
    <w:rsid w:val="00BB05C7"/>
    <w:rsid w:val="00BB1BE2"/>
    <w:rsid w:val="00BB1D42"/>
    <w:rsid w:val="00BB2000"/>
    <w:rsid w:val="00BB230A"/>
    <w:rsid w:val="00BB3A5F"/>
    <w:rsid w:val="00BB3F0B"/>
    <w:rsid w:val="00BB6689"/>
    <w:rsid w:val="00BB6714"/>
    <w:rsid w:val="00BB6DD6"/>
    <w:rsid w:val="00BB6FAD"/>
    <w:rsid w:val="00BB787A"/>
    <w:rsid w:val="00BC00C6"/>
    <w:rsid w:val="00BC0A29"/>
    <w:rsid w:val="00BC1F9B"/>
    <w:rsid w:val="00BC26A5"/>
    <w:rsid w:val="00BC2825"/>
    <w:rsid w:val="00BC319E"/>
    <w:rsid w:val="00BC3A83"/>
    <w:rsid w:val="00BC42EB"/>
    <w:rsid w:val="00BC4404"/>
    <w:rsid w:val="00BC4FDF"/>
    <w:rsid w:val="00BC5005"/>
    <w:rsid w:val="00BC5205"/>
    <w:rsid w:val="00BC65FC"/>
    <w:rsid w:val="00BC6978"/>
    <w:rsid w:val="00BC6A34"/>
    <w:rsid w:val="00BC6CB6"/>
    <w:rsid w:val="00BC7C77"/>
    <w:rsid w:val="00BD012B"/>
    <w:rsid w:val="00BD16EB"/>
    <w:rsid w:val="00BD1AB6"/>
    <w:rsid w:val="00BD1EE4"/>
    <w:rsid w:val="00BD2B89"/>
    <w:rsid w:val="00BD2BFE"/>
    <w:rsid w:val="00BD2D9C"/>
    <w:rsid w:val="00BD3268"/>
    <w:rsid w:val="00BD3A6D"/>
    <w:rsid w:val="00BD49C3"/>
    <w:rsid w:val="00BD5FD1"/>
    <w:rsid w:val="00BD6036"/>
    <w:rsid w:val="00BD6429"/>
    <w:rsid w:val="00BD6734"/>
    <w:rsid w:val="00BD7A65"/>
    <w:rsid w:val="00BE0159"/>
    <w:rsid w:val="00BE17AC"/>
    <w:rsid w:val="00BE1BE7"/>
    <w:rsid w:val="00BE2188"/>
    <w:rsid w:val="00BE2510"/>
    <w:rsid w:val="00BE3841"/>
    <w:rsid w:val="00BE3C7B"/>
    <w:rsid w:val="00BE460A"/>
    <w:rsid w:val="00BE4696"/>
    <w:rsid w:val="00BE6C75"/>
    <w:rsid w:val="00BE6EE2"/>
    <w:rsid w:val="00BE7246"/>
    <w:rsid w:val="00BF0509"/>
    <w:rsid w:val="00BF0801"/>
    <w:rsid w:val="00BF1CE8"/>
    <w:rsid w:val="00BF2C8E"/>
    <w:rsid w:val="00BF32DA"/>
    <w:rsid w:val="00BF3BCF"/>
    <w:rsid w:val="00BF4810"/>
    <w:rsid w:val="00BF49AF"/>
    <w:rsid w:val="00BF4B63"/>
    <w:rsid w:val="00BF56EC"/>
    <w:rsid w:val="00BF5B9C"/>
    <w:rsid w:val="00BF5BD7"/>
    <w:rsid w:val="00BF5CA4"/>
    <w:rsid w:val="00BF672A"/>
    <w:rsid w:val="00BF6D12"/>
    <w:rsid w:val="00BF7089"/>
    <w:rsid w:val="00BF7201"/>
    <w:rsid w:val="00BF752D"/>
    <w:rsid w:val="00BF76B6"/>
    <w:rsid w:val="00C00801"/>
    <w:rsid w:val="00C01369"/>
    <w:rsid w:val="00C0142A"/>
    <w:rsid w:val="00C01B6B"/>
    <w:rsid w:val="00C01DD2"/>
    <w:rsid w:val="00C029BF"/>
    <w:rsid w:val="00C02B7E"/>
    <w:rsid w:val="00C0303F"/>
    <w:rsid w:val="00C03441"/>
    <w:rsid w:val="00C0462F"/>
    <w:rsid w:val="00C065C5"/>
    <w:rsid w:val="00C06C09"/>
    <w:rsid w:val="00C075C2"/>
    <w:rsid w:val="00C10070"/>
    <w:rsid w:val="00C102A7"/>
    <w:rsid w:val="00C1093C"/>
    <w:rsid w:val="00C110D8"/>
    <w:rsid w:val="00C113AE"/>
    <w:rsid w:val="00C12394"/>
    <w:rsid w:val="00C12785"/>
    <w:rsid w:val="00C127C3"/>
    <w:rsid w:val="00C12A87"/>
    <w:rsid w:val="00C13632"/>
    <w:rsid w:val="00C15CA3"/>
    <w:rsid w:val="00C16524"/>
    <w:rsid w:val="00C1661A"/>
    <w:rsid w:val="00C17312"/>
    <w:rsid w:val="00C17A09"/>
    <w:rsid w:val="00C2004D"/>
    <w:rsid w:val="00C20382"/>
    <w:rsid w:val="00C20C08"/>
    <w:rsid w:val="00C21310"/>
    <w:rsid w:val="00C21737"/>
    <w:rsid w:val="00C21CE8"/>
    <w:rsid w:val="00C22738"/>
    <w:rsid w:val="00C233F0"/>
    <w:rsid w:val="00C24900"/>
    <w:rsid w:val="00C249D2"/>
    <w:rsid w:val="00C24F89"/>
    <w:rsid w:val="00C2563B"/>
    <w:rsid w:val="00C25AA1"/>
    <w:rsid w:val="00C268F2"/>
    <w:rsid w:val="00C278BA"/>
    <w:rsid w:val="00C278EA"/>
    <w:rsid w:val="00C27A39"/>
    <w:rsid w:val="00C3069D"/>
    <w:rsid w:val="00C30B61"/>
    <w:rsid w:val="00C30E73"/>
    <w:rsid w:val="00C313E7"/>
    <w:rsid w:val="00C335E3"/>
    <w:rsid w:val="00C34065"/>
    <w:rsid w:val="00C34984"/>
    <w:rsid w:val="00C34D25"/>
    <w:rsid w:val="00C350B6"/>
    <w:rsid w:val="00C35C11"/>
    <w:rsid w:val="00C360BA"/>
    <w:rsid w:val="00C36C6A"/>
    <w:rsid w:val="00C36D9F"/>
    <w:rsid w:val="00C3773F"/>
    <w:rsid w:val="00C37D35"/>
    <w:rsid w:val="00C400DB"/>
    <w:rsid w:val="00C408F0"/>
    <w:rsid w:val="00C40DBC"/>
    <w:rsid w:val="00C40E8A"/>
    <w:rsid w:val="00C411A7"/>
    <w:rsid w:val="00C4134B"/>
    <w:rsid w:val="00C42148"/>
    <w:rsid w:val="00C42E81"/>
    <w:rsid w:val="00C43931"/>
    <w:rsid w:val="00C43C7D"/>
    <w:rsid w:val="00C43DFC"/>
    <w:rsid w:val="00C44061"/>
    <w:rsid w:val="00C446A5"/>
    <w:rsid w:val="00C46685"/>
    <w:rsid w:val="00C46E14"/>
    <w:rsid w:val="00C475ED"/>
    <w:rsid w:val="00C475FD"/>
    <w:rsid w:val="00C476E8"/>
    <w:rsid w:val="00C47D31"/>
    <w:rsid w:val="00C50419"/>
    <w:rsid w:val="00C50458"/>
    <w:rsid w:val="00C5095A"/>
    <w:rsid w:val="00C50CAE"/>
    <w:rsid w:val="00C51622"/>
    <w:rsid w:val="00C516E8"/>
    <w:rsid w:val="00C53258"/>
    <w:rsid w:val="00C54151"/>
    <w:rsid w:val="00C54C07"/>
    <w:rsid w:val="00C55342"/>
    <w:rsid w:val="00C553EA"/>
    <w:rsid w:val="00C559D2"/>
    <w:rsid w:val="00C55B73"/>
    <w:rsid w:val="00C561F5"/>
    <w:rsid w:val="00C567C1"/>
    <w:rsid w:val="00C5682D"/>
    <w:rsid w:val="00C56A34"/>
    <w:rsid w:val="00C56EBD"/>
    <w:rsid w:val="00C57CD1"/>
    <w:rsid w:val="00C604F0"/>
    <w:rsid w:val="00C60785"/>
    <w:rsid w:val="00C629A2"/>
    <w:rsid w:val="00C62D26"/>
    <w:rsid w:val="00C635EB"/>
    <w:rsid w:val="00C640D1"/>
    <w:rsid w:val="00C640F8"/>
    <w:rsid w:val="00C64C1A"/>
    <w:rsid w:val="00C65306"/>
    <w:rsid w:val="00C65589"/>
    <w:rsid w:val="00C662AF"/>
    <w:rsid w:val="00C66ADF"/>
    <w:rsid w:val="00C67F58"/>
    <w:rsid w:val="00C70190"/>
    <w:rsid w:val="00C7029B"/>
    <w:rsid w:val="00C70EAA"/>
    <w:rsid w:val="00C71235"/>
    <w:rsid w:val="00C7278F"/>
    <w:rsid w:val="00C7321E"/>
    <w:rsid w:val="00C739FF"/>
    <w:rsid w:val="00C751E6"/>
    <w:rsid w:val="00C758E5"/>
    <w:rsid w:val="00C76431"/>
    <w:rsid w:val="00C77052"/>
    <w:rsid w:val="00C77793"/>
    <w:rsid w:val="00C802FB"/>
    <w:rsid w:val="00C81C47"/>
    <w:rsid w:val="00C83062"/>
    <w:rsid w:val="00C8375B"/>
    <w:rsid w:val="00C8407D"/>
    <w:rsid w:val="00C8475B"/>
    <w:rsid w:val="00C85A05"/>
    <w:rsid w:val="00C85BBC"/>
    <w:rsid w:val="00C90112"/>
    <w:rsid w:val="00C90580"/>
    <w:rsid w:val="00C90DAA"/>
    <w:rsid w:val="00C90E4A"/>
    <w:rsid w:val="00C90FD1"/>
    <w:rsid w:val="00C91446"/>
    <w:rsid w:val="00C91608"/>
    <w:rsid w:val="00C93259"/>
    <w:rsid w:val="00C93457"/>
    <w:rsid w:val="00C94BDB"/>
    <w:rsid w:val="00C9557B"/>
    <w:rsid w:val="00C955DF"/>
    <w:rsid w:val="00C95A18"/>
    <w:rsid w:val="00C95ADB"/>
    <w:rsid w:val="00C96DCB"/>
    <w:rsid w:val="00C97310"/>
    <w:rsid w:val="00C977BF"/>
    <w:rsid w:val="00CA069E"/>
    <w:rsid w:val="00CA06C7"/>
    <w:rsid w:val="00CA0878"/>
    <w:rsid w:val="00CA0EB4"/>
    <w:rsid w:val="00CA0FF4"/>
    <w:rsid w:val="00CA159E"/>
    <w:rsid w:val="00CA204B"/>
    <w:rsid w:val="00CA2318"/>
    <w:rsid w:val="00CA2BFD"/>
    <w:rsid w:val="00CA3922"/>
    <w:rsid w:val="00CA4426"/>
    <w:rsid w:val="00CA4BF1"/>
    <w:rsid w:val="00CA550B"/>
    <w:rsid w:val="00CA569F"/>
    <w:rsid w:val="00CA5C56"/>
    <w:rsid w:val="00CA5E2F"/>
    <w:rsid w:val="00CA6D2B"/>
    <w:rsid w:val="00CA71E1"/>
    <w:rsid w:val="00CB06CD"/>
    <w:rsid w:val="00CB1BAB"/>
    <w:rsid w:val="00CB2467"/>
    <w:rsid w:val="00CB252A"/>
    <w:rsid w:val="00CB2745"/>
    <w:rsid w:val="00CB2A1D"/>
    <w:rsid w:val="00CB2A55"/>
    <w:rsid w:val="00CB2C66"/>
    <w:rsid w:val="00CB2D2A"/>
    <w:rsid w:val="00CB2D95"/>
    <w:rsid w:val="00CB3773"/>
    <w:rsid w:val="00CB3A33"/>
    <w:rsid w:val="00CB4B80"/>
    <w:rsid w:val="00CB5F3E"/>
    <w:rsid w:val="00CB5F4E"/>
    <w:rsid w:val="00CB67E2"/>
    <w:rsid w:val="00CB7135"/>
    <w:rsid w:val="00CB7737"/>
    <w:rsid w:val="00CB78D2"/>
    <w:rsid w:val="00CC00CF"/>
    <w:rsid w:val="00CC0843"/>
    <w:rsid w:val="00CC214C"/>
    <w:rsid w:val="00CC2344"/>
    <w:rsid w:val="00CC238D"/>
    <w:rsid w:val="00CC2EC2"/>
    <w:rsid w:val="00CC329C"/>
    <w:rsid w:val="00CC3EBC"/>
    <w:rsid w:val="00CC3EF9"/>
    <w:rsid w:val="00CC41AE"/>
    <w:rsid w:val="00CC4663"/>
    <w:rsid w:val="00CC46F9"/>
    <w:rsid w:val="00CC47A2"/>
    <w:rsid w:val="00CC4FE3"/>
    <w:rsid w:val="00CC5398"/>
    <w:rsid w:val="00CC571B"/>
    <w:rsid w:val="00CC65A6"/>
    <w:rsid w:val="00CC6CC0"/>
    <w:rsid w:val="00CC6FD7"/>
    <w:rsid w:val="00CC7725"/>
    <w:rsid w:val="00CC77BA"/>
    <w:rsid w:val="00CC7EFF"/>
    <w:rsid w:val="00CD0C18"/>
    <w:rsid w:val="00CD2C26"/>
    <w:rsid w:val="00CD2CC2"/>
    <w:rsid w:val="00CD2D5B"/>
    <w:rsid w:val="00CD32CF"/>
    <w:rsid w:val="00CD32DE"/>
    <w:rsid w:val="00CD408C"/>
    <w:rsid w:val="00CD550F"/>
    <w:rsid w:val="00CD596B"/>
    <w:rsid w:val="00CD63B0"/>
    <w:rsid w:val="00CD72CA"/>
    <w:rsid w:val="00CD7C2B"/>
    <w:rsid w:val="00CE03EF"/>
    <w:rsid w:val="00CE0683"/>
    <w:rsid w:val="00CE0A39"/>
    <w:rsid w:val="00CE2456"/>
    <w:rsid w:val="00CE28B1"/>
    <w:rsid w:val="00CE4509"/>
    <w:rsid w:val="00CE4975"/>
    <w:rsid w:val="00CE5641"/>
    <w:rsid w:val="00CE5F2D"/>
    <w:rsid w:val="00CE66F8"/>
    <w:rsid w:val="00CE681E"/>
    <w:rsid w:val="00CE7777"/>
    <w:rsid w:val="00CE7AE2"/>
    <w:rsid w:val="00CF0753"/>
    <w:rsid w:val="00CF1122"/>
    <w:rsid w:val="00CF195E"/>
    <w:rsid w:val="00CF2131"/>
    <w:rsid w:val="00CF23E7"/>
    <w:rsid w:val="00CF3125"/>
    <w:rsid w:val="00CF3145"/>
    <w:rsid w:val="00CF485F"/>
    <w:rsid w:val="00CF755E"/>
    <w:rsid w:val="00CF7E4D"/>
    <w:rsid w:val="00D000FC"/>
    <w:rsid w:val="00D01EC3"/>
    <w:rsid w:val="00D03014"/>
    <w:rsid w:val="00D03204"/>
    <w:rsid w:val="00D044B4"/>
    <w:rsid w:val="00D05D41"/>
    <w:rsid w:val="00D06132"/>
    <w:rsid w:val="00D062C9"/>
    <w:rsid w:val="00D06838"/>
    <w:rsid w:val="00D07186"/>
    <w:rsid w:val="00D104EF"/>
    <w:rsid w:val="00D11125"/>
    <w:rsid w:val="00D11B1D"/>
    <w:rsid w:val="00D1256B"/>
    <w:rsid w:val="00D1283B"/>
    <w:rsid w:val="00D132B8"/>
    <w:rsid w:val="00D14CF8"/>
    <w:rsid w:val="00D15305"/>
    <w:rsid w:val="00D158EC"/>
    <w:rsid w:val="00D16663"/>
    <w:rsid w:val="00D16897"/>
    <w:rsid w:val="00D17152"/>
    <w:rsid w:val="00D17734"/>
    <w:rsid w:val="00D2085D"/>
    <w:rsid w:val="00D21993"/>
    <w:rsid w:val="00D228F8"/>
    <w:rsid w:val="00D22D6F"/>
    <w:rsid w:val="00D231C0"/>
    <w:rsid w:val="00D23296"/>
    <w:rsid w:val="00D236FB"/>
    <w:rsid w:val="00D249DD"/>
    <w:rsid w:val="00D24BF1"/>
    <w:rsid w:val="00D25C95"/>
    <w:rsid w:val="00D25F48"/>
    <w:rsid w:val="00D25FA4"/>
    <w:rsid w:val="00D26FE6"/>
    <w:rsid w:val="00D27125"/>
    <w:rsid w:val="00D2786C"/>
    <w:rsid w:val="00D3067A"/>
    <w:rsid w:val="00D308CD"/>
    <w:rsid w:val="00D311D3"/>
    <w:rsid w:val="00D3142F"/>
    <w:rsid w:val="00D318F5"/>
    <w:rsid w:val="00D31D1C"/>
    <w:rsid w:val="00D3397A"/>
    <w:rsid w:val="00D344D2"/>
    <w:rsid w:val="00D3510F"/>
    <w:rsid w:val="00D35C03"/>
    <w:rsid w:val="00D35E6C"/>
    <w:rsid w:val="00D36F48"/>
    <w:rsid w:val="00D371B2"/>
    <w:rsid w:val="00D40CA7"/>
    <w:rsid w:val="00D41359"/>
    <w:rsid w:val="00D41AF7"/>
    <w:rsid w:val="00D41DEB"/>
    <w:rsid w:val="00D43326"/>
    <w:rsid w:val="00D44058"/>
    <w:rsid w:val="00D4441C"/>
    <w:rsid w:val="00D452EF"/>
    <w:rsid w:val="00D46807"/>
    <w:rsid w:val="00D46FB5"/>
    <w:rsid w:val="00D47830"/>
    <w:rsid w:val="00D505D0"/>
    <w:rsid w:val="00D50935"/>
    <w:rsid w:val="00D53166"/>
    <w:rsid w:val="00D53C8B"/>
    <w:rsid w:val="00D54D90"/>
    <w:rsid w:val="00D56F52"/>
    <w:rsid w:val="00D5747E"/>
    <w:rsid w:val="00D575FD"/>
    <w:rsid w:val="00D5764A"/>
    <w:rsid w:val="00D5F5B1"/>
    <w:rsid w:val="00D61EF4"/>
    <w:rsid w:val="00D6205E"/>
    <w:rsid w:val="00D62062"/>
    <w:rsid w:val="00D62231"/>
    <w:rsid w:val="00D629AD"/>
    <w:rsid w:val="00D636B6"/>
    <w:rsid w:val="00D636D0"/>
    <w:rsid w:val="00D64D4D"/>
    <w:rsid w:val="00D65BF0"/>
    <w:rsid w:val="00D6632A"/>
    <w:rsid w:val="00D66991"/>
    <w:rsid w:val="00D6700F"/>
    <w:rsid w:val="00D67CEC"/>
    <w:rsid w:val="00D7025A"/>
    <w:rsid w:val="00D70B42"/>
    <w:rsid w:val="00D712FA"/>
    <w:rsid w:val="00D7230F"/>
    <w:rsid w:val="00D72F10"/>
    <w:rsid w:val="00D7346A"/>
    <w:rsid w:val="00D73FA7"/>
    <w:rsid w:val="00D74214"/>
    <w:rsid w:val="00D746B9"/>
    <w:rsid w:val="00D74821"/>
    <w:rsid w:val="00D754A0"/>
    <w:rsid w:val="00D75772"/>
    <w:rsid w:val="00D760E2"/>
    <w:rsid w:val="00D768F5"/>
    <w:rsid w:val="00D76E93"/>
    <w:rsid w:val="00D77C4E"/>
    <w:rsid w:val="00D77CC7"/>
    <w:rsid w:val="00D80731"/>
    <w:rsid w:val="00D80833"/>
    <w:rsid w:val="00D82C59"/>
    <w:rsid w:val="00D83DD9"/>
    <w:rsid w:val="00D83F08"/>
    <w:rsid w:val="00D84114"/>
    <w:rsid w:val="00D84197"/>
    <w:rsid w:val="00D8419B"/>
    <w:rsid w:val="00D84700"/>
    <w:rsid w:val="00D84D9B"/>
    <w:rsid w:val="00D85A37"/>
    <w:rsid w:val="00D870D0"/>
    <w:rsid w:val="00D87278"/>
    <w:rsid w:val="00D874E0"/>
    <w:rsid w:val="00D90995"/>
    <w:rsid w:val="00D90EB1"/>
    <w:rsid w:val="00D910D8"/>
    <w:rsid w:val="00D92ED5"/>
    <w:rsid w:val="00D940D3"/>
    <w:rsid w:val="00D943D2"/>
    <w:rsid w:val="00D943F3"/>
    <w:rsid w:val="00D94E3D"/>
    <w:rsid w:val="00D959E4"/>
    <w:rsid w:val="00D95B79"/>
    <w:rsid w:val="00D95C91"/>
    <w:rsid w:val="00D95F86"/>
    <w:rsid w:val="00D973CB"/>
    <w:rsid w:val="00D975D6"/>
    <w:rsid w:val="00D97FAC"/>
    <w:rsid w:val="00DA0249"/>
    <w:rsid w:val="00DA0956"/>
    <w:rsid w:val="00DA1092"/>
    <w:rsid w:val="00DA198B"/>
    <w:rsid w:val="00DA1BF4"/>
    <w:rsid w:val="00DA1C86"/>
    <w:rsid w:val="00DA2744"/>
    <w:rsid w:val="00DA313C"/>
    <w:rsid w:val="00DA49FD"/>
    <w:rsid w:val="00DA4D10"/>
    <w:rsid w:val="00DA52DC"/>
    <w:rsid w:val="00DA5C3B"/>
    <w:rsid w:val="00DA5C45"/>
    <w:rsid w:val="00DA5E5D"/>
    <w:rsid w:val="00DA6165"/>
    <w:rsid w:val="00DA6AC3"/>
    <w:rsid w:val="00DA7588"/>
    <w:rsid w:val="00DA7D32"/>
    <w:rsid w:val="00DB066B"/>
    <w:rsid w:val="00DB12C4"/>
    <w:rsid w:val="00DB19EA"/>
    <w:rsid w:val="00DB1F01"/>
    <w:rsid w:val="00DB1FA8"/>
    <w:rsid w:val="00DB2533"/>
    <w:rsid w:val="00DB35B9"/>
    <w:rsid w:val="00DB3B34"/>
    <w:rsid w:val="00DB44F4"/>
    <w:rsid w:val="00DB4D7A"/>
    <w:rsid w:val="00DB5089"/>
    <w:rsid w:val="00DB60DC"/>
    <w:rsid w:val="00DB621A"/>
    <w:rsid w:val="00DB6412"/>
    <w:rsid w:val="00DB6708"/>
    <w:rsid w:val="00DB69EF"/>
    <w:rsid w:val="00DB7112"/>
    <w:rsid w:val="00DC04FF"/>
    <w:rsid w:val="00DC0B0F"/>
    <w:rsid w:val="00DC0DB5"/>
    <w:rsid w:val="00DC0F4A"/>
    <w:rsid w:val="00DC0F88"/>
    <w:rsid w:val="00DC132E"/>
    <w:rsid w:val="00DC16AD"/>
    <w:rsid w:val="00DC1FF7"/>
    <w:rsid w:val="00DC2320"/>
    <w:rsid w:val="00DC2636"/>
    <w:rsid w:val="00DC2D6C"/>
    <w:rsid w:val="00DC3309"/>
    <w:rsid w:val="00DC5967"/>
    <w:rsid w:val="00DC6233"/>
    <w:rsid w:val="00DC7842"/>
    <w:rsid w:val="00DC7ACF"/>
    <w:rsid w:val="00DC7EA0"/>
    <w:rsid w:val="00DD07CE"/>
    <w:rsid w:val="00DD0BC3"/>
    <w:rsid w:val="00DD0FCC"/>
    <w:rsid w:val="00DD17DD"/>
    <w:rsid w:val="00DD1956"/>
    <w:rsid w:val="00DD1AA1"/>
    <w:rsid w:val="00DD1C13"/>
    <w:rsid w:val="00DD1C8F"/>
    <w:rsid w:val="00DD1D8D"/>
    <w:rsid w:val="00DD1F2B"/>
    <w:rsid w:val="00DD260B"/>
    <w:rsid w:val="00DD2B41"/>
    <w:rsid w:val="00DD2B67"/>
    <w:rsid w:val="00DD3229"/>
    <w:rsid w:val="00DD3293"/>
    <w:rsid w:val="00DD34E0"/>
    <w:rsid w:val="00DD3791"/>
    <w:rsid w:val="00DD4FF4"/>
    <w:rsid w:val="00DD5EDE"/>
    <w:rsid w:val="00DD6187"/>
    <w:rsid w:val="00DD7AC1"/>
    <w:rsid w:val="00DE029D"/>
    <w:rsid w:val="00DE050C"/>
    <w:rsid w:val="00DE06DF"/>
    <w:rsid w:val="00DE11B1"/>
    <w:rsid w:val="00DE13CD"/>
    <w:rsid w:val="00DE14F7"/>
    <w:rsid w:val="00DE1B39"/>
    <w:rsid w:val="00DE2CFA"/>
    <w:rsid w:val="00DE3B8B"/>
    <w:rsid w:val="00DE3C78"/>
    <w:rsid w:val="00DE5983"/>
    <w:rsid w:val="00DE5B72"/>
    <w:rsid w:val="00DE5D22"/>
    <w:rsid w:val="00DE6169"/>
    <w:rsid w:val="00DE62DC"/>
    <w:rsid w:val="00DE6A35"/>
    <w:rsid w:val="00DE6E8A"/>
    <w:rsid w:val="00DE7132"/>
    <w:rsid w:val="00DE7684"/>
    <w:rsid w:val="00DEED08"/>
    <w:rsid w:val="00DF07AE"/>
    <w:rsid w:val="00DF0C9A"/>
    <w:rsid w:val="00DF1102"/>
    <w:rsid w:val="00DF225F"/>
    <w:rsid w:val="00DF2D19"/>
    <w:rsid w:val="00DF33A5"/>
    <w:rsid w:val="00DF3AA6"/>
    <w:rsid w:val="00DF3B7B"/>
    <w:rsid w:val="00DF45FC"/>
    <w:rsid w:val="00DF4890"/>
    <w:rsid w:val="00DF48EC"/>
    <w:rsid w:val="00DF4A31"/>
    <w:rsid w:val="00DF5305"/>
    <w:rsid w:val="00DF60D9"/>
    <w:rsid w:val="00DF7792"/>
    <w:rsid w:val="00DF7BD5"/>
    <w:rsid w:val="00DFE172"/>
    <w:rsid w:val="00E01B6D"/>
    <w:rsid w:val="00E01C5A"/>
    <w:rsid w:val="00E03539"/>
    <w:rsid w:val="00E03571"/>
    <w:rsid w:val="00E03832"/>
    <w:rsid w:val="00E041DE"/>
    <w:rsid w:val="00E04735"/>
    <w:rsid w:val="00E04911"/>
    <w:rsid w:val="00E04E28"/>
    <w:rsid w:val="00E0628F"/>
    <w:rsid w:val="00E06294"/>
    <w:rsid w:val="00E0636B"/>
    <w:rsid w:val="00E06A44"/>
    <w:rsid w:val="00E0704E"/>
    <w:rsid w:val="00E0713A"/>
    <w:rsid w:val="00E071C2"/>
    <w:rsid w:val="00E07665"/>
    <w:rsid w:val="00E079BC"/>
    <w:rsid w:val="00E07C75"/>
    <w:rsid w:val="00E10215"/>
    <w:rsid w:val="00E131BF"/>
    <w:rsid w:val="00E132BC"/>
    <w:rsid w:val="00E13434"/>
    <w:rsid w:val="00E14BBC"/>
    <w:rsid w:val="00E154F6"/>
    <w:rsid w:val="00E1585E"/>
    <w:rsid w:val="00E15A40"/>
    <w:rsid w:val="00E16186"/>
    <w:rsid w:val="00E16E2E"/>
    <w:rsid w:val="00E20228"/>
    <w:rsid w:val="00E20345"/>
    <w:rsid w:val="00E21638"/>
    <w:rsid w:val="00E21700"/>
    <w:rsid w:val="00E21B92"/>
    <w:rsid w:val="00E21F08"/>
    <w:rsid w:val="00E21FE3"/>
    <w:rsid w:val="00E224D4"/>
    <w:rsid w:val="00E232C2"/>
    <w:rsid w:val="00E238F8"/>
    <w:rsid w:val="00E24014"/>
    <w:rsid w:val="00E24213"/>
    <w:rsid w:val="00E244E2"/>
    <w:rsid w:val="00E25C5B"/>
    <w:rsid w:val="00E26D6C"/>
    <w:rsid w:val="00E27154"/>
    <w:rsid w:val="00E2796E"/>
    <w:rsid w:val="00E3057C"/>
    <w:rsid w:val="00E30D41"/>
    <w:rsid w:val="00E30EF6"/>
    <w:rsid w:val="00E33AA3"/>
    <w:rsid w:val="00E3418A"/>
    <w:rsid w:val="00E34432"/>
    <w:rsid w:val="00E34594"/>
    <w:rsid w:val="00E35A9E"/>
    <w:rsid w:val="00E36A56"/>
    <w:rsid w:val="00E37344"/>
    <w:rsid w:val="00E40690"/>
    <w:rsid w:val="00E40C7A"/>
    <w:rsid w:val="00E40CE9"/>
    <w:rsid w:val="00E40D68"/>
    <w:rsid w:val="00E41303"/>
    <w:rsid w:val="00E41421"/>
    <w:rsid w:val="00E42196"/>
    <w:rsid w:val="00E424AC"/>
    <w:rsid w:val="00E42B19"/>
    <w:rsid w:val="00E42E5F"/>
    <w:rsid w:val="00E43309"/>
    <w:rsid w:val="00E4331C"/>
    <w:rsid w:val="00E435A5"/>
    <w:rsid w:val="00E44190"/>
    <w:rsid w:val="00E4436C"/>
    <w:rsid w:val="00E44F20"/>
    <w:rsid w:val="00E45E3D"/>
    <w:rsid w:val="00E45EE3"/>
    <w:rsid w:val="00E47B57"/>
    <w:rsid w:val="00E47DDD"/>
    <w:rsid w:val="00E47E9B"/>
    <w:rsid w:val="00E509AA"/>
    <w:rsid w:val="00E50D2A"/>
    <w:rsid w:val="00E531A1"/>
    <w:rsid w:val="00E540AA"/>
    <w:rsid w:val="00E5420B"/>
    <w:rsid w:val="00E5445B"/>
    <w:rsid w:val="00E545AE"/>
    <w:rsid w:val="00E552F0"/>
    <w:rsid w:val="00E55521"/>
    <w:rsid w:val="00E55B4D"/>
    <w:rsid w:val="00E55D79"/>
    <w:rsid w:val="00E56835"/>
    <w:rsid w:val="00E56BD9"/>
    <w:rsid w:val="00E56F59"/>
    <w:rsid w:val="00E5772E"/>
    <w:rsid w:val="00E57AC4"/>
    <w:rsid w:val="00E6099F"/>
    <w:rsid w:val="00E60B81"/>
    <w:rsid w:val="00E61431"/>
    <w:rsid w:val="00E61EA9"/>
    <w:rsid w:val="00E61F23"/>
    <w:rsid w:val="00E62338"/>
    <w:rsid w:val="00E62B4C"/>
    <w:rsid w:val="00E630BC"/>
    <w:rsid w:val="00E638C0"/>
    <w:rsid w:val="00E63A46"/>
    <w:rsid w:val="00E63CE0"/>
    <w:rsid w:val="00E66D9C"/>
    <w:rsid w:val="00E672D6"/>
    <w:rsid w:val="00E67C61"/>
    <w:rsid w:val="00E69EC5"/>
    <w:rsid w:val="00E70314"/>
    <w:rsid w:val="00E706D3"/>
    <w:rsid w:val="00E712CE"/>
    <w:rsid w:val="00E714AC"/>
    <w:rsid w:val="00E7226F"/>
    <w:rsid w:val="00E72D6C"/>
    <w:rsid w:val="00E73AF4"/>
    <w:rsid w:val="00E744A5"/>
    <w:rsid w:val="00E74A1B"/>
    <w:rsid w:val="00E75147"/>
    <w:rsid w:val="00E75456"/>
    <w:rsid w:val="00E75836"/>
    <w:rsid w:val="00E75D83"/>
    <w:rsid w:val="00E77035"/>
    <w:rsid w:val="00E7B1C3"/>
    <w:rsid w:val="00E80A9D"/>
    <w:rsid w:val="00E81109"/>
    <w:rsid w:val="00E81C22"/>
    <w:rsid w:val="00E81D52"/>
    <w:rsid w:val="00E821B3"/>
    <w:rsid w:val="00E82625"/>
    <w:rsid w:val="00E82809"/>
    <w:rsid w:val="00E83BE5"/>
    <w:rsid w:val="00E84CAC"/>
    <w:rsid w:val="00E84E3A"/>
    <w:rsid w:val="00E84FB1"/>
    <w:rsid w:val="00E8538D"/>
    <w:rsid w:val="00E8564E"/>
    <w:rsid w:val="00E8579D"/>
    <w:rsid w:val="00E85E2A"/>
    <w:rsid w:val="00E85F44"/>
    <w:rsid w:val="00E8659D"/>
    <w:rsid w:val="00E87800"/>
    <w:rsid w:val="00E91BBC"/>
    <w:rsid w:val="00E91E0F"/>
    <w:rsid w:val="00E9267A"/>
    <w:rsid w:val="00E929EE"/>
    <w:rsid w:val="00E93360"/>
    <w:rsid w:val="00E9375F"/>
    <w:rsid w:val="00E93D64"/>
    <w:rsid w:val="00E947EC"/>
    <w:rsid w:val="00E95948"/>
    <w:rsid w:val="00E97454"/>
    <w:rsid w:val="00E97926"/>
    <w:rsid w:val="00E97DB5"/>
    <w:rsid w:val="00E97E71"/>
    <w:rsid w:val="00E97FD6"/>
    <w:rsid w:val="00EA00EA"/>
    <w:rsid w:val="00EA03B3"/>
    <w:rsid w:val="00EA1098"/>
    <w:rsid w:val="00EA1316"/>
    <w:rsid w:val="00EA1C5C"/>
    <w:rsid w:val="00EA1D15"/>
    <w:rsid w:val="00EA28CA"/>
    <w:rsid w:val="00EA2E10"/>
    <w:rsid w:val="00EA4118"/>
    <w:rsid w:val="00EA4D11"/>
    <w:rsid w:val="00EA59BC"/>
    <w:rsid w:val="00EA6056"/>
    <w:rsid w:val="00EA60B4"/>
    <w:rsid w:val="00EA6958"/>
    <w:rsid w:val="00EA79A2"/>
    <w:rsid w:val="00EA7AFB"/>
    <w:rsid w:val="00EB0535"/>
    <w:rsid w:val="00EB123F"/>
    <w:rsid w:val="00EB2630"/>
    <w:rsid w:val="00EB2783"/>
    <w:rsid w:val="00EB28C5"/>
    <w:rsid w:val="00EB317A"/>
    <w:rsid w:val="00EB36ED"/>
    <w:rsid w:val="00EB38A7"/>
    <w:rsid w:val="00EB47A1"/>
    <w:rsid w:val="00EB5582"/>
    <w:rsid w:val="00EB5B1B"/>
    <w:rsid w:val="00EB6E75"/>
    <w:rsid w:val="00EB7867"/>
    <w:rsid w:val="00EC13DA"/>
    <w:rsid w:val="00EC1643"/>
    <w:rsid w:val="00EC17EF"/>
    <w:rsid w:val="00EC1F2D"/>
    <w:rsid w:val="00EC2189"/>
    <w:rsid w:val="00EC31A5"/>
    <w:rsid w:val="00EC3386"/>
    <w:rsid w:val="00EC4381"/>
    <w:rsid w:val="00EC4AD2"/>
    <w:rsid w:val="00EC523C"/>
    <w:rsid w:val="00EC59AC"/>
    <w:rsid w:val="00EC6248"/>
    <w:rsid w:val="00EC746C"/>
    <w:rsid w:val="00EC7877"/>
    <w:rsid w:val="00EC7DD4"/>
    <w:rsid w:val="00ECFF8A"/>
    <w:rsid w:val="00ED06DB"/>
    <w:rsid w:val="00ED0761"/>
    <w:rsid w:val="00ED0D77"/>
    <w:rsid w:val="00ED1B2A"/>
    <w:rsid w:val="00ED254E"/>
    <w:rsid w:val="00ED2585"/>
    <w:rsid w:val="00ED2C61"/>
    <w:rsid w:val="00ED3031"/>
    <w:rsid w:val="00ED32B4"/>
    <w:rsid w:val="00ED3759"/>
    <w:rsid w:val="00ED3A80"/>
    <w:rsid w:val="00ED437A"/>
    <w:rsid w:val="00ED49FC"/>
    <w:rsid w:val="00ED4A0C"/>
    <w:rsid w:val="00ED4F57"/>
    <w:rsid w:val="00ED544A"/>
    <w:rsid w:val="00ED6AC8"/>
    <w:rsid w:val="00ED6E68"/>
    <w:rsid w:val="00ED767D"/>
    <w:rsid w:val="00EE053C"/>
    <w:rsid w:val="00EE06B3"/>
    <w:rsid w:val="00EE0DC8"/>
    <w:rsid w:val="00EE1B0D"/>
    <w:rsid w:val="00EE297E"/>
    <w:rsid w:val="00EE2A4E"/>
    <w:rsid w:val="00EE2AE5"/>
    <w:rsid w:val="00EE4B34"/>
    <w:rsid w:val="00EE4C61"/>
    <w:rsid w:val="00EE540F"/>
    <w:rsid w:val="00EE576C"/>
    <w:rsid w:val="00EE6570"/>
    <w:rsid w:val="00EE79C3"/>
    <w:rsid w:val="00EE7A15"/>
    <w:rsid w:val="00EE7B37"/>
    <w:rsid w:val="00EF0ED1"/>
    <w:rsid w:val="00EF151A"/>
    <w:rsid w:val="00EF1B53"/>
    <w:rsid w:val="00EF201D"/>
    <w:rsid w:val="00EF24F4"/>
    <w:rsid w:val="00EF2DD4"/>
    <w:rsid w:val="00EF2E44"/>
    <w:rsid w:val="00EF2EE6"/>
    <w:rsid w:val="00EF306A"/>
    <w:rsid w:val="00EF35B4"/>
    <w:rsid w:val="00EF47A1"/>
    <w:rsid w:val="00EF53F5"/>
    <w:rsid w:val="00EF5577"/>
    <w:rsid w:val="00EF7422"/>
    <w:rsid w:val="00EF7B96"/>
    <w:rsid w:val="00F0254D"/>
    <w:rsid w:val="00F02C6A"/>
    <w:rsid w:val="00F03A42"/>
    <w:rsid w:val="00F03B38"/>
    <w:rsid w:val="00F03F30"/>
    <w:rsid w:val="00F057D6"/>
    <w:rsid w:val="00F062AA"/>
    <w:rsid w:val="00F07276"/>
    <w:rsid w:val="00F10535"/>
    <w:rsid w:val="00F10B5C"/>
    <w:rsid w:val="00F11BB7"/>
    <w:rsid w:val="00F13FD9"/>
    <w:rsid w:val="00F1427D"/>
    <w:rsid w:val="00F146C4"/>
    <w:rsid w:val="00F14DC7"/>
    <w:rsid w:val="00F15235"/>
    <w:rsid w:val="00F16E25"/>
    <w:rsid w:val="00F17683"/>
    <w:rsid w:val="00F176C1"/>
    <w:rsid w:val="00F179E3"/>
    <w:rsid w:val="00F17B46"/>
    <w:rsid w:val="00F17C0A"/>
    <w:rsid w:val="00F17D70"/>
    <w:rsid w:val="00F20852"/>
    <w:rsid w:val="00F20FAA"/>
    <w:rsid w:val="00F2111C"/>
    <w:rsid w:val="00F213B6"/>
    <w:rsid w:val="00F22A65"/>
    <w:rsid w:val="00F23492"/>
    <w:rsid w:val="00F24113"/>
    <w:rsid w:val="00F24CEF"/>
    <w:rsid w:val="00F250B4"/>
    <w:rsid w:val="00F2548F"/>
    <w:rsid w:val="00F26FAF"/>
    <w:rsid w:val="00F26FB4"/>
    <w:rsid w:val="00F302D1"/>
    <w:rsid w:val="00F30BA8"/>
    <w:rsid w:val="00F30D3B"/>
    <w:rsid w:val="00F30E19"/>
    <w:rsid w:val="00F31371"/>
    <w:rsid w:val="00F317D4"/>
    <w:rsid w:val="00F33399"/>
    <w:rsid w:val="00F339A0"/>
    <w:rsid w:val="00F33E87"/>
    <w:rsid w:val="00F33ECE"/>
    <w:rsid w:val="00F344EB"/>
    <w:rsid w:val="00F3462C"/>
    <w:rsid w:val="00F36AB2"/>
    <w:rsid w:val="00F37D35"/>
    <w:rsid w:val="00F37E84"/>
    <w:rsid w:val="00F41267"/>
    <w:rsid w:val="00F41586"/>
    <w:rsid w:val="00F428E1"/>
    <w:rsid w:val="00F43216"/>
    <w:rsid w:val="00F43F53"/>
    <w:rsid w:val="00F44FA8"/>
    <w:rsid w:val="00F45CDC"/>
    <w:rsid w:val="00F467D9"/>
    <w:rsid w:val="00F47189"/>
    <w:rsid w:val="00F47722"/>
    <w:rsid w:val="00F4D36D"/>
    <w:rsid w:val="00F516A1"/>
    <w:rsid w:val="00F51BF4"/>
    <w:rsid w:val="00F51F6C"/>
    <w:rsid w:val="00F52A00"/>
    <w:rsid w:val="00F52A09"/>
    <w:rsid w:val="00F530A5"/>
    <w:rsid w:val="00F53D23"/>
    <w:rsid w:val="00F54CF4"/>
    <w:rsid w:val="00F55AFD"/>
    <w:rsid w:val="00F56060"/>
    <w:rsid w:val="00F56B01"/>
    <w:rsid w:val="00F57440"/>
    <w:rsid w:val="00F579EC"/>
    <w:rsid w:val="00F6059A"/>
    <w:rsid w:val="00F606AF"/>
    <w:rsid w:val="00F61AE1"/>
    <w:rsid w:val="00F6249B"/>
    <w:rsid w:val="00F62802"/>
    <w:rsid w:val="00F629EE"/>
    <w:rsid w:val="00F638E5"/>
    <w:rsid w:val="00F63B91"/>
    <w:rsid w:val="00F64137"/>
    <w:rsid w:val="00F6494B"/>
    <w:rsid w:val="00F64C36"/>
    <w:rsid w:val="00F64E36"/>
    <w:rsid w:val="00F65575"/>
    <w:rsid w:val="00F65A01"/>
    <w:rsid w:val="00F66282"/>
    <w:rsid w:val="00F66DA5"/>
    <w:rsid w:val="00F66ED6"/>
    <w:rsid w:val="00F672D8"/>
    <w:rsid w:val="00F677CF"/>
    <w:rsid w:val="00F705F0"/>
    <w:rsid w:val="00F70AE0"/>
    <w:rsid w:val="00F70F3C"/>
    <w:rsid w:val="00F71062"/>
    <w:rsid w:val="00F718E3"/>
    <w:rsid w:val="00F71DBD"/>
    <w:rsid w:val="00F71F47"/>
    <w:rsid w:val="00F72337"/>
    <w:rsid w:val="00F72449"/>
    <w:rsid w:val="00F72C84"/>
    <w:rsid w:val="00F72D74"/>
    <w:rsid w:val="00F73223"/>
    <w:rsid w:val="00F73633"/>
    <w:rsid w:val="00F736BE"/>
    <w:rsid w:val="00F73EF0"/>
    <w:rsid w:val="00F747E7"/>
    <w:rsid w:val="00F74D83"/>
    <w:rsid w:val="00F74E54"/>
    <w:rsid w:val="00F753FA"/>
    <w:rsid w:val="00F754A4"/>
    <w:rsid w:val="00F75F31"/>
    <w:rsid w:val="00F774D2"/>
    <w:rsid w:val="00F777B0"/>
    <w:rsid w:val="00F803C4"/>
    <w:rsid w:val="00F80CEA"/>
    <w:rsid w:val="00F80DA9"/>
    <w:rsid w:val="00F81324"/>
    <w:rsid w:val="00F8165B"/>
    <w:rsid w:val="00F829BB"/>
    <w:rsid w:val="00F8306A"/>
    <w:rsid w:val="00F83BAE"/>
    <w:rsid w:val="00F841F8"/>
    <w:rsid w:val="00F84E75"/>
    <w:rsid w:val="00F850CA"/>
    <w:rsid w:val="00F86287"/>
    <w:rsid w:val="00F8699F"/>
    <w:rsid w:val="00F876ED"/>
    <w:rsid w:val="00F9057A"/>
    <w:rsid w:val="00F90B25"/>
    <w:rsid w:val="00F90B98"/>
    <w:rsid w:val="00F91307"/>
    <w:rsid w:val="00F919E8"/>
    <w:rsid w:val="00F91A2E"/>
    <w:rsid w:val="00F921BE"/>
    <w:rsid w:val="00F927ED"/>
    <w:rsid w:val="00F9383F"/>
    <w:rsid w:val="00F9384F"/>
    <w:rsid w:val="00F93EC6"/>
    <w:rsid w:val="00F94B6D"/>
    <w:rsid w:val="00F94DCA"/>
    <w:rsid w:val="00F956F6"/>
    <w:rsid w:val="00F95C25"/>
    <w:rsid w:val="00F9638F"/>
    <w:rsid w:val="00F9685E"/>
    <w:rsid w:val="00F9712D"/>
    <w:rsid w:val="00F978C0"/>
    <w:rsid w:val="00F97C4C"/>
    <w:rsid w:val="00F9BBF7"/>
    <w:rsid w:val="00FA0992"/>
    <w:rsid w:val="00FA0C00"/>
    <w:rsid w:val="00FA1614"/>
    <w:rsid w:val="00FA1C87"/>
    <w:rsid w:val="00FA2C88"/>
    <w:rsid w:val="00FA3E5F"/>
    <w:rsid w:val="00FA426B"/>
    <w:rsid w:val="00FA4795"/>
    <w:rsid w:val="00FA47CA"/>
    <w:rsid w:val="00FA572B"/>
    <w:rsid w:val="00FA57DB"/>
    <w:rsid w:val="00FA5E5C"/>
    <w:rsid w:val="00FA67FB"/>
    <w:rsid w:val="00FB03BC"/>
    <w:rsid w:val="00FB076D"/>
    <w:rsid w:val="00FB1087"/>
    <w:rsid w:val="00FB1496"/>
    <w:rsid w:val="00FB1B53"/>
    <w:rsid w:val="00FB1BA7"/>
    <w:rsid w:val="00FB2620"/>
    <w:rsid w:val="00FB2632"/>
    <w:rsid w:val="00FB2674"/>
    <w:rsid w:val="00FB2B2B"/>
    <w:rsid w:val="00FB4612"/>
    <w:rsid w:val="00FB46D6"/>
    <w:rsid w:val="00FB490C"/>
    <w:rsid w:val="00FB4B9C"/>
    <w:rsid w:val="00FB5024"/>
    <w:rsid w:val="00FB575E"/>
    <w:rsid w:val="00FB5DAA"/>
    <w:rsid w:val="00FB5E0C"/>
    <w:rsid w:val="00FB6474"/>
    <w:rsid w:val="00FB7BA4"/>
    <w:rsid w:val="00FBA161"/>
    <w:rsid w:val="00FC070F"/>
    <w:rsid w:val="00FC28CC"/>
    <w:rsid w:val="00FC2AFE"/>
    <w:rsid w:val="00FC30A6"/>
    <w:rsid w:val="00FC3478"/>
    <w:rsid w:val="00FC37D1"/>
    <w:rsid w:val="00FC39F3"/>
    <w:rsid w:val="00FC3C21"/>
    <w:rsid w:val="00FC537E"/>
    <w:rsid w:val="00FC6256"/>
    <w:rsid w:val="00FD0318"/>
    <w:rsid w:val="00FD1B0F"/>
    <w:rsid w:val="00FD27EA"/>
    <w:rsid w:val="00FD2D5F"/>
    <w:rsid w:val="00FD3405"/>
    <w:rsid w:val="00FD3A35"/>
    <w:rsid w:val="00FD49C4"/>
    <w:rsid w:val="00FD4C89"/>
    <w:rsid w:val="00FD6211"/>
    <w:rsid w:val="00FD6269"/>
    <w:rsid w:val="00FD6302"/>
    <w:rsid w:val="00FD631D"/>
    <w:rsid w:val="00FD65C8"/>
    <w:rsid w:val="00FD6A82"/>
    <w:rsid w:val="00FD72EA"/>
    <w:rsid w:val="00FD7638"/>
    <w:rsid w:val="00FD7A77"/>
    <w:rsid w:val="00FE011C"/>
    <w:rsid w:val="00FE0480"/>
    <w:rsid w:val="00FE0A7D"/>
    <w:rsid w:val="00FE194D"/>
    <w:rsid w:val="00FE204B"/>
    <w:rsid w:val="00FE3F4C"/>
    <w:rsid w:val="00FE4309"/>
    <w:rsid w:val="00FE43B8"/>
    <w:rsid w:val="00FE517B"/>
    <w:rsid w:val="00FE5B1F"/>
    <w:rsid w:val="00FE5D93"/>
    <w:rsid w:val="00FE63FB"/>
    <w:rsid w:val="00FE6B10"/>
    <w:rsid w:val="00FE6C4D"/>
    <w:rsid w:val="00FF010A"/>
    <w:rsid w:val="00FF0134"/>
    <w:rsid w:val="00FF0768"/>
    <w:rsid w:val="00FF0B0E"/>
    <w:rsid w:val="00FF0DB3"/>
    <w:rsid w:val="00FF104A"/>
    <w:rsid w:val="00FF1349"/>
    <w:rsid w:val="00FF247D"/>
    <w:rsid w:val="00FF305D"/>
    <w:rsid w:val="00FF351A"/>
    <w:rsid w:val="00FF3F5E"/>
    <w:rsid w:val="00FF531F"/>
    <w:rsid w:val="00FF5C5E"/>
    <w:rsid w:val="00FF5D81"/>
    <w:rsid w:val="00FF6E93"/>
    <w:rsid w:val="00FF7197"/>
    <w:rsid w:val="00FF7924"/>
    <w:rsid w:val="010C7C5B"/>
    <w:rsid w:val="010E6830"/>
    <w:rsid w:val="010EA45F"/>
    <w:rsid w:val="010F0787"/>
    <w:rsid w:val="010FA0C1"/>
    <w:rsid w:val="0112750A"/>
    <w:rsid w:val="01132B72"/>
    <w:rsid w:val="0114831C"/>
    <w:rsid w:val="0119F81F"/>
    <w:rsid w:val="011C308B"/>
    <w:rsid w:val="011D9ADF"/>
    <w:rsid w:val="011DC8BD"/>
    <w:rsid w:val="01213B87"/>
    <w:rsid w:val="012233E1"/>
    <w:rsid w:val="01250F94"/>
    <w:rsid w:val="0125D467"/>
    <w:rsid w:val="0126A27B"/>
    <w:rsid w:val="012B0F93"/>
    <w:rsid w:val="012C4CD1"/>
    <w:rsid w:val="012FF4D5"/>
    <w:rsid w:val="01308FE6"/>
    <w:rsid w:val="013107E6"/>
    <w:rsid w:val="0134C940"/>
    <w:rsid w:val="0137BE4F"/>
    <w:rsid w:val="013E04E9"/>
    <w:rsid w:val="013EBEA1"/>
    <w:rsid w:val="013F6B8E"/>
    <w:rsid w:val="01433083"/>
    <w:rsid w:val="0145016C"/>
    <w:rsid w:val="014A08EE"/>
    <w:rsid w:val="0152581F"/>
    <w:rsid w:val="0153E134"/>
    <w:rsid w:val="0156A319"/>
    <w:rsid w:val="015D6C25"/>
    <w:rsid w:val="015E4389"/>
    <w:rsid w:val="01693800"/>
    <w:rsid w:val="016B53CA"/>
    <w:rsid w:val="016E8D35"/>
    <w:rsid w:val="017A5B95"/>
    <w:rsid w:val="01809294"/>
    <w:rsid w:val="01828A4B"/>
    <w:rsid w:val="0184327D"/>
    <w:rsid w:val="0188F416"/>
    <w:rsid w:val="018F2DD6"/>
    <w:rsid w:val="01902A8F"/>
    <w:rsid w:val="0190560B"/>
    <w:rsid w:val="019567B1"/>
    <w:rsid w:val="01963157"/>
    <w:rsid w:val="0197B879"/>
    <w:rsid w:val="01A11202"/>
    <w:rsid w:val="01A524DA"/>
    <w:rsid w:val="01AC80A3"/>
    <w:rsid w:val="01B76620"/>
    <w:rsid w:val="01C5CA74"/>
    <w:rsid w:val="01C664E3"/>
    <w:rsid w:val="01C7586C"/>
    <w:rsid w:val="01C7C4DF"/>
    <w:rsid w:val="01CB6FF6"/>
    <w:rsid w:val="01CC3B73"/>
    <w:rsid w:val="01CCC4F1"/>
    <w:rsid w:val="01CDE999"/>
    <w:rsid w:val="01CECD39"/>
    <w:rsid w:val="01CF2A26"/>
    <w:rsid w:val="01D0F3C5"/>
    <w:rsid w:val="01D6D197"/>
    <w:rsid w:val="01D9D50B"/>
    <w:rsid w:val="01DF204F"/>
    <w:rsid w:val="01E2BE87"/>
    <w:rsid w:val="01E33CFC"/>
    <w:rsid w:val="01E83F9B"/>
    <w:rsid w:val="01ECB703"/>
    <w:rsid w:val="01EDD135"/>
    <w:rsid w:val="01EF1F7C"/>
    <w:rsid w:val="01F089F6"/>
    <w:rsid w:val="01F684F8"/>
    <w:rsid w:val="01FACE28"/>
    <w:rsid w:val="01FB456C"/>
    <w:rsid w:val="01FBCAB5"/>
    <w:rsid w:val="01FD3A90"/>
    <w:rsid w:val="0202913E"/>
    <w:rsid w:val="02051E89"/>
    <w:rsid w:val="020EE78E"/>
    <w:rsid w:val="0217ED78"/>
    <w:rsid w:val="021A9910"/>
    <w:rsid w:val="021BEE05"/>
    <w:rsid w:val="021DB34C"/>
    <w:rsid w:val="0220D683"/>
    <w:rsid w:val="0223F237"/>
    <w:rsid w:val="02282319"/>
    <w:rsid w:val="0228E0F8"/>
    <w:rsid w:val="022F0F81"/>
    <w:rsid w:val="02309890"/>
    <w:rsid w:val="02314708"/>
    <w:rsid w:val="0239E96D"/>
    <w:rsid w:val="024F4006"/>
    <w:rsid w:val="0250D16E"/>
    <w:rsid w:val="02531EC6"/>
    <w:rsid w:val="0253C2A6"/>
    <w:rsid w:val="02564CAF"/>
    <w:rsid w:val="02579631"/>
    <w:rsid w:val="025846A5"/>
    <w:rsid w:val="025BCB7D"/>
    <w:rsid w:val="025DAE1B"/>
    <w:rsid w:val="025E1C9C"/>
    <w:rsid w:val="026A85B7"/>
    <w:rsid w:val="02726128"/>
    <w:rsid w:val="027424D9"/>
    <w:rsid w:val="0275CD34"/>
    <w:rsid w:val="0279D0C1"/>
    <w:rsid w:val="027B2229"/>
    <w:rsid w:val="0280A7B3"/>
    <w:rsid w:val="0284D7AC"/>
    <w:rsid w:val="0285F0EC"/>
    <w:rsid w:val="0287D0FD"/>
    <w:rsid w:val="028B3E4C"/>
    <w:rsid w:val="028B3FFC"/>
    <w:rsid w:val="028BE767"/>
    <w:rsid w:val="028F98A5"/>
    <w:rsid w:val="02914C63"/>
    <w:rsid w:val="0295876A"/>
    <w:rsid w:val="029861B1"/>
    <w:rsid w:val="02A3A0F7"/>
    <w:rsid w:val="02A6A0F1"/>
    <w:rsid w:val="02A9663E"/>
    <w:rsid w:val="02B46CDA"/>
    <w:rsid w:val="02B4FED6"/>
    <w:rsid w:val="02BD8566"/>
    <w:rsid w:val="02BE19A7"/>
    <w:rsid w:val="02BF6C2C"/>
    <w:rsid w:val="02C384A9"/>
    <w:rsid w:val="02C70C0F"/>
    <w:rsid w:val="02C7572E"/>
    <w:rsid w:val="02CFF205"/>
    <w:rsid w:val="02D56432"/>
    <w:rsid w:val="02D80ADF"/>
    <w:rsid w:val="02DAD0FC"/>
    <w:rsid w:val="02DAD6EB"/>
    <w:rsid w:val="02E3DF69"/>
    <w:rsid w:val="02E56713"/>
    <w:rsid w:val="02E87324"/>
    <w:rsid w:val="02E9A028"/>
    <w:rsid w:val="02EAFAD6"/>
    <w:rsid w:val="02EB75CA"/>
    <w:rsid w:val="02EBA875"/>
    <w:rsid w:val="02ED538B"/>
    <w:rsid w:val="02EDB768"/>
    <w:rsid w:val="02EFA8FF"/>
    <w:rsid w:val="02F04F79"/>
    <w:rsid w:val="02F31474"/>
    <w:rsid w:val="02F3A0AD"/>
    <w:rsid w:val="02F697AC"/>
    <w:rsid w:val="02F6B634"/>
    <w:rsid w:val="02FE567E"/>
    <w:rsid w:val="02FF72FC"/>
    <w:rsid w:val="03018377"/>
    <w:rsid w:val="0307AC27"/>
    <w:rsid w:val="03088EC8"/>
    <w:rsid w:val="030F2A99"/>
    <w:rsid w:val="03119EE3"/>
    <w:rsid w:val="0315F35A"/>
    <w:rsid w:val="0316097D"/>
    <w:rsid w:val="031EAF9B"/>
    <w:rsid w:val="03219BE6"/>
    <w:rsid w:val="03228781"/>
    <w:rsid w:val="03256FA6"/>
    <w:rsid w:val="032A954A"/>
    <w:rsid w:val="032D1D86"/>
    <w:rsid w:val="0331B39B"/>
    <w:rsid w:val="0332B016"/>
    <w:rsid w:val="03332566"/>
    <w:rsid w:val="033612F1"/>
    <w:rsid w:val="03511145"/>
    <w:rsid w:val="0358A9C7"/>
    <w:rsid w:val="03594E9C"/>
    <w:rsid w:val="035F46D9"/>
    <w:rsid w:val="03607D64"/>
    <w:rsid w:val="0360BB9E"/>
    <w:rsid w:val="03630B9E"/>
    <w:rsid w:val="0363F299"/>
    <w:rsid w:val="0367AC74"/>
    <w:rsid w:val="036C0DE2"/>
    <w:rsid w:val="036E6D3C"/>
    <w:rsid w:val="037BF146"/>
    <w:rsid w:val="0383FA10"/>
    <w:rsid w:val="0384F8F6"/>
    <w:rsid w:val="038CFB04"/>
    <w:rsid w:val="038E86AB"/>
    <w:rsid w:val="038F3DB7"/>
    <w:rsid w:val="03913ECE"/>
    <w:rsid w:val="03968DED"/>
    <w:rsid w:val="03A3B267"/>
    <w:rsid w:val="03A7F7E5"/>
    <w:rsid w:val="03A89137"/>
    <w:rsid w:val="03A894F6"/>
    <w:rsid w:val="03B02D66"/>
    <w:rsid w:val="03B547E5"/>
    <w:rsid w:val="03B5E867"/>
    <w:rsid w:val="03C2E228"/>
    <w:rsid w:val="03C4E4A9"/>
    <w:rsid w:val="03C810A7"/>
    <w:rsid w:val="03C9B210"/>
    <w:rsid w:val="03CBE55D"/>
    <w:rsid w:val="03D056BC"/>
    <w:rsid w:val="03D183BB"/>
    <w:rsid w:val="03D87D2E"/>
    <w:rsid w:val="03D91381"/>
    <w:rsid w:val="03DEC625"/>
    <w:rsid w:val="03E09442"/>
    <w:rsid w:val="03E3E459"/>
    <w:rsid w:val="03E704A7"/>
    <w:rsid w:val="03EA613E"/>
    <w:rsid w:val="03EE0574"/>
    <w:rsid w:val="03EEF243"/>
    <w:rsid w:val="03F13916"/>
    <w:rsid w:val="03F1EC44"/>
    <w:rsid w:val="03F385CA"/>
    <w:rsid w:val="03F5959F"/>
    <w:rsid w:val="03F9AAC6"/>
    <w:rsid w:val="03F9B066"/>
    <w:rsid w:val="03FA1629"/>
    <w:rsid w:val="04048B72"/>
    <w:rsid w:val="04065743"/>
    <w:rsid w:val="040BC339"/>
    <w:rsid w:val="040D7AFE"/>
    <w:rsid w:val="041410BE"/>
    <w:rsid w:val="0414E028"/>
    <w:rsid w:val="0416D6A7"/>
    <w:rsid w:val="0424B38F"/>
    <w:rsid w:val="04272AFE"/>
    <w:rsid w:val="042B0E87"/>
    <w:rsid w:val="042D5F5A"/>
    <w:rsid w:val="04304447"/>
    <w:rsid w:val="0439071F"/>
    <w:rsid w:val="043A3682"/>
    <w:rsid w:val="043B739F"/>
    <w:rsid w:val="043C5769"/>
    <w:rsid w:val="043D4B76"/>
    <w:rsid w:val="043E6840"/>
    <w:rsid w:val="04404D7D"/>
    <w:rsid w:val="044206B7"/>
    <w:rsid w:val="0442D61C"/>
    <w:rsid w:val="04431B1B"/>
    <w:rsid w:val="0443E7B1"/>
    <w:rsid w:val="0451F55D"/>
    <w:rsid w:val="04598893"/>
    <w:rsid w:val="045A23C0"/>
    <w:rsid w:val="045B5571"/>
    <w:rsid w:val="045DFD4E"/>
    <w:rsid w:val="0461E63A"/>
    <w:rsid w:val="046481B0"/>
    <w:rsid w:val="0466EAB9"/>
    <w:rsid w:val="046BC7AF"/>
    <w:rsid w:val="047311D2"/>
    <w:rsid w:val="0479E2D1"/>
    <w:rsid w:val="047A71B3"/>
    <w:rsid w:val="0483815A"/>
    <w:rsid w:val="0484D638"/>
    <w:rsid w:val="0491023D"/>
    <w:rsid w:val="0492D0F7"/>
    <w:rsid w:val="0495297F"/>
    <w:rsid w:val="049CFA4C"/>
    <w:rsid w:val="049D5BB5"/>
    <w:rsid w:val="049EBEBC"/>
    <w:rsid w:val="04A6C574"/>
    <w:rsid w:val="04A8DCF4"/>
    <w:rsid w:val="04AFF896"/>
    <w:rsid w:val="04B72B7B"/>
    <w:rsid w:val="04B85D6D"/>
    <w:rsid w:val="04B9BABD"/>
    <w:rsid w:val="04B9EDFB"/>
    <w:rsid w:val="04B9F6D8"/>
    <w:rsid w:val="04BF1032"/>
    <w:rsid w:val="04C2DB3B"/>
    <w:rsid w:val="04C3111F"/>
    <w:rsid w:val="04C4E1F6"/>
    <w:rsid w:val="04CC3207"/>
    <w:rsid w:val="04D20D1B"/>
    <w:rsid w:val="04D23490"/>
    <w:rsid w:val="04D2540B"/>
    <w:rsid w:val="04D774E6"/>
    <w:rsid w:val="04D84C02"/>
    <w:rsid w:val="04DBD982"/>
    <w:rsid w:val="04DD36E6"/>
    <w:rsid w:val="04DED7D8"/>
    <w:rsid w:val="04E1CBD2"/>
    <w:rsid w:val="04E43CEF"/>
    <w:rsid w:val="04E5A576"/>
    <w:rsid w:val="04E661C2"/>
    <w:rsid w:val="04EA2A90"/>
    <w:rsid w:val="04EA8E6F"/>
    <w:rsid w:val="04EAC9E1"/>
    <w:rsid w:val="04EB95A3"/>
    <w:rsid w:val="04F05682"/>
    <w:rsid w:val="04F0FB01"/>
    <w:rsid w:val="04F7449A"/>
    <w:rsid w:val="04F8EDE7"/>
    <w:rsid w:val="04FA7490"/>
    <w:rsid w:val="05010C9E"/>
    <w:rsid w:val="05037E25"/>
    <w:rsid w:val="0503FF7F"/>
    <w:rsid w:val="05057A9E"/>
    <w:rsid w:val="05088EAC"/>
    <w:rsid w:val="050D874A"/>
    <w:rsid w:val="050FF4FE"/>
    <w:rsid w:val="0511F0AF"/>
    <w:rsid w:val="0517B1FD"/>
    <w:rsid w:val="0518A2D8"/>
    <w:rsid w:val="051AD1A9"/>
    <w:rsid w:val="0522B741"/>
    <w:rsid w:val="052BBEF7"/>
    <w:rsid w:val="0531A8D5"/>
    <w:rsid w:val="0533C046"/>
    <w:rsid w:val="053AA906"/>
    <w:rsid w:val="053EF91D"/>
    <w:rsid w:val="0540C802"/>
    <w:rsid w:val="0541A8C6"/>
    <w:rsid w:val="0541AFB3"/>
    <w:rsid w:val="05429535"/>
    <w:rsid w:val="054B2C6A"/>
    <w:rsid w:val="054EF86F"/>
    <w:rsid w:val="054EF93E"/>
    <w:rsid w:val="0551C06D"/>
    <w:rsid w:val="05582FF1"/>
    <w:rsid w:val="0560A560"/>
    <w:rsid w:val="0565A468"/>
    <w:rsid w:val="0566FB28"/>
    <w:rsid w:val="056F1128"/>
    <w:rsid w:val="0571363D"/>
    <w:rsid w:val="0573B8F7"/>
    <w:rsid w:val="0578B494"/>
    <w:rsid w:val="0586C905"/>
    <w:rsid w:val="05871BA5"/>
    <w:rsid w:val="05882BE7"/>
    <w:rsid w:val="058A292A"/>
    <w:rsid w:val="058BA97A"/>
    <w:rsid w:val="058C1ABD"/>
    <w:rsid w:val="0591FBD5"/>
    <w:rsid w:val="05920AC1"/>
    <w:rsid w:val="0592E8B7"/>
    <w:rsid w:val="05930B16"/>
    <w:rsid w:val="0594CAF2"/>
    <w:rsid w:val="05A7D7D0"/>
    <w:rsid w:val="05AE7342"/>
    <w:rsid w:val="05AED07A"/>
    <w:rsid w:val="05AF2DF3"/>
    <w:rsid w:val="05AF4040"/>
    <w:rsid w:val="05AF9602"/>
    <w:rsid w:val="05B10E88"/>
    <w:rsid w:val="05B38886"/>
    <w:rsid w:val="05B75F28"/>
    <w:rsid w:val="05B799B9"/>
    <w:rsid w:val="05B7DE18"/>
    <w:rsid w:val="05B9084C"/>
    <w:rsid w:val="05B95C10"/>
    <w:rsid w:val="05B9C313"/>
    <w:rsid w:val="05BC3046"/>
    <w:rsid w:val="05BD79EC"/>
    <w:rsid w:val="05BDE3B3"/>
    <w:rsid w:val="05C2DD9A"/>
    <w:rsid w:val="05CA6941"/>
    <w:rsid w:val="05CBF3D3"/>
    <w:rsid w:val="05D20B78"/>
    <w:rsid w:val="05D86FDE"/>
    <w:rsid w:val="05DEE029"/>
    <w:rsid w:val="05DF80C6"/>
    <w:rsid w:val="05E470F6"/>
    <w:rsid w:val="05E472F9"/>
    <w:rsid w:val="05E79ABA"/>
    <w:rsid w:val="05EBF11B"/>
    <w:rsid w:val="05F280FD"/>
    <w:rsid w:val="05F4BD0A"/>
    <w:rsid w:val="05F50B41"/>
    <w:rsid w:val="05F52BFF"/>
    <w:rsid w:val="05F6142C"/>
    <w:rsid w:val="05FF6156"/>
    <w:rsid w:val="06001FE2"/>
    <w:rsid w:val="0601F57F"/>
    <w:rsid w:val="060BFC42"/>
    <w:rsid w:val="060C3E4D"/>
    <w:rsid w:val="060D93C0"/>
    <w:rsid w:val="060F1DFE"/>
    <w:rsid w:val="06154C17"/>
    <w:rsid w:val="061635FE"/>
    <w:rsid w:val="061669C7"/>
    <w:rsid w:val="0617CB65"/>
    <w:rsid w:val="061C758D"/>
    <w:rsid w:val="061D816D"/>
    <w:rsid w:val="062568E4"/>
    <w:rsid w:val="062585E3"/>
    <w:rsid w:val="062955DC"/>
    <w:rsid w:val="062CDF3F"/>
    <w:rsid w:val="0630C018"/>
    <w:rsid w:val="06366A85"/>
    <w:rsid w:val="063B9294"/>
    <w:rsid w:val="063EE962"/>
    <w:rsid w:val="063EF878"/>
    <w:rsid w:val="0641F201"/>
    <w:rsid w:val="06429E6A"/>
    <w:rsid w:val="0644CD2D"/>
    <w:rsid w:val="064590D4"/>
    <w:rsid w:val="0645A565"/>
    <w:rsid w:val="064E3995"/>
    <w:rsid w:val="06517796"/>
    <w:rsid w:val="0651DCFF"/>
    <w:rsid w:val="06562659"/>
    <w:rsid w:val="065C8685"/>
    <w:rsid w:val="065ED9EA"/>
    <w:rsid w:val="065F7F2C"/>
    <w:rsid w:val="0660ABED"/>
    <w:rsid w:val="06677B26"/>
    <w:rsid w:val="066D3A3A"/>
    <w:rsid w:val="066E4AB6"/>
    <w:rsid w:val="0674C050"/>
    <w:rsid w:val="067E74E8"/>
    <w:rsid w:val="067FAB59"/>
    <w:rsid w:val="0682A802"/>
    <w:rsid w:val="068490D8"/>
    <w:rsid w:val="068DB2E9"/>
    <w:rsid w:val="06968C78"/>
    <w:rsid w:val="0699DC79"/>
    <w:rsid w:val="069CE408"/>
    <w:rsid w:val="06A53B7B"/>
    <w:rsid w:val="06A85075"/>
    <w:rsid w:val="06A9EE87"/>
    <w:rsid w:val="06ABFBD0"/>
    <w:rsid w:val="06AF2B91"/>
    <w:rsid w:val="06B4703C"/>
    <w:rsid w:val="06B4EF09"/>
    <w:rsid w:val="06B67416"/>
    <w:rsid w:val="06BF202D"/>
    <w:rsid w:val="06C20EA6"/>
    <w:rsid w:val="06C261AA"/>
    <w:rsid w:val="06C77C97"/>
    <w:rsid w:val="06CBE5C7"/>
    <w:rsid w:val="06CE159B"/>
    <w:rsid w:val="06DAA516"/>
    <w:rsid w:val="06DC02AF"/>
    <w:rsid w:val="06EB1B40"/>
    <w:rsid w:val="06EBDA79"/>
    <w:rsid w:val="06F122EA"/>
    <w:rsid w:val="06F2EA77"/>
    <w:rsid w:val="06F3047B"/>
    <w:rsid w:val="06F47F6C"/>
    <w:rsid w:val="06F94771"/>
    <w:rsid w:val="06F95CBA"/>
    <w:rsid w:val="06FD49A1"/>
    <w:rsid w:val="07011C98"/>
    <w:rsid w:val="07013047"/>
    <w:rsid w:val="0706B63F"/>
    <w:rsid w:val="0710D919"/>
    <w:rsid w:val="0712702A"/>
    <w:rsid w:val="071A33B0"/>
    <w:rsid w:val="071AA30E"/>
    <w:rsid w:val="071B6C96"/>
    <w:rsid w:val="071F0BD5"/>
    <w:rsid w:val="0720069D"/>
    <w:rsid w:val="072686D4"/>
    <w:rsid w:val="072B3A94"/>
    <w:rsid w:val="072C1818"/>
    <w:rsid w:val="072F7B98"/>
    <w:rsid w:val="0730307C"/>
    <w:rsid w:val="073114E0"/>
    <w:rsid w:val="0733AE03"/>
    <w:rsid w:val="07357530"/>
    <w:rsid w:val="07376568"/>
    <w:rsid w:val="073FBADF"/>
    <w:rsid w:val="0742F7C0"/>
    <w:rsid w:val="07434F71"/>
    <w:rsid w:val="07445C93"/>
    <w:rsid w:val="07480F2C"/>
    <w:rsid w:val="0748918B"/>
    <w:rsid w:val="074A1DE4"/>
    <w:rsid w:val="074D0F49"/>
    <w:rsid w:val="0750F48D"/>
    <w:rsid w:val="07514248"/>
    <w:rsid w:val="075C4497"/>
    <w:rsid w:val="0760524B"/>
    <w:rsid w:val="076B3849"/>
    <w:rsid w:val="07709215"/>
    <w:rsid w:val="0770C6BC"/>
    <w:rsid w:val="0776BE28"/>
    <w:rsid w:val="0778AEE9"/>
    <w:rsid w:val="077AB492"/>
    <w:rsid w:val="077CDA14"/>
    <w:rsid w:val="077E4ACE"/>
    <w:rsid w:val="0781ABE6"/>
    <w:rsid w:val="0789241D"/>
    <w:rsid w:val="078CB333"/>
    <w:rsid w:val="078DF368"/>
    <w:rsid w:val="078FCCC8"/>
    <w:rsid w:val="0790D785"/>
    <w:rsid w:val="07954187"/>
    <w:rsid w:val="0799899D"/>
    <w:rsid w:val="079A9D39"/>
    <w:rsid w:val="079C28ED"/>
    <w:rsid w:val="07A211AA"/>
    <w:rsid w:val="07A556FF"/>
    <w:rsid w:val="07B39CF4"/>
    <w:rsid w:val="07BDD974"/>
    <w:rsid w:val="07BEC0CF"/>
    <w:rsid w:val="07C19C6B"/>
    <w:rsid w:val="07C46FAA"/>
    <w:rsid w:val="07C5AD18"/>
    <w:rsid w:val="07C9B336"/>
    <w:rsid w:val="07CA6C7F"/>
    <w:rsid w:val="07D99628"/>
    <w:rsid w:val="07DDCEE6"/>
    <w:rsid w:val="07DE93D7"/>
    <w:rsid w:val="07E522D3"/>
    <w:rsid w:val="07E5D522"/>
    <w:rsid w:val="07E71826"/>
    <w:rsid w:val="07E9601B"/>
    <w:rsid w:val="07EB3160"/>
    <w:rsid w:val="07EDF08E"/>
    <w:rsid w:val="07EF0361"/>
    <w:rsid w:val="07F03903"/>
    <w:rsid w:val="07F21683"/>
    <w:rsid w:val="07F26C8D"/>
    <w:rsid w:val="07F4BD19"/>
    <w:rsid w:val="07F50790"/>
    <w:rsid w:val="07F52115"/>
    <w:rsid w:val="07F5C433"/>
    <w:rsid w:val="07F69961"/>
    <w:rsid w:val="07FC9124"/>
    <w:rsid w:val="0805BCFE"/>
    <w:rsid w:val="0806D24A"/>
    <w:rsid w:val="0807A951"/>
    <w:rsid w:val="0807B7D5"/>
    <w:rsid w:val="081113FB"/>
    <w:rsid w:val="08129CD0"/>
    <w:rsid w:val="081646FB"/>
    <w:rsid w:val="081678D0"/>
    <w:rsid w:val="081A4BF8"/>
    <w:rsid w:val="081D91EF"/>
    <w:rsid w:val="081DCDF3"/>
    <w:rsid w:val="0824DBAA"/>
    <w:rsid w:val="083212EC"/>
    <w:rsid w:val="08332BC2"/>
    <w:rsid w:val="08341EC5"/>
    <w:rsid w:val="08382443"/>
    <w:rsid w:val="083A303F"/>
    <w:rsid w:val="083A6437"/>
    <w:rsid w:val="083AFA2C"/>
    <w:rsid w:val="0844649F"/>
    <w:rsid w:val="08456AFB"/>
    <w:rsid w:val="08459931"/>
    <w:rsid w:val="084964B5"/>
    <w:rsid w:val="0849D34E"/>
    <w:rsid w:val="08550C02"/>
    <w:rsid w:val="0857DC08"/>
    <w:rsid w:val="085B0FFE"/>
    <w:rsid w:val="085DDECF"/>
    <w:rsid w:val="086034DD"/>
    <w:rsid w:val="08629290"/>
    <w:rsid w:val="08637F45"/>
    <w:rsid w:val="08661A75"/>
    <w:rsid w:val="08672D85"/>
    <w:rsid w:val="0867837D"/>
    <w:rsid w:val="08711CD4"/>
    <w:rsid w:val="0872154E"/>
    <w:rsid w:val="087C17AE"/>
    <w:rsid w:val="087E5941"/>
    <w:rsid w:val="087F497F"/>
    <w:rsid w:val="087F5F1C"/>
    <w:rsid w:val="08810329"/>
    <w:rsid w:val="08812C47"/>
    <w:rsid w:val="088287B6"/>
    <w:rsid w:val="088543E8"/>
    <w:rsid w:val="088CE024"/>
    <w:rsid w:val="088FC17F"/>
    <w:rsid w:val="0891EE1F"/>
    <w:rsid w:val="08969654"/>
    <w:rsid w:val="08993543"/>
    <w:rsid w:val="089998D2"/>
    <w:rsid w:val="089C6075"/>
    <w:rsid w:val="08A11D85"/>
    <w:rsid w:val="08A55A3A"/>
    <w:rsid w:val="08A70CD1"/>
    <w:rsid w:val="08AFA905"/>
    <w:rsid w:val="08B186FB"/>
    <w:rsid w:val="08B5D5EA"/>
    <w:rsid w:val="08B5F502"/>
    <w:rsid w:val="08B8B3DA"/>
    <w:rsid w:val="08B8E1BB"/>
    <w:rsid w:val="08B97483"/>
    <w:rsid w:val="08BB1EF3"/>
    <w:rsid w:val="08BF904F"/>
    <w:rsid w:val="08C8CDF5"/>
    <w:rsid w:val="08D2179C"/>
    <w:rsid w:val="08DD811A"/>
    <w:rsid w:val="08E28AA1"/>
    <w:rsid w:val="08E52B96"/>
    <w:rsid w:val="08E9FB6F"/>
    <w:rsid w:val="08F58307"/>
    <w:rsid w:val="08FA4F0B"/>
    <w:rsid w:val="08FACDFA"/>
    <w:rsid w:val="08FD221A"/>
    <w:rsid w:val="09018CD3"/>
    <w:rsid w:val="0903C0D6"/>
    <w:rsid w:val="090696DD"/>
    <w:rsid w:val="090DD223"/>
    <w:rsid w:val="090DE6CB"/>
    <w:rsid w:val="09130169"/>
    <w:rsid w:val="091349AD"/>
    <w:rsid w:val="0915FC17"/>
    <w:rsid w:val="091810CD"/>
    <w:rsid w:val="091CA04C"/>
    <w:rsid w:val="091CD4F9"/>
    <w:rsid w:val="092575C8"/>
    <w:rsid w:val="0926446C"/>
    <w:rsid w:val="0928AE22"/>
    <w:rsid w:val="092A90BA"/>
    <w:rsid w:val="092B9500"/>
    <w:rsid w:val="0935D921"/>
    <w:rsid w:val="093691E5"/>
    <w:rsid w:val="093733DA"/>
    <w:rsid w:val="093A9F15"/>
    <w:rsid w:val="093B2011"/>
    <w:rsid w:val="093E38AF"/>
    <w:rsid w:val="093F42FD"/>
    <w:rsid w:val="0943C7B6"/>
    <w:rsid w:val="0945BE0C"/>
    <w:rsid w:val="0946A0DB"/>
    <w:rsid w:val="09493E99"/>
    <w:rsid w:val="094B5125"/>
    <w:rsid w:val="094D51B5"/>
    <w:rsid w:val="094D8034"/>
    <w:rsid w:val="0959B2D1"/>
    <w:rsid w:val="095ABCBC"/>
    <w:rsid w:val="095C2D48"/>
    <w:rsid w:val="09641A0D"/>
    <w:rsid w:val="0971CCD8"/>
    <w:rsid w:val="0974E915"/>
    <w:rsid w:val="0977862C"/>
    <w:rsid w:val="0979D245"/>
    <w:rsid w:val="097DCF04"/>
    <w:rsid w:val="097FFA7F"/>
    <w:rsid w:val="098498FA"/>
    <w:rsid w:val="098EE9B9"/>
    <w:rsid w:val="09A92B5C"/>
    <w:rsid w:val="09AB25B5"/>
    <w:rsid w:val="09B1C097"/>
    <w:rsid w:val="09B1CD25"/>
    <w:rsid w:val="09B1D911"/>
    <w:rsid w:val="09BCE588"/>
    <w:rsid w:val="09C0DDA2"/>
    <w:rsid w:val="09C450DA"/>
    <w:rsid w:val="09C85972"/>
    <w:rsid w:val="09CC6A41"/>
    <w:rsid w:val="09CDCF39"/>
    <w:rsid w:val="09CEF012"/>
    <w:rsid w:val="09D5A7AA"/>
    <w:rsid w:val="09D6F77C"/>
    <w:rsid w:val="09DEE99D"/>
    <w:rsid w:val="09E0EFC1"/>
    <w:rsid w:val="09E9518A"/>
    <w:rsid w:val="09EE5505"/>
    <w:rsid w:val="09EE7081"/>
    <w:rsid w:val="09F04E50"/>
    <w:rsid w:val="09F5B6FE"/>
    <w:rsid w:val="09FBC130"/>
    <w:rsid w:val="0A018AE0"/>
    <w:rsid w:val="0A09BEC1"/>
    <w:rsid w:val="0A0DFDAB"/>
    <w:rsid w:val="0A10542E"/>
    <w:rsid w:val="0A109EAB"/>
    <w:rsid w:val="0A10C4AF"/>
    <w:rsid w:val="0A11E0E5"/>
    <w:rsid w:val="0A141717"/>
    <w:rsid w:val="0A15C6A8"/>
    <w:rsid w:val="0A1803A9"/>
    <w:rsid w:val="0A190058"/>
    <w:rsid w:val="0A1E7728"/>
    <w:rsid w:val="0A221E1E"/>
    <w:rsid w:val="0A23C769"/>
    <w:rsid w:val="0A26C730"/>
    <w:rsid w:val="0A275C46"/>
    <w:rsid w:val="0A2CBA6F"/>
    <w:rsid w:val="0A39D2CE"/>
    <w:rsid w:val="0A3C3A65"/>
    <w:rsid w:val="0A3CAE80"/>
    <w:rsid w:val="0A400CF8"/>
    <w:rsid w:val="0A41A4EB"/>
    <w:rsid w:val="0A4269E7"/>
    <w:rsid w:val="0A48EA70"/>
    <w:rsid w:val="0A51D25D"/>
    <w:rsid w:val="0A571BFA"/>
    <w:rsid w:val="0A57E2F9"/>
    <w:rsid w:val="0A5D5C88"/>
    <w:rsid w:val="0A5FEAFC"/>
    <w:rsid w:val="0A60F9F8"/>
    <w:rsid w:val="0A61799D"/>
    <w:rsid w:val="0A62A9C6"/>
    <w:rsid w:val="0A637AEB"/>
    <w:rsid w:val="0A641042"/>
    <w:rsid w:val="0A64307A"/>
    <w:rsid w:val="0A66A6EE"/>
    <w:rsid w:val="0A6E0CF0"/>
    <w:rsid w:val="0A6E40E6"/>
    <w:rsid w:val="0A735471"/>
    <w:rsid w:val="0A7E3614"/>
    <w:rsid w:val="0A80E474"/>
    <w:rsid w:val="0A83D5B1"/>
    <w:rsid w:val="0A85C9A0"/>
    <w:rsid w:val="0A85E6D8"/>
    <w:rsid w:val="0A8CA046"/>
    <w:rsid w:val="0A958A73"/>
    <w:rsid w:val="0A96163F"/>
    <w:rsid w:val="0A99E14C"/>
    <w:rsid w:val="0A9A0158"/>
    <w:rsid w:val="0A9CDB2E"/>
    <w:rsid w:val="0A9CE113"/>
    <w:rsid w:val="0A9D3669"/>
    <w:rsid w:val="0A9D73D2"/>
    <w:rsid w:val="0A9D7DB4"/>
    <w:rsid w:val="0A9FAB23"/>
    <w:rsid w:val="0AA12831"/>
    <w:rsid w:val="0AA29792"/>
    <w:rsid w:val="0AA5A6B6"/>
    <w:rsid w:val="0AAF35CF"/>
    <w:rsid w:val="0AAFDD61"/>
    <w:rsid w:val="0AB450E0"/>
    <w:rsid w:val="0AB6023D"/>
    <w:rsid w:val="0ABA94B7"/>
    <w:rsid w:val="0ABDCE8E"/>
    <w:rsid w:val="0ABE9B5C"/>
    <w:rsid w:val="0AC3ECE9"/>
    <w:rsid w:val="0AC52400"/>
    <w:rsid w:val="0AC93CFB"/>
    <w:rsid w:val="0ACD1919"/>
    <w:rsid w:val="0ACD6CC8"/>
    <w:rsid w:val="0ACF22EB"/>
    <w:rsid w:val="0AD034A9"/>
    <w:rsid w:val="0AD1C621"/>
    <w:rsid w:val="0AD28A78"/>
    <w:rsid w:val="0AD55B7A"/>
    <w:rsid w:val="0ADC4ABD"/>
    <w:rsid w:val="0ADEE4FB"/>
    <w:rsid w:val="0AE4DFFF"/>
    <w:rsid w:val="0AE7EBA7"/>
    <w:rsid w:val="0AE9414B"/>
    <w:rsid w:val="0AE9D043"/>
    <w:rsid w:val="0AEB0B9B"/>
    <w:rsid w:val="0AEC7926"/>
    <w:rsid w:val="0AEC840F"/>
    <w:rsid w:val="0AEEA090"/>
    <w:rsid w:val="0AF13494"/>
    <w:rsid w:val="0AF6C9D8"/>
    <w:rsid w:val="0AFA58F7"/>
    <w:rsid w:val="0B0A00A1"/>
    <w:rsid w:val="0B0B6AAB"/>
    <w:rsid w:val="0B13CEF4"/>
    <w:rsid w:val="0B167765"/>
    <w:rsid w:val="0B1A1291"/>
    <w:rsid w:val="0B1ACE7E"/>
    <w:rsid w:val="0B25A5B3"/>
    <w:rsid w:val="0B2B91DA"/>
    <w:rsid w:val="0B2C2F5E"/>
    <w:rsid w:val="0B2E08F4"/>
    <w:rsid w:val="0B32BB22"/>
    <w:rsid w:val="0B342FC6"/>
    <w:rsid w:val="0B376BEE"/>
    <w:rsid w:val="0B37AF21"/>
    <w:rsid w:val="0B393D32"/>
    <w:rsid w:val="0B40894D"/>
    <w:rsid w:val="0B458071"/>
    <w:rsid w:val="0B45C441"/>
    <w:rsid w:val="0B475240"/>
    <w:rsid w:val="0B4843C7"/>
    <w:rsid w:val="0B498236"/>
    <w:rsid w:val="0B4C5179"/>
    <w:rsid w:val="0B4F63DE"/>
    <w:rsid w:val="0B53BB82"/>
    <w:rsid w:val="0B544BFC"/>
    <w:rsid w:val="0B55A293"/>
    <w:rsid w:val="0B57A70A"/>
    <w:rsid w:val="0B57D799"/>
    <w:rsid w:val="0B589B07"/>
    <w:rsid w:val="0B58C90E"/>
    <w:rsid w:val="0B593C36"/>
    <w:rsid w:val="0B60EB2A"/>
    <w:rsid w:val="0B6A71B7"/>
    <w:rsid w:val="0B6BF5B4"/>
    <w:rsid w:val="0B702AC2"/>
    <w:rsid w:val="0B763A29"/>
    <w:rsid w:val="0B76BC9A"/>
    <w:rsid w:val="0B7866AF"/>
    <w:rsid w:val="0B7885AF"/>
    <w:rsid w:val="0B862BF9"/>
    <w:rsid w:val="0B879070"/>
    <w:rsid w:val="0B8794B5"/>
    <w:rsid w:val="0B87EBB0"/>
    <w:rsid w:val="0B8F60EF"/>
    <w:rsid w:val="0B918D3D"/>
    <w:rsid w:val="0B99519A"/>
    <w:rsid w:val="0B9E276E"/>
    <w:rsid w:val="0BA1666F"/>
    <w:rsid w:val="0BB3801D"/>
    <w:rsid w:val="0BB9E205"/>
    <w:rsid w:val="0BBCBA29"/>
    <w:rsid w:val="0BBF34A2"/>
    <w:rsid w:val="0BC19D3E"/>
    <w:rsid w:val="0BC861F5"/>
    <w:rsid w:val="0BC98EF4"/>
    <w:rsid w:val="0BCCD5E6"/>
    <w:rsid w:val="0BCF3B89"/>
    <w:rsid w:val="0BD00026"/>
    <w:rsid w:val="0BD0529D"/>
    <w:rsid w:val="0BD0C1D8"/>
    <w:rsid w:val="0BD0DEB2"/>
    <w:rsid w:val="0BD50635"/>
    <w:rsid w:val="0BDC8F25"/>
    <w:rsid w:val="0BDD0D5E"/>
    <w:rsid w:val="0BDE01B5"/>
    <w:rsid w:val="0BE6E523"/>
    <w:rsid w:val="0BE72A41"/>
    <w:rsid w:val="0BE7A783"/>
    <w:rsid w:val="0BF1E3A9"/>
    <w:rsid w:val="0BF39B2D"/>
    <w:rsid w:val="0BF6E0D4"/>
    <w:rsid w:val="0BF97C28"/>
    <w:rsid w:val="0BFAD92E"/>
    <w:rsid w:val="0BFCAA06"/>
    <w:rsid w:val="0C04A146"/>
    <w:rsid w:val="0C0B6B63"/>
    <w:rsid w:val="0C0C229F"/>
    <w:rsid w:val="0C0FA11A"/>
    <w:rsid w:val="0C18F8CB"/>
    <w:rsid w:val="0C1BC86F"/>
    <w:rsid w:val="0C1D9E2E"/>
    <w:rsid w:val="0C1E12A9"/>
    <w:rsid w:val="0C209381"/>
    <w:rsid w:val="0C237D85"/>
    <w:rsid w:val="0C24AB27"/>
    <w:rsid w:val="0C284A43"/>
    <w:rsid w:val="0C2FB37B"/>
    <w:rsid w:val="0C3C2B67"/>
    <w:rsid w:val="0C3FE1E2"/>
    <w:rsid w:val="0C418B1C"/>
    <w:rsid w:val="0C48B8AB"/>
    <w:rsid w:val="0C499F91"/>
    <w:rsid w:val="0C4ADC24"/>
    <w:rsid w:val="0C4D1442"/>
    <w:rsid w:val="0C4D82D5"/>
    <w:rsid w:val="0C4E1719"/>
    <w:rsid w:val="0C4E68A0"/>
    <w:rsid w:val="0C550B4D"/>
    <w:rsid w:val="0C55D132"/>
    <w:rsid w:val="0C59628D"/>
    <w:rsid w:val="0C59ECFE"/>
    <w:rsid w:val="0C5C25E2"/>
    <w:rsid w:val="0C639F7E"/>
    <w:rsid w:val="0C64A997"/>
    <w:rsid w:val="0C661BDC"/>
    <w:rsid w:val="0C667050"/>
    <w:rsid w:val="0C66CE45"/>
    <w:rsid w:val="0C6BD513"/>
    <w:rsid w:val="0C6BFF4E"/>
    <w:rsid w:val="0C6CDF82"/>
    <w:rsid w:val="0C6E6613"/>
    <w:rsid w:val="0C746C4F"/>
    <w:rsid w:val="0C748E8D"/>
    <w:rsid w:val="0C776D8E"/>
    <w:rsid w:val="0C78E227"/>
    <w:rsid w:val="0C7951C9"/>
    <w:rsid w:val="0C7C1D85"/>
    <w:rsid w:val="0C7C3F18"/>
    <w:rsid w:val="0C8700EF"/>
    <w:rsid w:val="0C899738"/>
    <w:rsid w:val="0C94D52C"/>
    <w:rsid w:val="0C952AC2"/>
    <w:rsid w:val="0C9617D0"/>
    <w:rsid w:val="0C974AF6"/>
    <w:rsid w:val="0CA08DAF"/>
    <w:rsid w:val="0CA27920"/>
    <w:rsid w:val="0CA9B488"/>
    <w:rsid w:val="0CAC1C2B"/>
    <w:rsid w:val="0CADB136"/>
    <w:rsid w:val="0CADBE05"/>
    <w:rsid w:val="0CB0DD93"/>
    <w:rsid w:val="0CB17404"/>
    <w:rsid w:val="0CB58944"/>
    <w:rsid w:val="0CBAF110"/>
    <w:rsid w:val="0CBB69DA"/>
    <w:rsid w:val="0CBBFC76"/>
    <w:rsid w:val="0CC7FDE6"/>
    <w:rsid w:val="0CC8367B"/>
    <w:rsid w:val="0CC8B1E8"/>
    <w:rsid w:val="0CCCB3BA"/>
    <w:rsid w:val="0CCDEBA3"/>
    <w:rsid w:val="0CD39914"/>
    <w:rsid w:val="0CD5C13C"/>
    <w:rsid w:val="0CDAFC32"/>
    <w:rsid w:val="0CDF0B65"/>
    <w:rsid w:val="0CE10A90"/>
    <w:rsid w:val="0CE32DAB"/>
    <w:rsid w:val="0CE4A7ED"/>
    <w:rsid w:val="0CE672E5"/>
    <w:rsid w:val="0CEC9563"/>
    <w:rsid w:val="0CED6E58"/>
    <w:rsid w:val="0CED97A3"/>
    <w:rsid w:val="0CF05E87"/>
    <w:rsid w:val="0CF2E2C6"/>
    <w:rsid w:val="0CF6F6C1"/>
    <w:rsid w:val="0CF90B3D"/>
    <w:rsid w:val="0CFBBAAE"/>
    <w:rsid w:val="0CFE89E8"/>
    <w:rsid w:val="0CFF5A33"/>
    <w:rsid w:val="0D034F69"/>
    <w:rsid w:val="0D04DFBA"/>
    <w:rsid w:val="0D0561FD"/>
    <w:rsid w:val="0D0DAF3E"/>
    <w:rsid w:val="0D1265C3"/>
    <w:rsid w:val="0D1C82E9"/>
    <w:rsid w:val="0D1CA522"/>
    <w:rsid w:val="0D1F7986"/>
    <w:rsid w:val="0D20111B"/>
    <w:rsid w:val="0D24A571"/>
    <w:rsid w:val="0D258460"/>
    <w:rsid w:val="0D2A67AC"/>
    <w:rsid w:val="0D2C21BB"/>
    <w:rsid w:val="0D303B4A"/>
    <w:rsid w:val="0D32B01B"/>
    <w:rsid w:val="0D32FB97"/>
    <w:rsid w:val="0D33DCA7"/>
    <w:rsid w:val="0D342FDE"/>
    <w:rsid w:val="0D3551DD"/>
    <w:rsid w:val="0D38EFA7"/>
    <w:rsid w:val="0D3CCD6B"/>
    <w:rsid w:val="0D3EB9BB"/>
    <w:rsid w:val="0D3EF142"/>
    <w:rsid w:val="0D404180"/>
    <w:rsid w:val="0D4B3544"/>
    <w:rsid w:val="0D508AE6"/>
    <w:rsid w:val="0D51C801"/>
    <w:rsid w:val="0D5A3DC9"/>
    <w:rsid w:val="0D5A9000"/>
    <w:rsid w:val="0D5EEB08"/>
    <w:rsid w:val="0D605A78"/>
    <w:rsid w:val="0D631C06"/>
    <w:rsid w:val="0D6461CD"/>
    <w:rsid w:val="0D67DDE3"/>
    <w:rsid w:val="0D67FFA8"/>
    <w:rsid w:val="0D68D712"/>
    <w:rsid w:val="0D6E4B93"/>
    <w:rsid w:val="0D6EE81F"/>
    <w:rsid w:val="0D6FE125"/>
    <w:rsid w:val="0D73E7ED"/>
    <w:rsid w:val="0D78504B"/>
    <w:rsid w:val="0D7CB8DF"/>
    <w:rsid w:val="0D7DE510"/>
    <w:rsid w:val="0D7FC25B"/>
    <w:rsid w:val="0D818195"/>
    <w:rsid w:val="0D81D06D"/>
    <w:rsid w:val="0D82068C"/>
    <w:rsid w:val="0D8628D0"/>
    <w:rsid w:val="0D89E83C"/>
    <w:rsid w:val="0D8C58B9"/>
    <w:rsid w:val="0D9B998E"/>
    <w:rsid w:val="0DA28BE5"/>
    <w:rsid w:val="0DA36E20"/>
    <w:rsid w:val="0DA9AAA9"/>
    <w:rsid w:val="0DA9D4F2"/>
    <w:rsid w:val="0DAB44A2"/>
    <w:rsid w:val="0DAC9B01"/>
    <w:rsid w:val="0DACBC13"/>
    <w:rsid w:val="0DAF46E6"/>
    <w:rsid w:val="0DB1FDB4"/>
    <w:rsid w:val="0DBA5F67"/>
    <w:rsid w:val="0DBE0F09"/>
    <w:rsid w:val="0DC24BE6"/>
    <w:rsid w:val="0DC32B84"/>
    <w:rsid w:val="0DC58634"/>
    <w:rsid w:val="0DC5FE57"/>
    <w:rsid w:val="0DC62AE4"/>
    <w:rsid w:val="0DC6FB04"/>
    <w:rsid w:val="0DC8F2FE"/>
    <w:rsid w:val="0DCC7A40"/>
    <w:rsid w:val="0DCF1BA1"/>
    <w:rsid w:val="0DD2069C"/>
    <w:rsid w:val="0DD244CB"/>
    <w:rsid w:val="0DD961D6"/>
    <w:rsid w:val="0DDAE28B"/>
    <w:rsid w:val="0DE7FDD6"/>
    <w:rsid w:val="0DE858EE"/>
    <w:rsid w:val="0DF490E3"/>
    <w:rsid w:val="0DF4B179"/>
    <w:rsid w:val="0DF58E2A"/>
    <w:rsid w:val="0DF60270"/>
    <w:rsid w:val="0DF91DE6"/>
    <w:rsid w:val="0DFB9990"/>
    <w:rsid w:val="0DFFD089"/>
    <w:rsid w:val="0DFFF2DA"/>
    <w:rsid w:val="0E06070B"/>
    <w:rsid w:val="0E069ADB"/>
    <w:rsid w:val="0E088F94"/>
    <w:rsid w:val="0E0A12F4"/>
    <w:rsid w:val="0E0C609C"/>
    <w:rsid w:val="0E0D6F25"/>
    <w:rsid w:val="0E10FA9F"/>
    <w:rsid w:val="0E11760E"/>
    <w:rsid w:val="0E187B4D"/>
    <w:rsid w:val="0E1A6649"/>
    <w:rsid w:val="0E1CCADD"/>
    <w:rsid w:val="0E2241FA"/>
    <w:rsid w:val="0E238764"/>
    <w:rsid w:val="0E290AE5"/>
    <w:rsid w:val="0E2AF068"/>
    <w:rsid w:val="0E2B86CF"/>
    <w:rsid w:val="0E2C3D31"/>
    <w:rsid w:val="0E326D84"/>
    <w:rsid w:val="0E36E465"/>
    <w:rsid w:val="0E3ADDA4"/>
    <w:rsid w:val="0E3EFBB1"/>
    <w:rsid w:val="0E43E387"/>
    <w:rsid w:val="0E44966A"/>
    <w:rsid w:val="0E488671"/>
    <w:rsid w:val="0E49C8D8"/>
    <w:rsid w:val="0E532E61"/>
    <w:rsid w:val="0E5361D4"/>
    <w:rsid w:val="0E548127"/>
    <w:rsid w:val="0E5C2EBF"/>
    <w:rsid w:val="0E5DD6D4"/>
    <w:rsid w:val="0E617D85"/>
    <w:rsid w:val="0E61E0C5"/>
    <w:rsid w:val="0E6250CE"/>
    <w:rsid w:val="0E653DFE"/>
    <w:rsid w:val="0E6994BC"/>
    <w:rsid w:val="0E6A03B4"/>
    <w:rsid w:val="0E6A14F5"/>
    <w:rsid w:val="0E6D3C05"/>
    <w:rsid w:val="0E6E3467"/>
    <w:rsid w:val="0E742064"/>
    <w:rsid w:val="0E759C38"/>
    <w:rsid w:val="0E7C2AE9"/>
    <w:rsid w:val="0E7EC121"/>
    <w:rsid w:val="0E817093"/>
    <w:rsid w:val="0E849DB0"/>
    <w:rsid w:val="0E88B155"/>
    <w:rsid w:val="0E8C6B60"/>
    <w:rsid w:val="0E9C19E6"/>
    <w:rsid w:val="0E9F6C40"/>
    <w:rsid w:val="0EA061DD"/>
    <w:rsid w:val="0EA27193"/>
    <w:rsid w:val="0EA2D167"/>
    <w:rsid w:val="0EA33227"/>
    <w:rsid w:val="0EA43768"/>
    <w:rsid w:val="0EA4D182"/>
    <w:rsid w:val="0EAA9034"/>
    <w:rsid w:val="0EAC4515"/>
    <w:rsid w:val="0EAC9B5A"/>
    <w:rsid w:val="0EAF8D32"/>
    <w:rsid w:val="0EB15836"/>
    <w:rsid w:val="0EB58002"/>
    <w:rsid w:val="0EB90722"/>
    <w:rsid w:val="0EBD7BEB"/>
    <w:rsid w:val="0EBECFFC"/>
    <w:rsid w:val="0ECA2670"/>
    <w:rsid w:val="0ECE680D"/>
    <w:rsid w:val="0ED08484"/>
    <w:rsid w:val="0ED6A712"/>
    <w:rsid w:val="0ED9A5CE"/>
    <w:rsid w:val="0EDA7AF2"/>
    <w:rsid w:val="0EE24B20"/>
    <w:rsid w:val="0EE6CD62"/>
    <w:rsid w:val="0EE916F6"/>
    <w:rsid w:val="0EEFA4CF"/>
    <w:rsid w:val="0EFA48BD"/>
    <w:rsid w:val="0F00986B"/>
    <w:rsid w:val="0F0552F6"/>
    <w:rsid w:val="0F05AF4F"/>
    <w:rsid w:val="0F09DD58"/>
    <w:rsid w:val="0F0CB240"/>
    <w:rsid w:val="0F0DEA09"/>
    <w:rsid w:val="0F10B597"/>
    <w:rsid w:val="0F11D7AC"/>
    <w:rsid w:val="0F173B94"/>
    <w:rsid w:val="0F18E09F"/>
    <w:rsid w:val="0F1F064E"/>
    <w:rsid w:val="0F270D47"/>
    <w:rsid w:val="0F2D7F6F"/>
    <w:rsid w:val="0F2EE097"/>
    <w:rsid w:val="0F303EDC"/>
    <w:rsid w:val="0F310736"/>
    <w:rsid w:val="0F32E229"/>
    <w:rsid w:val="0F4475F4"/>
    <w:rsid w:val="0F449D01"/>
    <w:rsid w:val="0F4759B0"/>
    <w:rsid w:val="0F4ED1CF"/>
    <w:rsid w:val="0F587143"/>
    <w:rsid w:val="0F5ED408"/>
    <w:rsid w:val="0F604899"/>
    <w:rsid w:val="0F6F18F2"/>
    <w:rsid w:val="0F71680E"/>
    <w:rsid w:val="0F761454"/>
    <w:rsid w:val="0F78618A"/>
    <w:rsid w:val="0F792FC5"/>
    <w:rsid w:val="0F7B60AB"/>
    <w:rsid w:val="0F7D16F5"/>
    <w:rsid w:val="0F7FC1EC"/>
    <w:rsid w:val="0F7FCE5E"/>
    <w:rsid w:val="0F850E07"/>
    <w:rsid w:val="0F8527C1"/>
    <w:rsid w:val="0F8B5839"/>
    <w:rsid w:val="0F8C4E7B"/>
    <w:rsid w:val="0F8D68C2"/>
    <w:rsid w:val="0F8D9984"/>
    <w:rsid w:val="0F955AEE"/>
    <w:rsid w:val="0F9B4E7D"/>
    <w:rsid w:val="0F9D1A06"/>
    <w:rsid w:val="0F9FB40F"/>
    <w:rsid w:val="0FA315DC"/>
    <w:rsid w:val="0FA63EA6"/>
    <w:rsid w:val="0FB4F928"/>
    <w:rsid w:val="0FB77BD7"/>
    <w:rsid w:val="0FB7B4C1"/>
    <w:rsid w:val="0FBC76A1"/>
    <w:rsid w:val="0FBF1CEC"/>
    <w:rsid w:val="0FBF4BD8"/>
    <w:rsid w:val="0FC08FAF"/>
    <w:rsid w:val="0FC85608"/>
    <w:rsid w:val="0FC9ED4D"/>
    <w:rsid w:val="0FCA7167"/>
    <w:rsid w:val="0FCEA956"/>
    <w:rsid w:val="0FCEB4F9"/>
    <w:rsid w:val="0FD15C3A"/>
    <w:rsid w:val="0FD4CA8E"/>
    <w:rsid w:val="0FD51363"/>
    <w:rsid w:val="0FD6145E"/>
    <w:rsid w:val="0FD6EDF7"/>
    <w:rsid w:val="0FDCC58C"/>
    <w:rsid w:val="0FE31CB0"/>
    <w:rsid w:val="0FE54840"/>
    <w:rsid w:val="0FEEBF10"/>
    <w:rsid w:val="0FF0BF31"/>
    <w:rsid w:val="10023D97"/>
    <w:rsid w:val="100489B8"/>
    <w:rsid w:val="10082020"/>
    <w:rsid w:val="100947F6"/>
    <w:rsid w:val="10099DFD"/>
    <w:rsid w:val="1009CAED"/>
    <w:rsid w:val="100DADD5"/>
    <w:rsid w:val="10113940"/>
    <w:rsid w:val="1015B24E"/>
    <w:rsid w:val="1015C18D"/>
    <w:rsid w:val="101871F5"/>
    <w:rsid w:val="101D98D2"/>
    <w:rsid w:val="101F6D01"/>
    <w:rsid w:val="102F20DA"/>
    <w:rsid w:val="102F48F8"/>
    <w:rsid w:val="102F4A2E"/>
    <w:rsid w:val="1031BE74"/>
    <w:rsid w:val="10356934"/>
    <w:rsid w:val="103715FF"/>
    <w:rsid w:val="104280B6"/>
    <w:rsid w:val="10479571"/>
    <w:rsid w:val="104CAA85"/>
    <w:rsid w:val="105E49F8"/>
    <w:rsid w:val="105F5A4E"/>
    <w:rsid w:val="10645CE7"/>
    <w:rsid w:val="10688489"/>
    <w:rsid w:val="106BBE59"/>
    <w:rsid w:val="106CEC43"/>
    <w:rsid w:val="106FA464"/>
    <w:rsid w:val="107153FC"/>
    <w:rsid w:val="10769808"/>
    <w:rsid w:val="107E9DE5"/>
    <w:rsid w:val="107FBF40"/>
    <w:rsid w:val="1086B3A7"/>
    <w:rsid w:val="108A388C"/>
    <w:rsid w:val="108A4B3F"/>
    <w:rsid w:val="108ABB80"/>
    <w:rsid w:val="108F5F44"/>
    <w:rsid w:val="10938796"/>
    <w:rsid w:val="10973E33"/>
    <w:rsid w:val="109775B4"/>
    <w:rsid w:val="109784E2"/>
    <w:rsid w:val="1098F660"/>
    <w:rsid w:val="109ABA6A"/>
    <w:rsid w:val="109BE606"/>
    <w:rsid w:val="10A12DE9"/>
    <w:rsid w:val="10A29C98"/>
    <w:rsid w:val="10A30452"/>
    <w:rsid w:val="10A40CDD"/>
    <w:rsid w:val="10A967F3"/>
    <w:rsid w:val="10ACED56"/>
    <w:rsid w:val="10B050F5"/>
    <w:rsid w:val="10C1E3EF"/>
    <w:rsid w:val="10C25C0D"/>
    <w:rsid w:val="10C30C1F"/>
    <w:rsid w:val="10C48DD7"/>
    <w:rsid w:val="10C837A8"/>
    <w:rsid w:val="10C90700"/>
    <w:rsid w:val="10CDD9F2"/>
    <w:rsid w:val="10CF2CA3"/>
    <w:rsid w:val="10D27D28"/>
    <w:rsid w:val="10DD1180"/>
    <w:rsid w:val="10E0D44C"/>
    <w:rsid w:val="10E31E43"/>
    <w:rsid w:val="10E3AF84"/>
    <w:rsid w:val="10E51CB4"/>
    <w:rsid w:val="10E5ED91"/>
    <w:rsid w:val="10E6684C"/>
    <w:rsid w:val="10E97E69"/>
    <w:rsid w:val="10EA938C"/>
    <w:rsid w:val="10EAFAC4"/>
    <w:rsid w:val="10EBDB70"/>
    <w:rsid w:val="10F15D22"/>
    <w:rsid w:val="10F3A5BD"/>
    <w:rsid w:val="10FA9236"/>
    <w:rsid w:val="1100DBB4"/>
    <w:rsid w:val="110E5140"/>
    <w:rsid w:val="110F18E9"/>
    <w:rsid w:val="11103ED7"/>
    <w:rsid w:val="111165D9"/>
    <w:rsid w:val="1114E37D"/>
    <w:rsid w:val="111586C1"/>
    <w:rsid w:val="1118BAAC"/>
    <w:rsid w:val="112086DD"/>
    <w:rsid w:val="112217C2"/>
    <w:rsid w:val="1126D2A2"/>
    <w:rsid w:val="11282100"/>
    <w:rsid w:val="11285DB6"/>
    <w:rsid w:val="1128972F"/>
    <w:rsid w:val="1129D7AF"/>
    <w:rsid w:val="112D7BE9"/>
    <w:rsid w:val="11326735"/>
    <w:rsid w:val="1132B8B1"/>
    <w:rsid w:val="113F7793"/>
    <w:rsid w:val="1143B1B9"/>
    <w:rsid w:val="11463B8A"/>
    <w:rsid w:val="114D63C9"/>
    <w:rsid w:val="11530C1D"/>
    <w:rsid w:val="1153A9A3"/>
    <w:rsid w:val="11559E03"/>
    <w:rsid w:val="1156346F"/>
    <w:rsid w:val="115A4160"/>
    <w:rsid w:val="115CE871"/>
    <w:rsid w:val="115FA931"/>
    <w:rsid w:val="1161E58D"/>
    <w:rsid w:val="116551D6"/>
    <w:rsid w:val="1165C53F"/>
    <w:rsid w:val="116AC645"/>
    <w:rsid w:val="116ECABE"/>
    <w:rsid w:val="116F1701"/>
    <w:rsid w:val="11734CE2"/>
    <w:rsid w:val="11761679"/>
    <w:rsid w:val="11798ADA"/>
    <w:rsid w:val="117A737F"/>
    <w:rsid w:val="117D0BB0"/>
    <w:rsid w:val="117D98C7"/>
    <w:rsid w:val="117FC78B"/>
    <w:rsid w:val="11855AAF"/>
    <w:rsid w:val="11860B7D"/>
    <w:rsid w:val="11875718"/>
    <w:rsid w:val="118841BC"/>
    <w:rsid w:val="1188A650"/>
    <w:rsid w:val="118A5637"/>
    <w:rsid w:val="119598B8"/>
    <w:rsid w:val="11A127AB"/>
    <w:rsid w:val="11A44A47"/>
    <w:rsid w:val="11A51546"/>
    <w:rsid w:val="11A5A15B"/>
    <w:rsid w:val="11A76589"/>
    <w:rsid w:val="11A7F7C4"/>
    <w:rsid w:val="11A89A7C"/>
    <w:rsid w:val="11AE8812"/>
    <w:rsid w:val="11AF8A11"/>
    <w:rsid w:val="11B0C3AC"/>
    <w:rsid w:val="11B68B8A"/>
    <w:rsid w:val="11B75935"/>
    <w:rsid w:val="11B80EFE"/>
    <w:rsid w:val="11BF724B"/>
    <w:rsid w:val="11C002BA"/>
    <w:rsid w:val="11C4387E"/>
    <w:rsid w:val="11C916EB"/>
    <w:rsid w:val="11D01CAB"/>
    <w:rsid w:val="11D50627"/>
    <w:rsid w:val="11D5D71A"/>
    <w:rsid w:val="11D9041B"/>
    <w:rsid w:val="11DBC148"/>
    <w:rsid w:val="11DEA8BD"/>
    <w:rsid w:val="11E12296"/>
    <w:rsid w:val="11E46465"/>
    <w:rsid w:val="11E511D4"/>
    <w:rsid w:val="11E91C81"/>
    <w:rsid w:val="11EDEF3D"/>
    <w:rsid w:val="11F2C862"/>
    <w:rsid w:val="11F2F78E"/>
    <w:rsid w:val="11FB3315"/>
    <w:rsid w:val="11FE8FA2"/>
    <w:rsid w:val="120E8E2F"/>
    <w:rsid w:val="1212C392"/>
    <w:rsid w:val="1216897D"/>
    <w:rsid w:val="1228C0E0"/>
    <w:rsid w:val="122CD011"/>
    <w:rsid w:val="12303190"/>
    <w:rsid w:val="1230770E"/>
    <w:rsid w:val="1239B025"/>
    <w:rsid w:val="123FE7B2"/>
    <w:rsid w:val="12413DC1"/>
    <w:rsid w:val="1245690E"/>
    <w:rsid w:val="124A2DD4"/>
    <w:rsid w:val="124B4C75"/>
    <w:rsid w:val="124EA23F"/>
    <w:rsid w:val="12541541"/>
    <w:rsid w:val="12564EDF"/>
    <w:rsid w:val="12567024"/>
    <w:rsid w:val="1256B1E5"/>
    <w:rsid w:val="125C13E9"/>
    <w:rsid w:val="125CAE1A"/>
    <w:rsid w:val="125CEA22"/>
    <w:rsid w:val="125EAAAA"/>
    <w:rsid w:val="1265BE2C"/>
    <w:rsid w:val="1265C003"/>
    <w:rsid w:val="12693838"/>
    <w:rsid w:val="126A0C00"/>
    <w:rsid w:val="126E4E7A"/>
    <w:rsid w:val="12700700"/>
    <w:rsid w:val="127661AF"/>
    <w:rsid w:val="127901F7"/>
    <w:rsid w:val="127A2F1D"/>
    <w:rsid w:val="1282B93C"/>
    <w:rsid w:val="128353E4"/>
    <w:rsid w:val="1286037D"/>
    <w:rsid w:val="128A3F87"/>
    <w:rsid w:val="128AE366"/>
    <w:rsid w:val="128C316C"/>
    <w:rsid w:val="128E7A09"/>
    <w:rsid w:val="12938429"/>
    <w:rsid w:val="1293E054"/>
    <w:rsid w:val="12A4F3D8"/>
    <w:rsid w:val="12A89393"/>
    <w:rsid w:val="12B777DC"/>
    <w:rsid w:val="12B901BF"/>
    <w:rsid w:val="12B95A92"/>
    <w:rsid w:val="12BE8E5B"/>
    <w:rsid w:val="12C02318"/>
    <w:rsid w:val="12C2F11D"/>
    <w:rsid w:val="12C34F46"/>
    <w:rsid w:val="12CA3806"/>
    <w:rsid w:val="12CB6D2E"/>
    <w:rsid w:val="12CCD9AC"/>
    <w:rsid w:val="12D3D174"/>
    <w:rsid w:val="12D85C0C"/>
    <w:rsid w:val="12D94841"/>
    <w:rsid w:val="12DBF754"/>
    <w:rsid w:val="12DC2CBA"/>
    <w:rsid w:val="12DDAC7A"/>
    <w:rsid w:val="12E31EAC"/>
    <w:rsid w:val="12E37AE7"/>
    <w:rsid w:val="12E54158"/>
    <w:rsid w:val="12E7C32D"/>
    <w:rsid w:val="12E8738E"/>
    <w:rsid w:val="12E995AD"/>
    <w:rsid w:val="12F2B52D"/>
    <w:rsid w:val="12F322B0"/>
    <w:rsid w:val="12F5C3E7"/>
    <w:rsid w:val="12F91DFE"/>
    <w:rsid w:val="12FC33DB"/>
    <w:rsid w:val="12FCB0DC"/>
    <w:rsid w:val="12FD2F37"/>
    <w:rsid w:val="12FFCAFA"/>
    <w:rsid w:val="130D90AE"/>
    <w:rsid w:val="130D9B91"/>
    <w:rsid w:val="1318094E"/>
    <w:rsid w:val="13194D50"/>
    <w:rsid w:val="1319AC8B"/>
    <w:rsid w:val="131D315C"/>
    <w:rsid w:val="131E1D5B"/>
    <w:rsid w:val="131FED48"/>
    <w:rsid w:val="1322B437"/>
    <w:rsid w:val="13246190"/>
    <w:rsid w:val="1325106E"/>
    <w:rsid w:val="1329030E"/>
    <w:rsid w:val="13292A93"/>
    <w:rsid w:val="1333BBFE"/>
    <w:rsid w:val="13359464"/>
    <w:rsid w:val="133F029F"/>
    <w:rsid w:val="133F31B5"/>
    <w:rsid w:val="133FDF33"/>
    <w:rsid w:val="1341EACD"/>
    <w:rsid w:val="134CB8DB"/>
    <w:rsid w:val="135DBD23"/>
    <w:rsid w:val="136003E9"/>
    <w:rsid w:val="13607CA0"/>
    <w:rsid w:val="13619BB3"/>
    <w:rsid w:val="1361C8EF"/>
    <w:rsid w:val="1362F003"/>
    <w:rsid w:val="13637316"/>
    <w:rsid w:val="13642BDC"/>
    <w:rsid w:val="1366E94B"/>
    <w:rsid w:val="1368C7D7"/>
    <w:rsid w:val="136AF7C2"/>
    <w:rsid w:val="136C44BA"/>
    <w:rsid w:val="136F4F85"/>
    <w:rsid w:val="13722D1D"/>
    <w:rsid w:val="1373D399"/>
    <w:rsid w:val="137536C9"/>
    <w:rsid w:val="137DAEEA"/>
    <w:rsid w:val="137EF4AD"/>
    <w:rsid w:val="137FE053"/>
    <w:rsid w:val="13804526"/>
    <w:rsid w:val="138628BA"/>
    <w:rsid w:val="138DBBD5"/>
    <w:rsid w:val="138FAFD4"/>
    <w:rsid w:val="13926511"/>
    <w:rsid w:val="1395E840"/>
    <w:rsid w:val="13983A05"/>
    <w:rsid w:val="139E93DA"/>
    <w:rsid w:val="139E98A7"/>
    <w:rsid w:val="13A86EB8"/>
    <w:rsid w:val="13AA52EE"/>
    <w:rsid w:val="13AFA6E0"/>
    <w:rsid w:val="13B5C3A1"/>
    <w:rsid w:val="13B746D2"/>
    <w:rsid w:val="13B7A661"/>
    <w:rsid w:val="13BB9ADC"/>
    <w:rsid w:val="13BC09A9"/>
    <w:rsid w:val="13BCC6F7"/>
    <w:rsid w:val="13C08C68"/>
    <w:rsid w:val="13C4F64B"/>
    <w:rsid w:val="13C73105"/>
    <w:rsid w:val="13C85156"/>
    <w:rsid w:val="13CC047D"/>
    <w:rsid w:val="13CC7C52"/>
    <w:rsid w:val="13D83023"/>
    <w:rsid w:val="13E34CC0"/>
    <w:rsid w:val="13EE60D2"/>
    <w:rsid w:val="13F16A46"/>
    <w:rsid w:val="13F7FF7B"/>
    <w:rsid w:val="13FB2C73"/>
    <w:rsid w:val="13FE32E8"/>
    <w:rsid w:val="14034446"/>
    <w:rsid w:val="1406951C"/>
    <w:rsid w:val="14082CA5"/>
    <w:rsid w:val="140A0730"/>
    <w:rsid w:val="140A5004"/>
    <w:rsid w:val="1410AC51"/>
    <w:rsid w:val="14134E23"/>
    <w:rsid w:val="14149C01"/>
    <w:rsid w:val="1415B050"/>
    <w:rsid w:val="1418E035"/>
    <w:rsid w:val="14192A13"/>
    <w:rsid w:val="1428879A"/>
    <w:rsid w:val="142CA976"/>
    <w:rsid w:val="142CD460"/>
    <w:rsid w:val="14386F82"/>
    <w:rsid w:val="143F02F3"/>
    <w:rsid w:val="14432B90"/>
    <w:rsid w:val="1444659A"/>
    <w:rsid w:val="1448DE07"/>
    <w:rsid w:val="144E4EF1"/>
    <w:rsid w:val="144EA900"/>
    <w:rsid w:val="1453E162"/>
    <w:rsid w:val="14589EDE"/>
    <w:rsid w:val="145A6446"/>
    <w:rsid w:val="145A754B"/>
    <w:rsid w:val="1461735D"/>
    <w:rsid w:val="14649F30"/>
    <w:rsid w:val="14652DC4"/>
    <w:rsid w:val="1466390A"/>
    <w:rsid w:val="146B3AAC"/>
    <w:rsid w:val="146C5C9D"/>
    <w:rsid w:val="146C8097"/>
    <w:rsid w:val="146CA4E7"/>
    <w:rsid w:val="1470D822"/>
    <w:rsid w:val="148072CF"/>
    <w:rsid w:val="1480BDB0"/>
    <w:rsid w:val="1480C7BD"/>
    <w:rsid w:val="14830585"/>
    <w:rsid w:val="14833069"/>
    <w:rsid w:val="148AAF19"/>
    <w:rsid w:val="148B7E08"/>
    <w:rsid w:val="148BA556"/>
    <w:rsid w:val="148FBBC7"/>
    <w:rsid w:val="149808E9"/>
    <w:rsid w:val="14995955"/>
    <w:rsid w:val="149C7D2D"/>
    <w:rsid w:val="149DC885"/>
    <w:rsid w:val="14AD5D0A"/>
    <w:rsid w:val="14B3656E"/>
    <w:rsid w:val="14B9A4FE"/>
    <w:rsid w:val="14BBE927"/>
    <w:rsid w:val="14BD576B"/>
    <w:rsid w:val="14BE5A4E"/>
    <w:rsid w:val="14BEADAA"/>
    <w:rsid w:val="14C3DE57"/>
    <w:rsid w:val="14CCD1BB"/>
    <w:rsid w:val="14D7810E"/>
    <w:rsid w:val="14D7886B"/>
    <w:rsid w:val="14DC71A1"/>
    <w:rsid w:val="14DFC96C"/>
    <w:rsid w:val="14E152F9"/>
    <w:rsid w:val="14EA4300"/>
    <w:rsid w:val="14F501CE"/>
    <w:rsid w:val="14F88123"/>
    <w:rsid w:val="14F8BAFF"/>
    <w:rsid w:val="14F9C255"/>
    <w:rsid w:val="150333EA"/>
    <w:rsid w:val="15056905"/>
    <w:rsid w:val="150A90B4"/>
    <w:rsid w:val="150B253F"/>
    <w:rsid w:val="150CC950"/>
    <w:rsid w:val="150DEE5B"/>
    <w:rsid w:val="150E1246"/>
    <w:rsid w:val="150E921C"/>
    <w:rsid w:val="150FA52D"/>
    <w:rsid w:val="1517D663"/>
    <w:rsid w:val="15189ACE"/>
    <w:rsid w:val="151CB451"/>
    <w:rsid w:val="15219861"/>
    <w:rsid w:val="1523E787"/>
    <w:rsid w:val="152862B5"/>
    <w:rsid w:val="1536E923"/>
    <w:rsid w:val="1541A155"/>
    <w:rsid w:val="15470961"/>
    <w:rsid w:val="154E6225"/>
    <w:rsid w:val="154F85A7"/>
    <w:rsid w:val="155006D0"/>
    <w:rsid w:val="155332DF"/>
    <w:rsid w:val="1555BE1F"/>
    <w:rsid w:val="1556D54A"/>
    <w:rsid w:val="15571C04"/>
    <w:rsid w:val="155825E8"/>
    <w:rsid w:val="1558B65B"/>
    <w:rsid w:val="155D7BCF"/>
    <w:rsid w:val="1567CCD9"/>
    <w:rsid w:val="156C1A80"/>
    <w:rsid w:val="15704C45"/>
    <w:rsid w:val="157434D1"/>
    <w:rsid w:val="15768B8D"/>
    <w:rsid w:val="1579CB07"/>
    <w:rsid w:val="15831E2E"/>
    <w:rsid w:val="15889870"/>
    <w:rsid w:val="158F79B7"/>
    <w:rsid w:val="1592FDC6"/>
    <w:rsid w:val="15931B53"/>
    <w:rsid w:val="159424B0"/>
    <w:rsid w:val="1594ACCE"/>
    <w:rsid w:val="1597A0EF"/>
    <w:rsid w:val="159A168B"/>
    <w:rsid w:val="15A223A0"/>
    <w:rsid w:val="15A32F35"/>
    <w:rsid w:val="15A88CE3"/>
    <w:rsid w:val="15AA62CF"/>
    <w:rsid w:val="15AA9285"/>
    <w:rsid w:val="15B1BC2B"/>
    <w:rsid w:val="15BFEB2F"/>
    <w:rsid w:val="15C17B00"/>
    <w:rsid w:val="15C398B8"/>
    <w:rsid w:val="15C60AAC"/>
    <w:rsid w:val="15C65C1F"/>
    <w:rsid w:val="15CFE2B1"/>
    <w:rsid w:val="15D4AB46"/>
    <w:rsid w:val="15DB6E0F"/>
    <w:rsid w:val="15E02CDB"/>
    <w:rsid w:val="15E05E80"/>
    <w:rsid w:val="15E14735"/>
    <w:rsid w:val="15E2489C"/>
    <w:rsid w:val="15EC12BD"/>
    <w:rsid w:val="15ED0D49"/>
    <w:rsid w:val="15EF1AA4"/>
    <w:rsid w:val="15F0F9D5"/>
    <w:rsid w:val="15F12427"/>
    <w:rsid w:val="15F286D7"/>
    <w:rsid w:val="15F93D4D"/>
    <w:rsid w:val="15FA28C1"/>
    <w:rsid w:val="15FC09CE"/>
    <w:rsid w:val="15FCBBEA"/>
    <w:rsid w:val="16018A45"/>
    <w:rsid w:val="1602B1FF"/>
    <w:rsid w:val="160580DD"/>
    <w:rsid w:val="1606F6D6"/>
    <w:rsid w:val="160A1C11"/>
    <w:rsid w:val="160E5C2E"/>
    <w:rsid w:val="1611279A"/>
    <w:rsid w:val="161151F9"/>
    <w:rsid w:val="16185F08"/>
    <w:rsid w:val="1618BD5C"/>
    <w:rsid w:val="1621A249"/>
    <w:rsid w:val="1626C002"/>
    <w:rsid w:val="163095F4"/>
    <w:rsid w:val="1632D592"/>
    <w:rsid w:val="163817BE"/>
    <w:rsid w:val="163BCFF8"/>
    <w:rsid w:val="163F34D8"/>
    <w:rsid w:val="16478E22"/>
    <w:rsid w:val="164A210E"/>
    <w:rsid w:val="164F197B"/>
    <w:rsid w:val="16535278"/>
    <w:rsid w:val="1653EBE7"/>
    <w:rsid w:val="16585C72"/>
    <w:rsid w:val="165A3E88"/>
    <w:rsid w:val="165CC3FE"/>
    <w:rsid w:val="166148FD"/>
    <w:rsid w:val="1666BD66"/>
    <w:rsid w:val="166B776E"/>
    <w:rsid w:val="166EFE25"/>
    <w:rsid w:val="16722C13"/>
    <w:rsid w:val="1675044F"/>
    <w:rsid w:val="16798D66"/>
    <w:rsid w:val="167A355A"/>
    <w:rsid w:val="167FCE03"/>
    <w:rsid w:val="16821AF3"/>
    <w:rsid w:val="168283BE"/>
    <w:rsid w:val="1682E405"/>
    <w:rsid w:val="168CE8A8"/>
    <w:rsid w:val="168E9F40"/>
    <w:rsid w:val="1690E23B"/>
    <w:rsid w:val="169565FC"/>
    <w:rsid w:val="1698B8DE"/>
    <w:rsid w:val="169C1B80"/>
    <w:rsid w:val="16A45735"/>
    <w:rsid w:val="16ACD4BD"/>
    <w:rsid w:val="16AD8B4F"/>
    <w:rsid w:val="16B052D1"/>
    <w:rsid w:val="16B12EDF"/>
    <w:rsid w:val="16B14072"/>
    <w:rsid w:val="16B64023"/>
    <w:rsid w:val="16B9D9E4"/>
    <w:rsid w:val="16BA9C6E"/>
    <w:rsid w:val="16BC6AC5"/>
    <w:rsid w:val="16C22830"/>
    <w:rsid w:val="16C2CC98"/>
    <w:rsid w:val="16C342A1"/>
    <w:rsid w:val="16C88EB6"/>
    <w:rsid w:val="16CB03D7"/>
    <w:rsid w:val="16CCDD69"/>
    <w:rsid w:val="16CF45C2"/>
    <w:rsid w:val="16D4E9F2"/>
    <w:rsid w:val="16D6F91E"/>
    <w:rsid w:val="16D8E993"/>
    <w:rsid w:val="16D9021A"/>
    <w:rsid w:val="16D935B1"/>
    <w:rsid w:val="16DDC1BB"/>
    <w:rsid w:val="16DDEECC"/>
    <w:rsid w:val="16DE3759"/>
    <w:rsid w:val="16E0CD93"/>
    <w:rsid w:val="16E495AC"/>
    <w:rsid w:val="16E796E0"/>
    <w:rsid w:val="16E7D0E2"/>
    <w:rsid w:val="16ECE83B"/>
    <w:rsid w:val="16F6029B"/>
    <w:rsid w:val="16F939EC"/>
    <w:rsid w:val="16FF3079"/>
    <w:rsid w:val="17012B15"/>
    <w:rsid w:val="1702B762"/>
    <w:rsid w:val="17087314"/>
    <w:rsid w:val="17097A02"/>
    <w:rsid w:val="170B8D24"/>
    <w:rsid w:val="170CE0B4"/>
    <w:rsid w:val="170D49C0"/>
    <w:rsid w:val="170E8A5D"/>
    <w:rsid w:val="170FE6DA"/>
    <w:rsid w:val="171C07F1"/>
    <w:rsid w:val="171D12AF"/>
    <w:rsid w:val="171D36B8"/>
    <w:rsid w:val="171E298C"/>
    <w:rsid w:val="17233D7D"/>
    <w:rsid w:val="17240F09"/>
    <w:rsid w:val="172CD485"/>
    <w:rsid w:val="17327C9A"/>
    <w:rsid w:val="1732C5B4"/>
    <w:rsid w:val="17358FFF"/>
    <w:rsid w:val="17377DE1"/>
    <w:rsid w:val="174048AC"/>
    <w:rsid w:val="17414584"/>
    <w:rsid w:val="1745D27F"/>
    <w:rsid w:val="174666FD"/>
    <w:rsid w:val="1748E185"/>
    <w:rsid w:val="174B16F2"/>
    <w:rsid w:val="1753C2D2"/>
    <w:rsid w:val="1758C6C2"/>
    <w:rsid w:val="175AA1DF"/>
    <w:rsid w:val="175B55A4"/>
    <w:rsid w:val="175DF342"/>
    <w:rsid w:val="175EBE42"/>
    <w:rsid w:val="175FABC5"/>
    <w:rsid w:val="1761C753"/>
    <w:rsid w:val="1761E469"/>
    <w:rsid w:val="1762C04F"/>
    <w:rsid w:val="1764C932"/>
    <w:rsid w:val="176B098F"/>
    <w:rsid w:val="176E758B"/>
    <w:rsid w:val="177027A3"/>
    <w:rsid w:val="17717085"/>
    <w:rsid w:val="17766263"/>
    <w:rsid w:val="1776AAE7"/>
    <w:rsid w:val="177E30B4"/>
    <w:rsid w:val="178436F9"/>
    <w:rsid w:val="178876EC"/>
    <w:rsid w:val="178AD386"/>
    <w:rsid w:val="178DA84D"/>
    <w:rsid w:val="17915978"/>
    <w:rsid w:val="17982648"/>
    <w:rsid w:val="179907A7"/>
    <w:rsid w:val="179A065D"/>
    <w:rsid w:val="179EB40A"/>
    <w:rsid w:val="179F0A7B"/>
    <w:rsid w:val="179F2D37"/>
    <w:rsid w:val="179FA7AF"/>
    <w:rsid w:val="179FE7E6"/>
    <w:rsid w:val="17A0C306"/>
    <w:rsid w:val="17A4AFBE"/>
    <w:rsid w:val="17A5F8E5"/>
    <w:rsid w:val="17A6E76C"/>
    <w:rsid w:val="17A91666"/>
    <w:rsid w:val="17AA5A3A"/>
    <w:rsid w:val="17B5CAAC"/>
    <w:rsid w:val="17B86A40"/>
    <w:rsid w:val="17B91855"/>
    <w:rsid w:val="17BB394A"/>
    <w:rsid w:val="17BBC61E"/>
    <w:rsid w:val="17BC1BC7"/>
    <w:rsid w:val="17BE9F41"/>
    <w:rsid w:val="17C80338"/>
    <w:rsid w:val="17CE4F26"/>
    <w:rsid w:val="17D2E821"/>
    <w:rsid w:val="17D522E3"/>
    <w:rsid w:val="17D5CC2F"/>
    <w:rsid w:val="17D99AB0"/>
    <w:rsid w:val="17E0D59A"/>
    <w:rsid w:val="17E0DC94"/>
    <w:rsid w:val="17E764A9"/>
    <w:rsid w:val="17EBAC17"/>
    <w:rsid w:val="17EF9B0F"/>
    <w:rsid w:val="17FC8E19"/>
    <w:rsid w:val="17FDD5B9"/>
    <w:rsid w:val="17FE26B0"/>
    <w:rsid w:val="18063DE5"/>
    <w:rsid w:val="180B6DD0"/>
    <w:rsid w:val="180EA0AD"/>
    <w:rsid w:val="181354E3"/>
    <w:rsid w:val="18145EED"/>
    <w:rsid w:val="18153D8D"/>
    <w:rsid w:val="1815E7F4"/>
    <w:rsid w:val="18160DEA"/>
    <w:rsid w:val="181C00C3"/>
    <w:rsid w:val="181C98A4"/>
    <w:rsid w:val="181EF08B"/>
    <w:rsid w:val="1822CC57"/>
    <w:rsid w:val="1826AEC5"/>
    <w:rsid w:val="182714F6"/>
    <w:rsid w:val="1829C19B"/>
    <w:rsid w:val="182ABD0E"/>
    <w:rsid w:val="182AE4D4"/>
    <w:rsid w:val="182BEE02"/>
    <w:rsid w:val="182C4B56"/>
    <w:rsid w:val="182D98F8"/>
    <w:rsid w:val="183A26E7"/>
    <w:rsid w:val="183DD33D"/>
    <w:rsid w:val="183E496D"/>
    <w:rsid w:val="1844C333"/>
    <w:rsid w:val="1844C3AC"/>
    <w:rsid w:val="18458026"/>
    <w:rsid w:val="1845FF52"/>
    <w:rsid w:val="18467C39"/>
    <w:rsid w:val="18493C3A"/>
    <w:rsid w:val="184DC8B5"/>
    <w:rsid w:val="1855509E"/>
    <w:rsid w:val="185EADA2"/>
    <w:rsid w:val="186046DC"/>
    <w:rsid w:val="18626818"/>
    <w:rsid w:val="1865B290"/>
    <w:rsid w:val="186B2646"/>
    <w:rsid w:val="186E493E"/>
    <w:rsid w:val="18727E7D"/>
    <w:rsid w:val="18779F7E"/>
    <w:rsid w:val="187D0ED6"/>
    <w:rsid w:val="187D91C9"/>
    <w:rsid w:val="187DD816"/>
    <w:rsid w:val="1880EA5D"/>
    <w:rsid w:val="18835826"/>
    <w:rsid w:val="18878D43"/>
    <w:rsid w:val="188A4FCD"/>
    <w:rsid w:val="188B0034"/>
    <w:rsid w:val="188BEFC6"/>
    <w:rsid w:val="189641D3"/>
    <w:rsid w:val="1897A564"/>
    <w:rsid w:val="1897BF21"/>
    <w:rsid w:val="1898A20E"/>
    <w:rsid w:val="189CE683"/>
    <w:rsid w:val="189D497F"/>
    <w:rsid w:val="18A0EB7F"/>
    <w:rsid w:val="18A6727B"/>
    <w:rsid w:val="18A6ED45"/>
    <w:rsid w:val="18A959AA"/>
    <w:rsid w:val="18A95B91"/>
    <w:rsid w:val="18A981A0"/>
    <w:rsid w:val="18AA9812"/>
    <w:rsid w:val="18B32DE8"/>
    <w:rsid w:val="18B44E22"/>
    <w:rsid w:val="18B900F3"/>
    <w:rsid w:val="18BED0F0"/>
    <w:rsid w:val="18C06AFE"/>
    <w:rsid w:val="18C0B249"/>
    <w:rsid w:val="18C39FA8"/>
    <w:rsid w:val="18C96DB2"/>
    <w:rsid w:val="18CBF480"/>
    <w:rsid w:val="18D0D4BB"/>
    <w:rsid w:val="18D4B185"/>
    <w:rsid w:val="18D590B8"/>
    <w:rsid w:val="18D5A469"/>
    <w:rsid w:val="18D5E2BF"/>
    <w:rsid w:val="18D78461"/>
    <w:rsid w:val="18E22C88"/>
    <w:rsid w:val="18E530B1"/>
    <w:rsid w:val="18E6DDC7"/>
    <w:rsid w:val="18EE8373"/>
    <w:rsid w:val="18F2EF9D"/>
    <w:rsid w:val="18F32E2C"/>
    <w:rsid w:val="18F65B39"/>
    <w:rsid w:val="18F74F14"/>
    <w:rsid w:val="18F9ED91"/>
    <w:rsid w:val="190A5346"/>
    <w:rsid w:val="1911DE34"/>
    <w:rsid w:val="19159DE6"/>
    <w:rsid w:val="1916207A"/>
    <w:rsid w:val="1919371D"/>
    <w:rsid w:val="1919775C"/>
    <w:rsid w:val="191CCAD8"/>
    <w:rsid w:val="19241C2C"/>
    <w:rsid w:val="1926DBA6"/>
    <w:rsid w:val="192AFE1E"/>
    <w:rsid w:val="192DD34C"/>
    <w:rsid w:val="1930D1BB"/>
    <w:rsid w:val="1932660F"/>
    <w:rsid w:val="193316DB"/>
    <w:rsid w:val="1934CDC0"/>
    <w:rsid w:val="193A03F1"/>
    <w:rsid w:val="193A8750"/>
    <w:rsid w:val="1943C014"/>
    <w:rsid w:val="1946ECD8"/>
    <w:rsid w:val="1948CF8A"/>
    <w:rsid w:val="1953D5F0"/>
    <w:rsid w:val="195C2295"/>
    <w:rsid w:val="195E2375"/>
    <w:rsid w:val="195EEC9C"/>
    <w:rsid w:val="1962D57F"/>
    <w:rsid w:val="1962E883"/>
    <w:rsid w:val="19642D6B"/>
    <w:rsid w:val="1965317E"/>
    <w:rsid w:val="1968EFEE"/>
    <w:rsid w:val="1969EDFB"/>
    <w:rsid w:val="196B8F25"/>
    <w:rsid w:val="197468D0"/>
    <w:rsid w:val="197A771D"/>
    <w:rsid w:val="197F1FFD"/>
    <w:rsid w:val="19842AAE"/>
    <w:rsid w:val="198C7478"/>
    <w:rsid w:val="198CBFA3"/>
    <w:rsid w:val="19993987"/>
    <w:rsid w:val="199D460E"/>
    <w:rsid w:val="199E4CE9"/>
    <w:rsid w:val="19A093FE"/>
    <w:rsid w:val="19A4B814"/>
    <w:rsid w:val="19A51E69"/>
    <w:rsid w:val="19ADF088"/>
    <w:rsid w:val="19B055F3"/>
    <w:rsid w:val="19B370CA"/>
    <w:rsid w:val="19BCD0F5"/>
    <w:rsid w:val="19BE9619"/>
    <w:rsid w:val="19CBBD23"/>
    <w:rsid w:val="19D0DCDB"/>
    <w:rsid w:val="19D1F66F"/>
    <w:rsid w:val="19DCDB04"/>
    <w:rsid w:val="19DD51CF"/>
    <w:rsid w:val="19DEBFCE"/>
    <w:rsid w:val="19DF37CF"/>
    <w:rsid w:val="19E2E16C"/>
    <w:rsid w:val="19E5ADD8"/>
    <w:rsid w:val="19E79331"/>
    <w:rsid w:val="19E8DBC6"/>
    <w:rsid w:val="19EC6398"/>
    <w:rsid w:val="19F40549"/>
    <w:rsid w:val="19F66583"/>
    <w:rsid w:val="19FEBE95"/>
    <w:rsid w:val="1A000171"/>
    <w:rsid w:val="1A030CE9"/>
    <w:rsid w:val="1A0C3CED"/>
    <w:rsid w:val="1A0F4E3B"/>
    <w:rsid w:val="1A1880AD"/>
    <w:rsid w:val="1A1B44B2"/>
    <w:rsid w:val="1A255CE2"/>
    <w:rsid w:val="1A2D010B"/>
    <w:rsid w:val="1A389A98"/>
    <w:rsid w:val="1A3E5261"/>
    <w:rsid w:val="1A3F2243"/>
    <w:rsid w:val="1A420B34"/>
    <w:rsid w:val="1A4A55DF"/>
    <w:rsid w:val="1A4B7AB7"/>
    <w:rsid w:val="1A4CE5B6"/>
    <w:rsid w:val="1A550177"/>
    <w:rsid w:val="1A5BA125"/>
    <w:rsid w:val="1A66F5EB"/>
    <w:rsid w:val="1A70328E"/>
    <w:rsid w:val="1A70F403"/>
    <w:rsid w:val="1A7195D3"/>
    <w:rsid w:val="1A73353D"/>
    <w:rsid w:val="1A76ED70"/>
    <w:rsid w:val="1A786096"/>
    <w:rsid w:val="1A7E7DAD"/>
    <w:rsid w:val="1A7F10C8"/>
    <w:rsid w:val="1A8165C3"/>
    <w:rsid w:val="1A81A4F7"/>
    <w:rsid w:val="1A82BE3E"/>
    <w:rsid w:val="1A859D13"/>
    <w:rsid w:val="1A88FAD9"/>
    <w:rsid w:val="1A8EFC48"/>
    <w:rsid w:val="1A8F0A67"/>
    <w:rsid w:val="1A9D7CF1"/>
    <w:rsid w:val="1AABB03A"/>
    <w:rsid w:val="1AAFA0EE"/>
    <w:rsid w:val="1AAFEE4B"/>
    <w:rsid w:val="1AB083B1"/>
    <w:rsid w:val="1AB0FBE4"/>
    <w:rsid w:val="1AB40883"/>
    <w:rsid w:val="1AB6EEE1"/>
    <w:rsid w:val="1ABE3D6C"/>
    <w:rsid w:val="1AC47939"/>
    <w:rsid w:val="1AC5290E"/>
    <w:rsid w:val="1ACD23FE"/>
    <w:rsid w:val="1AD0D17A"/>
    <w:rsid w:val="1AD146D2"/>
    <w:rsid w:val="1AD16530"/>
    <w:rsid w:val="1AD920BC"/>
    <w:rsid w:val="1ADABA7A"/>
    <w:rsid w:val="1ADE033B"/>
    <w:rsid w:val="1ADE2612"/>
    <w:rsid w:val="1AE4646B"/>
    <w:rsid w:val="1AF04C51"/>
    <w:rsid w:val="1AF20598"/>
    <w:rsid w:val="1AF87602"/>
    <w:rsid w:val="1AFB4D1B"/>
    <w:rsid w:val="1B023A44"/>
    <w:rsid w:val="1B031F84"/>
    <w:rsid w:val="1B038CA2"/>
    <w:rsid w:val="1B0C8377"/>
    <w:rsid w:val="1B19ACFF"/>
    <w:rsid w:val="1B1AD62D"/>
    <w:rsid w:val="1B1C47C9"/>
    <w:rsid w:val="1B1D51F6"/>
    <w:rsid w:val="1B22AC93"/>
    <w:rsid w:val="1B309FAC"/>
    <w:rsid w:val="1B319415"/>
    <w:rsid w:val="1B327AC6"/>
    <w:rsid w:val="1B3329E0"/>
    <w:rsid w:val="1B36FCE1"/>
    <w:rsid w:val="1B39D573"/>
    <w:rsid w:val="1B3FDE8B"/>
    <w:rsid w:val="1B4159D9"/>
    <w:rsid w:val="1B42E9AE"/>
    <w:rsid w:val="1B446635"/>
    <w:rsid w:val="1B447349"/>
    <w:rsid w:val="1B46A71B"/>
    <w:rsid w:val="1B69AB4A"/>
    <w:rsid w:val="1B6B8B3B"/>
    <w:rsid w:val="1B6D1ECA"/>
    <w:rsid w:val="1B716801"/>
    <w:rsid w:val="1B735A7A"/>
    <w:rsid w:val="1B78B705"/>
    <w:rsid w:val="1B7CB6EA"/>
    <w:rsid w:val="1B813257"/>
    <w:rsid w:val="1B82487E"/>
    <w:rsid w:val="1B8B5103"/>
    <w:rsid w:val="1B8BF4FE"/>
    <w:rsid w:val="1B8CA073"/>
    <w:rsid w:val="1B8EA84C"/>
    <w:rsid w:val="1B8F3AAD"/>
    <w:rsid w:val="1B90A7B6"/>
    <w:rsid w:val="1B972886"/>
    <w:rsid w:val="1B97A8D9"/>
    <w:rsid w:val="1B9A2027"/>
    <w:rsid w:val="1B9ACE83"/>
    <w:rsid w:val="1B9D274D"/>
    <w:rsid w:val="1BA0C9F5"/>
    <w:rsid w:val="1BA3021A"/>
    <w:rsid w:val="1BA35C09"/>
    <w:rsid w:val="1BA65BB9"/>
    <w:rsid w:val="1BA9BADB"/>
    <w:rsid w:val="1BAC8CDA"/>
    <w:rsid w:val="1BB0D0FA"/>
    <w:rsid w:val="1BB19DE0"/>
    <w:rsid w:val="1BB31A74"/>
    <w:rsid w:val="1BB4F10B"/>
    <w:rsid w:val="1BB5FC7F"/>
    <w:rsid w:val="1BB651AF"/>
    <w:rsid w:val="1BB6A687"/>
    <w:rsid w:val="1BB905E0"/>
    <w:rsid w:val="1BB94DFF"/>
    <w:rsid w:val="1BBEE5D3"/>
    <w:rsid w:val="1BBEEC86"/>
    <w:rsid w:val="1BBFEC64"/>
    <w:rsid w:val="1BC2CE14"/>
    <w:rsid w:val="1BC2D590"/>
    <w:rsid w:val="1BC3BFFF"/>
    <w:rsid w:val="1BC45421"/>
    <w:rsid w:val="1BD8F88C"/>
    <w:rsid w:val="1BD9C87F"/>
    <w:rsid w:val="1BE1505D"/>
    <w:rsid w:val="1BE212F1"/>
    <w:rsid w:val="1BE38321"/>
    <w:rsid w:val="1BE3AD28"/>
    <w:rsid w:val="1BE842D5"/>
    <w:rsid w:val="1BEBAC13"/>
    <w:rsid w:val="1BEF318D"/>
    <w:rsid w:val="1BF0CB2F"/>
    <w:rsid w:val="1BF21242"/>
    <w:rsid w:val="1BF5931B"/>
    <w:rsid w:val="1BFA13E0"/>
    <w:rsid w:val="1BFBFD90"/>
    <w:rsid w:val="1C0100ED"/>
    <w:rsid w:val="1C03A11D"/>
    <w:rsid w:val="1C0CF65F"/>
    <w:rsid w:val="1C0D0210"/>
    <w:rsid w:val="1C0EBA56"/>
    <w:rsid w:val="1C145FD9"/>
    <w:rsid w:val="1C1764D8"/>
    <w:rsid w:val="1C1BEFE2"/>
    <w:rsid w:val="1C1E06C0"/>
    <w:rsid w:val="1C20AC6D"/>
    <w:rsid w:val="1C238531"/>
    <w:rsid w:val="1C28E0DB"/>
    <w:rsid w:val="1C2D11CC"/>
    <w:rsid w:val="1C3517B9"/>
    <w:rsid w:val="1C38489A"/>
    <w:rsid w:val="1C39FF8C"/>
    <w:rsid w:val="1C3A66C5"/>
    <w:rsid w:val="1C3CB668"/>
    <w:rsid w:val="1C3E0D53"/>
    <w:rsid w:val="1C3FE0FB"/>
    <w:rsid w:val="1C419C78"/>
    <w:rsid w:val="1C437D52"/>
    <w:rsid w:val="1C466D1E"/>
    <w:rsid w:val="1C473EE6"/>
    <w:rsid w:val="1C475794"/>
    <w:rsid w:val="1C48B377"/>
    <w:rsid w:val="1C4D1FB2"/>
    <w:rsid w:val="1C5116AC"/>
    <w:rsid w:val="1C535EF4"/>
    <w:rsid w:val="1C5A8730"/>
    <w:rsid w:val="1C5ACD6F"/>
    <w:rsid w:val="1C5B4B07"/>
    <w:rsid w:val="1C641C28"/>
    <w:rsid w:val="1C732CDF"/>
    <w:rsid w:val="1C733277"/>
    <w:rsid w:val="1C74D300"/>
    <w:rsid w:val="1C752381"/>
    <w:rsid w:val="1C76A7DC"/>
    <w:rsid w:val="1C7C5CCD"/>
    <w:rsid w:val="1C7D5955"/>
    <w:rsid w:val="1C7ECA46"/>
    <w:rsid w:val="1C84B55E"/>
    <w:rsid w:val="1C91C644"/>
    <w:rsid w:val="1C95827E"/>
    <w:rsid w:val="1C971449"/>
    <w:rsid w:val="1C975409"/>
    <w:rsid w:val="1C9A52DD"/>
    <w:rsid w:val="1C9B77E2"/>
    <w:rsid w:val="1C9B95B4"/>
    <w:rsid w:val="1C9E4A80"/>
    <w:rsid w:val="1C9FBD04"/>
    <w:rsid w:val="1CAA934F"/>
    <w:rsid w:val="1CAF446E"/>
    <w:rsid w:val="1CB57C4B"/>
    <w:rsid w:val="1CB5BEA4"/>
    <w:rsid w:val="1CBABBD4"/>
    <w:rsid w:val="1CC5390F"/>
    <w:rsid w:val="1CC87418"/>
    <w:rsid w:val="1CC87DAA"/>
    <w:rsid w:val="1CCA802D"/>
    <w:rsid w:val="1CD421C0"/>
    <w:rsid w:val="1CDBC3EF"/>
    <w:rsid w:val="1CDC2ACD"/>
    <w:rsid w:val="1CE2099B"/>
    <w:rsid w:val="1CE45600"/>
    <w:rsid w:val="1CE6942C"/>
    <w:rsid w:val="1CE89534"/>
    <w:rsid w:val="1CE9EDB5"/>
    <w:rsid w:val="1CEEBB01"/>
    <w:rsid w:val="1CEF57BB"/>
    <w:rsid w:val="1CEFF6DA"/>
    <w:rsid w:val="1CF25F85"/>
    <w:rsid w:val="1CF4B324"/>
    <w:rsid w:val="1CF52769"/>
    <w:rsid w:val="1CF5A9FC"/>
    <w:rsid w:val="1CF5D0C1"/>
    <w:rsid w:val="1CFB77F5"/>
    <w:rsid w:val="1CFDDC85"/>
    <w:rsid w:val="1D011666"/>
    <w:rsid w:val="1D04BD68"/>
    <w:rsid w:val="1D0A089E"/>
    <w:rsid w:val="1D0D563C"/>
    <w:rsid w:val="1D0DCB12"/>
    <w:rsid w:val="1D15E928"/>
    <w:rsid w:val="1D1A1799"/>
    <w:rsid w:val="1D208E78"/>
    <w:rsid w:val="1D209546"/>
    <w:rsid w:val="1D20F903"/>
    <w:rsid w:val="1D2290F6"/>
    <w:rsid w:val="1D2537FA"/>
    <w:rsid w:val="1D291E1B"/>
    <w:rsid w:val="1D2A3954"/>
    <w:rsid w:val="1D2EA512"/>
    <w:rsid w:val="1D2F4A38"/>
    <w:rsid w:val="1D3359C3"/>
    <w:rsid w:val="1D365B93"/>
    <w:rsid w:val="1D38D373"/>
    <w:rsid w:val="1D3AF446"/>
    <w:rsid w:val="1D4154B2"/>
    <w:rsid w:val="1D43A57F"/>
    <w:rsid w:val="1D44014A"/>
    <w:rsid w:val="1D4626B3"/>
    <w:rsid w:val="1D48F1DA"/>
    <w:rsid w:val="1D4BB06F"/>
    <w:rsid w:val="1D4E7D56"/>
    <w:rsid w:val="1D58535D"/>
    <w:rsid w:val="1D5A2DBE"/>
    <w:rsid w:val="1D604723"/>
    <w:rsid w:val="1D65FAF0"/>
    <w:rsid w:val="1D695489"/>
    <w:rsid w:val="1D6B178E"/>
    <w:rsid w:val="1D6D5DB9"/>
    <w:rsid w:val="1D76A46F"/>
    <w:rsid w:val="1D772505"/>
    <w:rsid w:val="1D7760F2"/>
    <w:rsid w:val="1D7C9A8F"/>
    <w:rsid w:val="1D7D98A4"/>
    <w:rsid w:val="1D7DB01A"/>
    <w:rsid w:val="1D822EA7"/>
    <w:rsid w:val="1D84FFDA"/>
    <w:rsid w:val="1D88B5CE"/>
    <w:rsid w:val="1D88CDB8"/>
    <w:rsid w:val="1D899B41"/>
    <w:rsid w:val="1D8A6AB1"/>
    <w:rsid w:val="1D8D214E"/>
    <w:rsid w:val="1D8F1CBC"/>
    <w:rsid w:val="1D913BC3"/>
    <w:rsid w:val="1D913F59"/>
    <w:rsid w:val="1D9DC4B6"/>
    <w:rsid w:val="1DA637B4"/>
    <w:rsid w:val="1DA98A42"/>
    <w:rsid w:val="1DAAE44F"/>
    <w:rsid w:val="1DAED398"/>
    <w:rsid w:val="1DAF24EA"/>
    <w:rsid w:val="1DB16518"/>
    <w:rsid w:val="1DB5D3D0"/>
    <w:rsid w:val="1DB65320"/>
    <w:rsid w:val="1DBB65D4"/>
    <w:rsid w:val="1DBBF4CA"/>
    <w:rsid w:val="1DC22E98"/>
    <w:rsid w:val="1DC4B17F"/>
    <w:rsid w:val="1DC4D29D"/>
    <w:rsid w:val="1DD6E530"/>
    <w:rsid w:val="1DDF999A"/>
    <w:rsid w:val="1DEE7065"/>
    <w:rsid w:val="1DEF5A56"/>
    <w:rsid w:val="1E00068C"/>
    <w:rsid w:val="1E0A8117"/>
    <w:rsid w:val="1E0D1CCA"/>
    <w:rsid w:val="1E1244E1"/>
    <w:rsid w:val="1E127AC6"/>
    <w:rsid w:val="1E162AED"/>
    <w:rsid w:val="1E162E0B"/>
    <w:rsid w:val="1E170F13"/>
    <w:rsid w:val="1E194373"/>
    <w:rsid w:val="1E197AA6"/>
    <w:rsid w:val="1E1EC0D6"/>
    <w:rsid w:val="1E232439"/>
    <w:rsid w:val="1E248DAD"/>
    <w:rsid w:val="1E2D9D33"/>
    <w:rsid w:val="1E2EDDF6"/>
    <w:rsid w:val="1E2F1E00"/>
    <w:rsid w:val="1E2FE7BD"/>
    <w:rsid w:val="1E32336A"/>
    <w:rsid w:val="1E39ABBC"/>
    <w:rsid w:val="1E3DA017"/>
    <w:rsid w:val="1E449808"/>
    <w:rsid w:val="1E51A2A4"/>
    <w:rsid w:val="1E549CFC"/>
    <w:rsid w:val="1E57F31B"/>
    <w:rsid w:val="1E58BC60"/>
    <w:rsid w:val="1E5C363A"/>
    <w:rsid w:val="1E5DD40D"/>
    <w:rsid w:val="1E616200"/>
    <w:rsid w:val="1E623EF6"/>
    <w:rsid w:val="1E6775E0"/>
    <w:rsid w:val="1E6AA4CA"/>
    <w:rsid w:val="1E6B6F4E"/>
    <w:rsid w:val="1E73421C"/>
    <w:rsid w:val="1E77D9AD"/>
    <w:rsid w:val="1E783442"/>
    <w:rsid w:val="1E7D6AFB"/>
    <w:rsid w:val="1E810A81"/>
    <w:rsid w:val="1E841018"/>
    <w:rsid w:val="1E8B67AB"/>
    <w:rsid w:val="1E8F1F0D"/>
    <w:rsid w:val="1E91E91E"/>
    <w:rsid w:val="1E932C08"/>
    <w:rsid w:val="1E954AD3"/>
    <w:rsid w:val="1E95879A"/>
    <w:rsid w:val="1E9A744A"/>
    <w:rsid w:val="1EA41C75"/>
    <w:rsid w:val="1EA64B84"/>
    <w:rsid w:val="1EA72C49"/>
    <w:rsid w:val="1EAC3FEC"/>
    <w:rsid w:val="1EACC681"/>
    <w:rsid w:val="1EB2831A"/>
    <w:rsid w:val="1EB5BF84"/>
    <w:rsid w:val="1EB7ABD4"/>
    <w:rsid w:val="1EBC81CF"/>
    <w:rsid w:val="1EC012A8"/>
    <w:rsid w:val="1EC0C6F8"/>
    <w:rsid w:val="1EC376A2"/>
    <w:rsid w:val="1ED0BC19"/>
    <w:rsid w:val="1ED20CDD"/>
    <w:rsid w:val="1ED67671"/>
    <w:rsid w:val="1EDE1330"/>
    <w:rsid w:val="1EE15148"/>
    <w:rsid w:val="1EE31FAD"/>
    <w:rsid w:val="1EECC3E3"/>
    <w:rsid w:val="1EF357F0"/>
    <w:rsid w:val="1EF4D02A"/>
    <w:rsid w:val="1EF55FE6"/>
    <w:rsid w:val="1EF599BB"/>
    <w:rsid w:val="1EF8F0EB"/>
    <w:rsid w:val="1EFB3473"/>
    <w:rsid w:val="1EFB92C1"/>
    <w:rsid w:val="1EFE645C"/>
    <w:rsid w:val="1F00C364"/>
    <w:rsid w:val="1F035529"/>
    <w:rsid w:val="1F042836"/>
    <w:rsid w:val="1F0DC8AE"/>
    <w:rsid w:val="1F0E8FEB"/>
    <w:rsid w:val="1F0F1287"/>
    <w:rsid w:val="1F1B57E0"/>
    <w:rsid w:val="1F1CDAF0"/>
    <w:rsid w:val="1F1E74FB"/>
    <w:rsid w:val="1F1FB88A"/>
    <w:rsid w:val="1F236F45"/>
    <w:rsid w:val="1F243BC8"/>
    <w:rsid w:val="1F2610FA"/>
    <w:rsid w:val="1F2760F0"/>
    <w:rsid w:val="1F2D1460"/>
    <w:rsid w:val="1F31B7C5"/>
    <w:rsid w:val="1F35460A"/>
    <w:rsid w:val="1F3644CA"/>
    <w:rsid w:val="1F3E105D"/>
    <w:rsid w:val="1F43AF06"/>
    <w:rsid w:val="1F447708"/>
    <w:rsid w:val="1F44E9C4"/>
    <w:rsid w:val="1F47225D"/>
    <w:rsid w:val="1F49255D"/>
    <w:rsid w:val="1F498E66"/>
    <w:rsid w:val="1F4BDDC9"/>
    <w:rsid w:val="1F4D43A7"/>
    <w:rsid w:val="1F4D7084"/>
    <w:rsid w:val="1F54A180"/>
    <w:rsid w:val="1F5797F3"/>
    <w:rsid w:val="1F5EE5D5"/>
    <w:rsid w:val="1F63873A"/>
    <w:rsid w:val="1F63F6CD"/>
    <w:rsid w:val="1F646010"/>
    <w:rsid w:val="1F66ADBA"/>
    <w:rsid w:val="1F67C950"/>
    <w:rsid w:val="1F6E9E01"/>
    <w:rsid w:val="1F7030E1"/>
    <w:rsid w:val="1F727846"/>
    <w:rsid w:val="1F755F99"/>
    <w:rsid w:val="1F76D071"/>
    <w:rsid w:val="1F799D9B"/>
    <w:rsid w:val="1F7B3CB6"/>
    <w:rsid w:val="1F7C2E29"/>
    <w:rsid w:val="1F835641"/>
    <w:rsid w:val="1F8DB41E"/>
    <w:rsid w:val="1F90490B"/>
    <w:rsid w:val="1F970DFD"/>
    <w:rsid w:val="1F9CC3BE"/>
    <w:rsid w:val="1F9CC761"/>
    <w:rsid w:val="1F9D31E8"/>
    <w:rsid w:val="1FADFE27"/>
    <w:rsid w:val="1FB6796A"/>
    <w:rsid w:val="1FB81197"/>
    <w:rsid w:val="1FBFC6CE"/>
    <w:rsid w:val="1FC27B56"/>
    <w:rsid w:val="1FC50949"/>
    <w:rsid w:val="1FC519C1"/>
    <w:rsid w:val="1FCA460C"/>
    <w:rsid w:val="1FCC4253"/>
    <w:rsid w:val="1FCE96EB"/>
    <w:rsid w:val="1FCF6A36"/>
    <w:rsid w:val="1FD66D3A"/>
    <w:rsid w:val="1FD9E9FE"/>
    <w:rsid w:val="1FDF7B79"/>
    <w:rsid w:val="1FE6C0D6"/>
    <w:rsid w:val="1FECA166"/>
    <w:rsid w:val="1FF68A3B"/>
    <w:rsid w:val="1FFD03AA"/>
    <w:rsid w:val="20003262"/>
    <w:rsid w:val="2005A4CD"/>
    <w:rsid w:val="2006EBB3"/>
    <w:rsid w:val="200F4C39"/>
    <w:rsid w:val="200FFB94"/>
    <w:rsid w:val="20153475"/>
    <w:rsid w:val="2018862F"/>
    <w:rsid w:val="201C4FE1"/>
    <w:rsid w:val="20227807"/>
    <w:rsid w:val="202330E1"/>
    <w:rsid w:val="202B0349"/>
    <w:rsid w:val="202B066A"/>
    <w:rsid w:val="202EF95B"/>
    <w:rsid w:val="202F994F"/>
    <w:rsid w:val="2030967A"/>
    <w:rsid w:val="20333EF5"/>
    <w:rsid w:val="20342D54"/>
    <w:rsid w:val="2034E0F4"/>
    <w:rsid w:val="20388AB2"/>
    <w:rsid w:val="203ED4A1"/>
    <w:rsid w:val="203F88AE"/>
    <w:rsid w:val="204040C6"/>
    <w:rsid w:val="2043276B"/>
    <w:rsid w:val="20486F41"/>
    <w:rsid w:val="204AA8B6"/>
    <w:rsid w:val="20531CA1"/>
    <w:rsid w:val="205AD7F4"/>
    <w:rsid w:val="205C73E1"/>
    <w:rsid w:val="205E6814"/>
    <w:rsid w:val="20622AFD"/>
    <w:rsid w:val="2062EBAB"/>
    <w:rsid w:val="2063ADE4"/>
    <w:rsid w:val="206ADC58"/>
    <w:rsid w:val="206CAAC7"/>
    <w:rsid w:val="207EC9A7"/>
    <w:rsid w:val="207F7FB1"/>
    <w:rsid w:val="207F9B09"/>
    <w:rsid w:val="2080C94F"/>
    <w:rsid w:val="208234D5"/>
    <w:rsid w:val="208588B5"/>
    <w:rsid w:val="20860F4F"/>
    <w:rsid w:val="20885FF4"/>
    <w:rsid w:val="208AE18A"/>
    <w:rsid w:val="208AE621"/>
    <w:rsid w:val="208C0766"/>
    <w:rsid w:val="208E04A6"/>
    <w:rsid w:val="209A9153"/>
    <w:rsid w:val="209C3C23"/>
    <w:rsid w:val="209DBAAB"/>
    <w:rsid w:val="20A0B64E"/>
    <w:rsid w:val="20A21829"/>
    <w:rsid w:val="20A23344"/>
    <w:rsid w:val="20A28F90"/>
    <w:rsid w:val="20A3EC7F"/>
    <w:rsid w:val="20A52C0D"/>
    <w:rsid w:val="20AAC035"/>
    <w:rsid w:val="20AD1FBF"/>
    <w:rsid w:val="20AE5D11"/>
    <w:rsid w:val="20BBF137"/>
    <w:rsid w:val="20BC4148"/>
    <w:rsid w:val="20BE9F02"/>
    <w:rsid w:val="20BF0A02"/>
    <w:rsid w:val="20C8ED58"/>
    <w:rsid w:val="20CD1E2A"/>
    <w:rsid w:val="20CDE536"/>
    <w:rsid w:val="20CE9120"/>
    <w:rsid w:val="20D58DFA"/>
    <w:rsid w:val="20D81A19"/>
    <w:rsid w:val="20DA31CB"/>
    <w:rsid w:val="20DB23C7"/>
    <w:rsid w:val="20DF0C65"/>
    <w:rsid w:val="20E31E93"/>
    <w:rsid w:val="20E40450"/>
    <w:rsid w:val="20E4E53B"/>
    <w:rsid w:val="20E51BC3"/>
    <w:rsid w:val="20E711BC"/>
    <w:rsid w:val="20EC7432"/>
    <w:rsid w:val="20F0C4AF"/>
    <w:rsid w:val="20F12FF5"/>
    <w:rsid w:val="20F4D8A8"/>
    <w:rsid w:val="20FAC607"/>
    <w:rsid w:val="20FDA264"/>
    <w:rsid w:val="20FE5BA0"/>
    <w:rsid w:val="2105F256"/>
    <w:rsid w:val="210BBAD9"/>
    <w:rsid w:val="2110FAE7"/>
    <w:rsid w:val="21158EC5"/>
    <w:rsid w:val="2116FE76"/>
    <w:rsid w:val="211A1712"/>
    <w:rsid w:val="211DF842"/>
    <w:rsid w:val="21207EEC"/>
    <w:rsid w:val="2125E766"/>
    <w:rsid w:val="212641A0"/>
    <w:rsid w:val="2126CBC7"/>
    <w:rsid w:val="212D9789"/>
    <w:rsid w:val="212E784B"/>
    <w:rsid w:val="21305052"/>
    <w:rsid w:val="2131F7EA"/>
    <w:rsid w:val="213423F3"/>
    <w:rsid w:val="2134F16E"/>
    <w:rsid w:val="2135F9CD"/>
    <w:rsid w:val="213A07F2"/>
    <w:rsid w:val="213E05C9"/>
    <w:rsid w:val="213F017B"/>
    <w:rsid w:val="2148C451"/>
    <w:rsid w:val="214A0D59"/>
    <w:rsid w:val="214A72E0"/>
    <w:rsid w:val="214C07D8"/>
    <w:rsid w:val="21566045"/>
    <w:rsid w:val="21578D8F"/>
    <w:rsid w:val="2157AA44"/>
    <w:rsid w:val="215A2DC9"/>
    <w:rsid w:val="21629B05"/>
    <w:rsid w:val="216A4F0D"/>
    <w:rsid w:val="2170C076"/>
    <w:rsid w:val="217171DE"/>
    <w:rsid w:val="21734858"/>
    <w:rsid w:val="21754DBD"/>
    <w:rsid w:val="21791A83"/>
    <w:rsid w:val="217B1DEF"/>
    <w:rsid w:val="21892BB4"/>
    <w:rsid w:val="218B8758"/>
    <w:rsid w:val="218ECF89"/>
    <w:rsid w:val="2190A3AD"/>
    <w:rsid w:val="219146DD"/>
    <w:rsid w:val="21940F02"/>
    <w:rsid w:val="219B2C4A"/>
    <w:rsid w:val="219B5995"/>
    <w:rsid w:val="219B61A4"/>
    <w:rsid w:val="219D4C12"/>
    <w:rsid w:val="219DC1F5"/>
    <w:rsid w:val="21A02111"/>
    <w:rsid w:val="21ACFB10"/>
    <w:rsid w:val="21AE2E1C"/>
    <w:rsid w:val="21B5C12D"/>
    <w:rsid w:val="21B8469C"/>
    <w:rsid w:val="21B8718D"/>
    <w:rsid w:val="21BDFB4F"/>
    <w:rsid w:val="21C0867D"/>
    <w:rsid w:val="21C1AF9E"/>
    <w:rsid w:val="21C39BFA"/>
    <w:rsid w:val="21C585BD"/>
    <w:rsid w:val="21C6DC7F"/>
    <w:rsid w:val="21CC84BD"/>
    <w:rsid w:val="21CD777C"/>
    <w:rsid w:val="21D59A2E"/>
    <w:rsid w:val="21D85216"/>
    <w:rsid w:val="21DAFC6E"/>
    <w:rsid w:val="21DD25F7"/>
    <w:rsid w:val="21DE79D3"/>
    <w:rsid w:val="21E09B86"/>
    <w:rsid w:val="21E28DE3"/>
    <w:rsid w:val="21E4955E"/>
    <w:rsid w:val="21EA03ED"/>
    <w:rsid w:val="21EB8801"/>
    <w:rsid w:val="21ED368B"/>
    <w:rsid w:val="21F0063A"/>
    <w:rsid w:val="21F2E9B3"/>
    <w:rsid w:val="21F6AAE4"/>
    <w:rsid w:val="21F9AED0"/>
    <w:rsid w:val="21FEF594"/>
    <w:rsid w:val="2203348B"/>
    <w:rsid w:val="22094E3E"/>
    <w:rsid w:val="220994E4"/>
    <w:rsid w:val="220CEF1C"/>
    <w:rsid w:val="220D462D"/>
    <w:rsid w:val="221B6DDA"/>
    <w:rsid w:val="221BA107"/>
    <w:rsid w:val="221CD508"/>
    <w:rsid w:val="221E3067"/>
    <w:rsid w:val="2222EED8"/>
    <w:rsid w:val="2223E044"/>
    <w:rsid w:val="222651D8"/>
    <w:rsid w:val="222DF67B"/>
    <w:rsid w:val="222EC60E"/>
    <w:rsid w:val="22304754"/>
    <w:rsid w:val="22321BA9"/>
    <w:rsid w:val="22324F0E"/>
    <w:rsid w:val="223C9F5D"/>
    <w:rsid w:val="224504F3"/>
    <w:rsid w:val="2248B214"/>
    <w:rsid w:val="2253641C"/>
    <w:rsid w:val="225833D6"/>
    <w:rsid w:val="225F7F7B"/>
    <w:rsid w:val="2261377B"/>
    <w:rsid w:val="2262B4BB"/>
    <w:rsid w:val="2265A408"/>
    <w:rsid w:val="2266AF75"/>
    <w:rsid w:val="226B5B0F"/>
    <w:rsid w:val="226B9250"/>
    <w:rsid w:val="226F1622"/>
    <w:rsid w:val="227604E8"/>
    <w:rsid w:val="22766724"/>
    <w:rsid w:val="227A9418"/>
    <w:rsid w:val="227AB5E9"/>
    <w:rsid w:val="227C9317"/>
    <w:rsid w:val="227E0874"/>
    <w:rsid w:val="227E64D1"/>
    <w:rsid w:val="228A7274"/>
    <w:rsid w:val="22914695"/>
    <w:rsid w:val="22931B0A"/>
    <w:rsid w:val="2297345D"/>
    <w:rsid w:val="229A2E5F"/>
    <w:rsid w:val="229AE0E0"/>
    <w:rsid w:val="229D3D28"/>
    <w:rsid w:val="229E8324"/>
    <w:rsid w:val="22A473D9"/>
    <w:rsid w:val="22A8C94A"/>
    <w:rsid w:val="22A8EF56"/>
    <w:rsid w:val="22A98CEB"/>
    <w:rsid w:val="22A9D46B"/>
    <w:rsid w:val="22AA1DCB"/>
    <w:rsid w:val="22AA3069"/>
    <w:rsid w:val="22AAA63E"/>
    <w:rsid w:val="22AB2E29"/>
    <w:rsid w:val="22B2DAEC"/>
    <w:rsid w:val="22B392D6"/>
    <w:rsid w:val="22B5FDC1"/>
    <w:rsid w:val="22C45F83"/>
    <w:rsid w:val="22C54A7F"/>
    <w:rsid w:val="22C5A1D6"/>
    <w:rsid w:val="22C5FA30"/>
    <w:rsid w:val="22C70FBD"/>
    <w:rsid w:val="22C7209E"/>
    <w:rsid w:val="22D004CA"/>
    <w:rsid w:val="22D486D7"/>
    <w:rsid w:val="22D975D8"/>
    <w:rsid w:val="22DA16CC"/>
    <w:rsid w:val="22DABD7F"/>
    <w:rsid w:val="22E47F7F"/>
    <w:rsid w:val="22EA2A1D"/>
    <w:rsid w:val="22EAD85A"/>
    <w:rsid w:val="22EB615F"/>
    <w:rsid w:val="22ECE117"/>
    <w:rsid w:val="22ED7535"/>
    <w:rsid w:val="22EFB1BE"/>
    <w:rsid w:val="22F057E7"/>
    <w:rsid w:val="22F0A769"/>
    <w:rsid w:val="22F319C1"/>
    <w:rsid w:val="22FC5487"/>
    <w:rsid w:val="22FEF41A"/>
    <w:rsid w:val="2313262C"/>
    <w:rsid w:val="23187FE0"/>
    <w:rsid w:val="232F5233"/>
    <w:rsid w:val="23309777"/>
    <w:rsid w:val="2330FEC1"/>
    <w:rsid w:val="2332336D"/>
    <w:rsid w:val="2334F811"/>
    <w:rsid w:val="23351216"/>
    <w:rsid w:val="2337E80F"/>
    <w:rsid w:val="2338ED33"/>
    <w:rsid w:val="233BCFEB"/>
    <w:rsid w:val="233E1ECD"/>
    <w:rsid w:val="233E9D5B"/>
    <w:rsid w:val="2340AF84"/>
    <w:rsid w:val="2344EC39"/>
    <w:rsid w:val="234A4F29"/>
    <w:rsid w:val="234F980F"/>
    <w:rsid w:val="2350CA1E"/>
    <w:rsid w:val="23526C91"/>
    <w:rsid w:val="23569B58"/>
    <w:rsid w:val="2356D588"/>
    <w:rsid w:val="236035DB"/>
    <w:rsid w:val="236889DA"/>
    <w:rsid w:val="236AA033"/>
    <w:rsid w:val="2372E515"/>
    <w:rsid w:val="2375B89C"/>
    <w:rsid w:val="2378ED62"/>
    <w:rsid w:val="23826AF3"/>
    <w:rsid w:val="2389B576"/>
    <w:rsid w:val="238C7620"/>
    <w:rsid w:val="239557B5"/>
    <w:rsid w:val="23964AF2"/>
    <w:rsid w:val="23983529"/>
    <w:rsid w:val="239A5CF8"/>
    <w:rsid w:val="239BCB5B"/>
    <w:rsid w:val="239FF71A"/>
    <w:rsid w:val="23AB4E0A"/>
    <w:rsid w:val="23AB52B3"/>
    <w:rsid w:val="23AE254E"/>
    <w:rsid w:val="23B0B6B0"/>
    <w:rsid w:val="23B28EC6"/>
    <w:rsid w:val="23B8CD2D"/>
    <w:rsid w:val="23C35D58"/>
    <w:rsid w:val="23C4D862"/>
    <w:rsid w:val="23C78B82"/>
    <w:rsid w:val="23C7C422"/>
    <w:rsid w:val="23C8E55F"/>
    <w:rsid w:val="23CA6DFF"/>
    <w:rsid w:val="23CA73E0"/>
    <w:rsid w:val="23CDCA5C"/>
    <w:rsid w:val="23CF3776"/>
    <w:rsid w:val="23D72E67"/>
    <w:rsid w:val="23DA6A29"/>
    <w:rsid w:val="23DE62D7"/>
    <w:rsid w:val="23DF7473"/>
    <w:rsid w:val="23E0A662"/>
    <w:rsid w:val="23EC0FAE"/>
    <w:rsid w:val="23EDD279"/>
    <w:rsid w:val="23EF1553"/>
    <w:rsid w:val="23EFF8CF"/>
    <w:rsid w:val="23F07414"/>
    <w:rsid w:val="23F4D184"/>
    <w:rsid w:val="23F6FCF2"/>
    <w:rsid w:val="23FE0C7B"/>
    <w:rsid w:val="24021275"/>
    <w:rsid w:val="240425E6"/>
    <w:rsid w:val="240900C6"/>
    <w:rsid w:val="240CFC00"/>
    <w:rsid w:val="241CFEFD"/>
    <w:rsid w:val="24250A6E"/>
    <w:rsid w:val="2425999E"/>
    <w:rsid w:val="242CC627"/>
    <w:rsid w:val="242F277A"/>
    <w:rsid w:val="2431D1D5"/>
    <w:rsid w:val="2432F0BB"/>
    <w:rsid w:val="2433884B"/>
    <w:rsid w:val="243DC415"/>
    <w:rsid w:val="2443CA71"/>
    <w:rsid w:val="2443F0B1"/>
    <w:rsid w:val="24476652"/>
    <w:rsid w:val="244EB5B7"/>
    <w:rsid w:val="2455ADB2"/>
    <w:rsid w:val="245A18B9"/>
    <w:rsid w:val="245F68ED"/>
    <w:rsid w:val="24612472"/>
    <w:rsid w:val="2461A206"/>
    <w:rsid w:val="24635BE2"/>
    <w:rsid w:val="2465B395"/>
    <w:rsid w:val="24672619"/>
    <w:rsid w:val="246B87C9"/>
    <w:rsid w:val="246C7E07"/>
    <w:rsid w:val="246D0F15"/>
    <w:rsid w:val="24708EDF"/>
    <w:rsid w:val="24723305"/>
    <w:rsid w:val="2477F9E3"/>
    <w:rsid w:val="24786B39"/>
    <w:rsid w:val="247F0057"/>
    <w:rsid w:val="248346B7"/>
    <w:rsid w:val="24836DB8"/>
    <w:rsid w:val="24858FEC"/>
    <w:rsid w:val="248A2A31"/>
    <w:rsid w:val="24948C75"/>
    <w:rsid w:val="24959251"/>
    <w:rsid w:val="2498F34E"/>
    <w:rsid w:val="2499D769"/>
    <w:rsid w:val="2499D904"/>
    <w:rsid w:val="249C7719"/>
    <w:rsid w:val="249DAFFB"/>
    <w:rsid w:val="249F4FF5"/>
    <w:rsid w:val="24A00A8E"/>
    <w:rsid w:val="24A38B02"/>
    <w:rsid w:val="24A45902"/>
    <w:rsid w:val="24A516B3"/>
    <w:rsid w:val="24AC8A73"/>
    <w:rsid w:val="24BBBAC4"/>
    <w:rsid w:val="24C04FDA"/>
    <w:rsid w:val="24C06CFF"/>
    <w:rsid w:val="24C1E8A3"/>
    <w:rsid w:val="24C4A906"/>
    <w:rsid w:val="24C8EA58"/>
    <w:rsid w:val="24CC7D08"/>
    <w:rsid w:val="24D21DF3"/>
    <w:rsid w:val="24D63BA5"/>
    <w:rsid w:val="24D756F1"/>
    <w:rsid w:val="24DDCBDA"/>
    <w:rsid w:val="24E0F1AD"/>
    <w:rsid w:val="24E1D036"/>
    <w:rsid w:val="24E50D1E"/>
    <w:rsid w:val="24E9842F"/>
    <w:rsid w:val="24EFB81C"/>
    <w:rsid w:val="24F810E8"/>
    <w:rsid w:val="24F86D1E"/>
    <w:rsid w:val="24F8787B"/>
    <w:rsid w:val="24FD65FB"/>
    <w:rsid w:val="2502FC2A"/>
    <w:rsid w:val="25061F34"/>
    <w:rsid w:val="25093CF2"/>
    <w:rsid w:val="250C25C0"/>
    <w:rsid w:val="25110D91"/>
    <w:rsid w:val="2515F326"/>
    <w:rsid w:val="25170389"/>
    <w:rsid w:val="25182C5B"/>
    <w:rsid w:val="251F9EC9"/>
    <w:rsid w:val="25255B13"/>
    <w:rsid w:val="2529826A"/>
    <w:rsid w:val="252C62E5"/>
    <w:rsid w:val="252C6701"/>
    <w:rsid w:val="252CC86A"/>
    <w:rsid w:val="252E5732"/>
    <w:rsid w:val="252FCBA3"/>
    <w:rsid w:val="2531312E"/>
    <w:rsid w:val="25357224"/>
    <w:rsid w:val="25373C6A"/>
    <w:rsid w:val="253AEE09"/>
    <w:rsid w:val="2540CB3C"/>
    <w:rsid w:val="25422EBC"/>
    <w:rsid w:val="2543C521"/>
    <w:rsid w:val="254605A6"/>
    <w:rsid w:val="25488C6C"/>
    <w:rsid w:val="254A67C1"/>
    <w:rsid w:val="254AD75D"/>
    <w:rsid w:val="254C5390"/>
    <w:rsid w:val="25558A19"/>
    <w:rsid w:val="25699C59"/>
    <w:rsid w:val="256BD3BE"/>
    <w:rsid w:val="256CC948"/>
    <w:rsid w:val="257162CE"/>
    <w:rsid w:val="2574A0E4"/>
    <w:rsid w:val="2579C702"/>
    <w:rsid w:val="2579D2AA"/>
    <w:rsid w:val="2579E7E0"/>
    <w:rsid w:val="257E61D5"/>
    <w:rsid w:val="2580F656"/>
    <w:rsid w:val="258286F9"/>
    <w:rsid w:val="2585E954"/>
    <w:rsid w:val="2587677C"/>
    <w:rsid w:val="258D06EC"/>
    <w:rsid w:val="258DEF6D"/>
    <w:rsid w:val="259640C7"/>
    <w:rsid w:val="2596E18F"/>
    <w:rsid w:val="25989AD9"/>
    <w:rsid w:val="259E77F0"/>
    <w:rsid w:val="259FE82A"/>
    <w:rsid w:val="25A1BE6B"/>
    <w:rsid w:val="25A28BA3"/>
    <w:rsid w:val="25A2BC43"/>
    <w:rsid w:val="25A4E3CC"/>
    <w:rsid w:val="25A6539E"/>
    <w:rsid w:val="25AF633D"/>
    <w:rsid w:val="25B1B0EC"/>
    <w:rsid w:val="25C066F6"/>
    <w:rsid w:val="25C1CBD1"/>
    <w:rsid w:val="25C59D13"/>
    <w:rsid w:val="25C882E7"/>
    <w:rsid w:val="25CACA09"/>
    <w:rsid w:val="25CB5270"/>
    <w:rsid w:val="25CD9CA7"/>
    <w:rsid w:val="25D90A6B"/>
    <w:rsid w:val="25DA4F7D"/>
    <w:rsid w:val="25DE06B7"/>
    <w:rsid w:val="25E1026E"/>
    <w:rsid w:val="25E1BCCA"/>
    <w:rsid w:val="25E3A703"/>
    <w:rsid w:val="25E96392"/>
    <w:rsid w:val="25EC624D"/>
    <w:rsid w:val="25F0A4FA"/>
    <w:rsid w:val="25F516E6"/>
    <w:rsid w:val="25F72989"/>
    <w:rsid w:val="25F8B2DA"/>
    <w:rsid w:val="25F9B902"/>
    <w:rsid w:val="26013EE1"/>
    <w:rsid w:val="2602CAC8"/>
    <w:rsid w:val="260547DA"/>
    <w:rsid w:val="2607B52F"/>
    <w:rsid w:val="26092117"/>
    <w:rsid w:val="260DFD1F"/>
    <w:rsid w:val="260F9E22"/>
    <w:rsid w:val="261330D5"/>
    <w:rsid w:val="261385D0"/>
    <w:rsid w:val="261D4B36"/>
    <w:rsid w:val="2623D6A7"/>
    <w:rsid w:val="26250145"/>
    <w:rsid w:val="2625C44C"/>
    <w:rsid w:val="262628C3"/>
    <w:rsid w:val="262BD9D0"/>
    <w:rsid w:val="26314BA2"/>
    <w:rsid w:val="2631D1C7"/>
    <w:rsid w:val="2633B464"/>
    <w:rsid w:val="263520DD"/>
    <w:rsid w:val="26362BF2"/>
    <w:rsid w:val="263BC24F"/>
    <w:rsid w:val="263BD56C"/>
    <w:rsid w:val="263E6EC8"/>
    <w:rsid w:val="263E7F92"/>
    <w:rsid w:val="264267C6"/>
    <w:rsid w:val="2649366F"/>
    <w:rsid w:val="264A5B69"/>
    <w:rsid w:val="264B44C6"/>
    <w:rsid w:val="26509659"/>
    <w:rsid w:val="265255E9"/>
    <w:rsid w:val="2655EBF2"/>
    <w:rsid w:val="265B8A95"/>
    <w:rsid w:val="265BDEB6"/>
    <w:rsid w:val="26601B21"/>
    <w:rsid w:val="2667746E"/>
    <w:rsid w:val="2667F5A2"/>
    <w:rsid w:val="266D44BA"/>
    <w:rsid w:val="266D64C1"/>
    <w:rsid w:val="266D8B09"/>
    <w:rsid w:val="266EC729"/>
    <w:rsid w:val="266F6E30"/>
    <w:rsid w:val="26721CD2"/>
    <w:rsid w:val="26792692"/>
    <w:rsid w:val="267FEDE2"/>
    <w:rsid w:val="26811EA8"/>
    <w:rsid w:val="268396A2"/>
    <w:rsid w:val="26863372"/>
    <w:rsid w:val="268835BB"/>
    <w:rsid w:val="2689EF15"/>
    <w:rsid w:val="268A1DD8"/>
    <w:rsid w:val="268B4814"/>
    <w:rsid w:val="268B62D5"/>
    <w:rsid w:val="2693C411"/>
    <w:rsid w:val="2693D94C"/>
    <w:rsid w:val="269436DB"/>
    <w:rsid w:val="269A478F"/>
    <w:rsid w:val="269D20D3"/>
    <w:rsid w:val="269DC34E"/>
    <w:rsid w:val="26A45BA9"/>
    <w:rsid w:val="26AEE29D"/>
    <w:rsid w:val="26AF1CA3"/>
    <w:rsid w:val="26B02DF0"/>
    <w:rsid w:val="26B0BEA9"/>
    <w:rsid w:val="26B84219"/>
    <w:rsid w:val="26BC228D"/>
    <w:rsid w:val="26BC9F4C"/>
    <w:rsid w:val="26C1819B"/>
    <w:rsid w:val="26C24F2D"/>
    <w:rsid w:val="26C51403"/>
    <w:rsid w:val="26C58CD6"/>
    <w:rsid w:val="26C62F38"/>
    <w:rsid w:val="26C6C139"/>
    <w:rsid w:val="26CA96D9"/>
    <w:rsid w:val="26CBEE2C"/>
    <w:rsid w:val="26CC4854"/>
    <w:rsid w:val="26D32CD1"/>
    <w:rsid w:val="26D42F84"/>
    <w:rsid w:val="26D649BA"/>
    <w:rsid w:val="26D80B64"/>
    <w:rsid w:val="26D93964"/>
    <w:rsid w:val="26DB7930"/>
    <w:rsid w:val="26DBE8BB"/>
    <w:rsid w:val="26DEFD7C"/>
    <w:rsid w:val="26DF0F66"/>
    <w:rsid w:val="26DF3386"/>
    <w:rsid w:val="26E04835"/>
    <w:rsid w:val="26E0B4C4"/>
    <w:rsid w:val="26E38EC5"/>
    <w:rsid w:val="26E3C48E"/>
    <w:rsid w:val="26E3FFBE"/>
    <w:rsid w:val="26E4A3BC"/>
    <w:rsid w:val="26E7D37B"/>
    <w:rsid w:val="26F2B692"/>
    <w:rsid w:val="26F3EF96"/>
    <w:rsid w:val="26F52898"/>
    <w:rsid w:val="26F68CE5"/>
    <w:rsid w:val="26FB221A"/>
    <w:rsid w:val="26FBFA8F"/>
    <w:rsid w:val="26FD89D2"/>
    <w:rsid w:val="26FE4E66"/>
    <w:rsid w:val="27003A63"/>
    <w:rsid w:val="270371D1"/>
    <w:rsid w:val="270B304D"/>
    <w:rsid w:val="270BCE32"/>
    <w:rsid w:val="2719956D"/>
    <w:rsid w:val="271B9D6F"/>
    <w:rsid w:val="271BBB0D"/>
    <w:rsid w:val="271CE28A"/>
    <w:rsid w:val="271D7532"/>
    <w:rsid w:val="2721B1EC"/>
    <w:rsid w:val="2729E5FF"/>
    <w:rsid w:val="272A6902"/>
    <w:rsid w:val="272AC1AF"/>
    <w:rsid w:val="272B857C"/>
    <w:rsid w:val="272D1C58"/>
    <w:rsid w:val="272E4051"/>
    <w:rsid w:val="27344239"/>
    <w:rsid w:val="2735EFA5"/>
    <w:rsid w:val="2736DC70"/>
    <w:rsid w:val="27393F0D"/>
    <w:rsid w:val="273D10CA"/>
    <w:rsid w:val="2740EFED"/>
    <w:rsid w:val="2747B1D3"/>
    <w:rsid w:val="27483701"/>
    <w:rsid w:val="27493C4F"/>
    <w:rsid w:val="274CBE3B"/>
    <w:rsid w:val="274F68DC"/>
    <w:rsid w:val="27572271"/>
    <w:rsid w:val="275D8D60"/>
    <w:rsid w:val="27643240"/>
    <w:rsid w:val="2765E3E4"/>
    <w:rsid w:val="2767423C"/>
    <w:rsid w:val="276A3F91"/>
    <w:rsid w:val="276E4C94"/>
    <w:rsid w:val="277579CC"/>
    <w:rsid w:val="277644FA"/>
    <w:rsid w:val="2776B552"/>
    <w:rsid w:val="2777D72E"/>
    <w:rsid w:val="277A83A4"/>
    <w:rsid w:val="277D8E63"/>
    <w:rsid w:val="277DDF91"/>
    <w:rsid w:val="2780CBAF"/>
    <w:rsid w:val="27810E74"/>
    <w:rsid w:val="2784C9A1"/>
    <w:rsid w:val="278C5255"/>
    <w:rsid w:val="278D3D43"/>
    <w:rsid w:val="278FD54D"/>
    <w:rsid w:val="2790219E"/>
    <w:rsid w:val="2790FFA6"/>
    <w:rsid w:val="27921F1D"/>
    <w:rsid w:val="2793BBBF"/>
    <w:rsid w:val="2795AC81"/>
    <w:rsid w:val="279CBE99"/>
    <w:rsid w:val="27A69296"/>
    <w:rsid w:val="27ACC637"/>
    <w:rsid w:val="27AE5745"/>
    <w:rsid w:val="27AEDF25"/>
    <w:rsid w:val="27B81BBB"/>
    <w:rsid w:val="27B9A106"/>
    <w:rsid w:val="27BC526C"/>
    <w:rsid w:val="27BC7227"/>
    <w:rsid w:val="27BD682A"/>
    <w:rsid w:val="27BF80EB"/>
    <w:rsid w:val="27C084FA"/>
    <w:rsid w:val="27C4DFD4"/>
    <w:rsid w:val="27C644E9"/>
    <w:rsid w:val="27C83E65"/>
    <w:rsid w:val="27C84351"/>
    <w:rsid w:val="27CC9050"/>
    <w:rsid w:val="27D2789A"/>
    <w:rsid w:val="27D9D714"/>
    <w:rsid w:val="27DD3F9C"/>
    <w:rsid w:val="27E2E937"/>
    <w:rsid w:val="27F0A959"/>
    <w:rsid w:val="27F13850"/>
    <w:rsid w:val="27F1471A"/>
    <w:rsid w:val="27F3B02D"/>
    <w:rsid w:val="27F7E1DF"/>
    <w:rsid w:val="27F89C19"/>
    <w:rsid w:val="27FC2F67"/>
    <w:rsid w:val="27FDED23"/>
    <w:rsid w:val="2801553E"/>
    <w:rsid w:val="280F5B16"/>
    <w:rsid w:val="281178A9"/>
    <w:rsid w:val="281C898C"/>
    <w:rsid w:val="281E45F0"/>
    <w:rsid w:val="281F04A6"/>
    <w:rsid w:val="281F4989"/>
    <w:rsid w:val="281F8434"/>
    <w:rsid w:val="28204C17"/>
    <w:rsid w:val="2822C257"/>
    <w:rsid w:val="2827382B"/>
    <w:rsid w:val="28324903"/>
    <w:rsid w:val="283279C9"/>
    <w:rsid w:val="2832CAB5"/>
    <w:rsid w:val="2834BC4E"/>
    <w:rsid w:val="28352C5A"/>
    <w:rsid w:val="2836FB5C"/>
    <w:rsid w:val="2837AC6C"/>
    <w:rsid w:val="283D9367"/>
    <w:rsid w:val="283FAC0D"/>
    <w:rsid w:val="28447DB5"/>
    <w:rsid w:val="2847B511"/>
    <w:rsid w:val="284F960D"/>
    <w:rsid w:val="285083A2"/>
    <w:rsid w:val="2853E0F5"/>
    <w:rsid w:val="2853FEBF"/>
    <w:rsid w:val="28540410"/>
    <w:rsid w:val="28541273"/>
    <w:rsid w:val="28580B34"/>
    <w:rsid w:val="285D5437"/>
    <w:rsid w:val="2861EDA8"/>
    <w:rsid w:val="28647D6E"/>
    <w:rsid w:val="286B7F5A"/>
    <w:rsid w:val="2871DC00"/>
    <w:rsid w:val="2875F6F9"/>
    <w:rsid w:val="287D4D4B"/>
    <w:rsid w:val="28881A96"/>
    <w:rsid w:val="2889403C"/>
    <w:rsid w:val="288E39B7"/>
    <w:rsid w:val="288F538A"/>
    <w:rsid w:val="28941220"/>
    <w:rsid w:val="28998882"/>
    <w:rsid w:val="289BA346"/>
    <w:rsid w:val="289C709D"/>
    <w:rsid w:val="289D7E5C"/>
    <w:rsid w:val="28A30178"/>
    <w:rsid w:val="28A47C75"/>
    <w:rsid w:val="28A4C945"/>
    <w:rsid w:val="28A5AB67"/>
    <w:rsid w:val="28A8B504"/>
    <w:rsid w:val="28B0F5F0"/>
    <w:rsid w:val="28B24BB4"/>
    <w:rsid w:val="28B4A771"/>
    <w:rsid w:val="28B553E6"/>
    <w:rsid w:val="28B5AB19"/>
    <w:rsid w:val="28C1EC30"/>
    <w:rsid w:val="28C3A9F7"/>
    <w:rsid w:val="28CA510B"/>
    <w:rsid w:val="28CAE8B6"/>
    <w:rsid w:val="28CFE5F8"/>
    <w:rsid w:val="28D1A647"/>
    <w:rsid w:val="28D1CE4B"/>
    <w:rsid w:val="28DCCFA5"/>
    <w:rsid w:val="28E1B893"/>
    <w:rsid w:val="28E25021"/>
    <w:rsid w:val="28E3C5B1"/>
    <w:rsid w:val="28EBA27B"/>
    <w:rsid w:val="28ED74F3"/>
    <w:rsid w:val="28F23FDE"/>
    <w:rsid w:val="28F43B0B"/>
    <w:rsid w:val="28FB7756"/>
    <w:rsid w:val="28FBF819"/>
    <w:rsid w:val="28FC33CA"/>
    <w:rsid w:val="29025E90"/>
    <w:rsid w:val="290317EE"/>
    <w:rsid w:val="29045213"/>
    <w:rsid w:val="2904EAE4"/>
    <w:rsid w:val="29058192"/>
    <w:rsid w:val="29083864"/>
    <w:rsid w:val="290F92D6"/>
    <w:rsid w:val="2913C570"/>
    <w:rsid w:val="29157338"/>
    <w:rsid w:val="29179FF0"/>
    <w:rsid w:val="29186233"/>
    <w:rsid w:val="291CDF60"/>
    <w:rsid w:val="291D797C"/>
    <w:rsid w:val="2921B20B"/>
    <w:rsid w:val="2923AD51"/>
    <w:rsid w:val="292926EA"/>
    <w:rsid w:val="29295F7A"/>
    <w:rsid w:val="292ADFBF"/>
    <w:rsid w:val="292BAEC9"/>
    <w:rsid w:val="292F5744"/>
    <w:rsid w:val="293130EE"/>
    <w:rsid w:val="2931A74A"/>
    <w:rsid w:val="29346B37"/>
    <w:rsid w:val="2934E6F3"/>
    <w:rsid w:val="29380D63"/>
    <w:rsid w:val="2938EE00"/>
    <w:rsid w:val="293B0467"/>
    <w:rsid w:val="294126C3"/>
    <w:rsid w:val="294696A8"/>
    <w:rsid w:val="2948014D"/>
    <w:rsid w:val="2957EBC4"/>
    <w:rsid w:val="295B6C4B"/>
    <w:rsid w:val="295D2D3F"/>
    <w:rsid w:val="295DC985"/>
    <w:rsid w:val="295E2865"/>
    <w:rsid w:val="29603E9E"/>
    <w:rsid w:val="296175D9"/>
    <w:rsid w:val="296915D8"/>
    <w:rsid w:val="296C5847"/>
    <w:rsid w:val="29714B30"/>
    <w:rsid w:val="2974F877"/>
    <w:rsid w:val="29808F81"/>
    <w:rsid w:val="2984DFFC"/>
    <w:rsid w:val="29912199"/>
    <w:rsid w:val="299265B8"/>
    <w:rsid w:val="29960C75"/>
    <w:rsid w:val="299735F8"/>
    <w:rsid w:val="299CA72E"/>
    <w:rsid w:val="299EC59F"/>
    <w:rsid w:val="299EFEC4"/>
    <w:rsid w:val="299F89C7"/>
    <w:rsid w:val="29A54351"/>
    <w:rsid w:val="29ABDC57"/>
    <w:rsid w:val="29B2D76E"/>
    <w:rsid w:val="29B3FB07"/>
    <w:rsid w:val="29B45B79"/>
    <w:rsid w:val="29B551BA"/>
    <w:rsid w:val="29B9AC7D"/>
    <w:rsid w:val="29BC6721"/>
    <w:rsid w:val="29BE652E"/>
    <w:rsid w:val="29DAE0FE"/>
    <w:rsid w:val="29DD02BB"/>
    <w:rsid w:val="29DFCA36"/>
    <w:rsid w:val="29E274B3"/>
    <w:rsid w:val="29E3A217"/>
    <w:rsid w:val="29E536A9"/>
    <w:rsid w:val="29E5F005"/>
    <w:rsid w:val="29E75009"/>
    <w:rsid w:val="29E817E6"/>
    <w:rsid w:val="29EA5A6C"/>
    <w:rsid w:val="29F1A88D"/>
    <w:rsid w:val="29F4F23F"/>
    <w:rsid w:val="29F58851"/>
    <w:rsid w:val="29F63643"/>
    <w:rsid w:val="29F93DD6"/>
    <w:rsid w:val="29FB8436"/>
    <w:rsid w:val="29FBA1D2"/>
    <w:rsid w:val="2A033D84"/>
    <w:rsid w:val="2A0683D9"/>
    <w:rsid w:val="2A0A08DC"/>
    <w:rsid w:val="2A0AF49B"/>
    <w:rsid w:val="2A0D0E59"/>
    <w:rsid w:val="2A0F5C76"/>
    <w:rsid w:val="2A1EE632"/>
    <w:rsid w:val="2A1F7023"/>
    <w:rsid w:val="2A28F1F6"/>
    <w:rsid w:val="2A2A9713"/>
    <w:rsid w:val="2A2E24E3"/>
    <w:rsid w:val="2A2E3D80"/>
    <w:rsid w:val="2A393344"/>
    <w:rsid w:val="2A46EC28"/>
    <w:rsid w:val="2A471E6C"/>
    <w:rsid w:val="2A47D7EE"/>
    <w:rsid w:val="2A482EC3"/>
    <w:rsid w:val="2A48BECB"/>
    <w:rsid w:val="2A496FDF"/>
    <w:rsid w:val="2A4EDB14"/>
    <w:rsid w:val="2A50AE9D"/>
    <w:rsid w:val="2A511F28"/>
    <w:rsid w:val="2A595B17"/>
    <w:rsid w:val="2A598FF6"/>
    <w:rsid w:val="2A60111C"/>
    <w:rsid w:val="2A605A8A"/>
    <w:rsid w:val="2A6066CF"/>
    <w:rsid w:val="2A62F8A1"/>
    <w:rsid w:val="2A65F01F"/>
    <w:rsid w:val="2A68F589"/>
    <w:rsid w:val="2A6B7B6A"/>
    <w:rsid w:val="2A6B7F96"/>
    <w:rsid w:val="2A6F5AC0"/>
    <w:rsid w:val="2A704FFC"/>
    <w:rsid w:val="2A73A8D2"/>
    <w:rsid w:val="2A73FD58"/>
    <w:rsid w:val="2A7869E1"/>
    <w:rsid w:val="2A78AE32"/>
    <w:rsid w:val="2A796540"/>
    <w:rsid w:val="2A7BF7EC"/>
    <w:rsid w:val="2A7ED6B1"/>
    <w:rsid w:val="2A818877"/>
    <w:rsid w:val="2A855574"/>
    <w:rsid w:val="2A8720B8"/>
    <w:rsid w:val="2A8F6D10"/>
    <w:rsid w:val="2A90DF59"/>
    <w:rsid w:val="2A96BAA3"/>
    <w:rsid w:val="2AA8CCEF"/>
    <w:rsid w:val="2AABE484"/>
    <w:rsid w:val="2AB055B3"/>
    <w:rsid w:val="2AB30956"/>
    <w:rsid w:val="2AB8AD92"/>
    <w:rsid w:val="2AB9B075"/>
    <w:rsid w:val="2AC0D93F"/>
    <w:rsid w:val="2AC43E27"/>
    <w:rsid w:val="2AC904B3"/>
    <w:rsid w:val="2ACBF7D3"/>
    <w:rsid w:val="2AD014CF"/>
    <w:rsid w:val="2AD4A31C"/>
    <w:rsid w:val="2ADD610A"/>
    <w:rsid w:val="2AE08F62"/>
    <w:rsid w:val="2AE597B5"/>
    <w:rsid w:val="2AE7CC52"/>
    <w:rsid w:val="2AE96D4C"/>
    <w:rsid w:val="2AF1B2C1"/>
    <w:rsid w:val="2AF2A748"/>
    <w:rsid w:val="2AF3C04D"/>
    <w:rsid w:val="2AF6F112"/>
    <w:rsid w:val="2AFAF977"/>
    <w:rsid w:val="2AFBEB4D"/>
    <w:rsid w:val="2AFC5408"/>
    <w:rsid w:val="2AFE2F48"/>
    <w:rsid w:val="2B00715D"/>
    <w:rsid w:val="2B058014"/>
    <w:rsid w:val="2B09E406"/>
    <w:rsid w:val="2B12A420"/>
    <w:rsid w:val="2B14B508"/>
    <w:rsid w:val="2B14D38C"/>
    <w:rsid w:val="2B1B4F3C"/>
    <w:rsid w:val="2B2A8F8B"/>
    <w:rsid w:val="2B2BF9F0"/>
    <w:rsid w:val="2B2E6E1F"/>
    <w:rsid w:val="2B2F2506"/>
    <w:rsid w:val="2B3059EE"/>
    <w:rsid w:val="2B320E50"/>
    <w:rsid w:val="2B37156F"/>
    <w:rsid w:val="2B3718AD"/>
    <w:rsid w:val="2B37CE95"/>
    <w:rsid w:val="2B38F4AD"/>
    <w:rsid w:val="2B3AB49B"/>
    <w:rsid w:val="2B3AEBA6"/>
    <w:rsid w:val="2B401E05"/>
    <w:rsid w:val="2B4050E1"/>
    <w:rsid w:val="2B42C906"/>
    <w:rsid w:val="2B476D5B"/>
    <w:rsid w:val="2B4C8C10"/>
    <w:rsid w:val="2B5E831B"/>
    <w:rsid w:val="2B64103B"/>
    <w:rsid w:val="2B65EAFA"/>
    <w:rsid w:val="2B6D40E5"/>
    <w:rsid w:val="2B7353AB"/>
    <w:rsid w:val="2B7475A6"/>
    <w:rsid w:val="2B75B442"/>
    <w:rsid w:val="2B76F87E"/>
    <w:rsid w:val="2B77F9C4"/>
    <w:rsid w:val="2B782A56"/>
    <w:rsid w:val="2B7D9C38"/>
    <w:rsid w:val="2B7EB2CD"/>
    <w:rsid w:val="2B858381"/>
    <w:rsid w:val="2B87F93E"/>
    <w:rsid w:val="2B8AF192"/>
    <w:rsid w:val="2B8F11DA"/>
    <w:rsid w:val="2B9087D5"/>
    <w:rsid w:val="2B9404C3"/>
    <w:rsid w:val="2B95A572"/>
    <w:rsid w:val="2B9D55EB"/>
    <w:rsid w:val="2BA18F12"/>
    <w:rsid w:val="2BAC39E3"/>
    <w:rsid w:val="2BAE721D"/>
    <w:rsid w:val="2BAFC127"/>
    <w:rsid w:val="2BB38A31"/>
    <w:rsid w:val="2BB44A3A"/>
    <w:rsid w:val="2BB4A2C7"/>
    <w:rsid w:val="2BB69DBF"/>
    <w:rsid w:val="2BB73725"/>
    <w:rsid w:val="2BB7B7FD"/>
    <w:rsid w:val="2BBB775B"/>
    <w:rsid w:val="2BBCF8F1"/>
    <w:rsid w:val="2BC00E50"/>
    <w:rsid w:val="2BC06430"/>
    <w:rsid w:val="2BC3CE44"/>
    <w:rsid w:val="2BC3DC20"/>
    <w:rsid w:val="2BC53FE7"/>
    <w:rsid w:val="2BD0DAD9"/>
    <w:rsid w:val="2BD322D4"/>
    <w:rsid w:val="2BD550A6"/>
    <w:rsid w:val="2BD6CBFF"/>
    <w:rsid w:val="2BD73645"/>
    <w:rsid w:val="2BD97C51"/>
    <w:rsid w:val="2BDCFBAC"/>
    <w:rsid w:val="2BDECAC6"/>
    <w:rsid w:val="2BE11678"/>
    <w:rsid w:val="2BE95E35"/>
    <w:rsid w:val="2BE98ACA"/>
    <w:rsid w:val="2BEC7EAD"/>
    <w:rsid w:val="2BEC8A39"/>
    <w:rsid w:val="2BEDB88A"/>
    <w:rsid w:val="2BF08F60"/>
    <w:rsid w:val="2BF19E7B"/>
    <w:rsid w:val="2BF41426"/>
    <w:rsid w:val="2BF52FFA"/>
    <w:rsid w:val="2BF85909"/>
    <w:rsid w:val="2BFBB80E"/>
    <w:rsid w:val="2C014ED3"/>
    <w:rsid w:val="2C0A4439"/>
    <w:rsid w:val="2C0C095E"/>
    <w:rsid w:val="2C12964D"/>
    <w:rsid w:val="2C143FDE"/>
    <w:rsid w:val="2C16E43D"/>
    <w:rsid w:val="2C20C91E"/>
    <w:rsid w:val="2C211069"/>
    <w:rsid w:val="2C2209E9"/>
    <w:rsid w:val="2C23389E"/>
    <w:rsid w:val="2C27C2C8"/>
    <w:rsid w:val="2C2859E1"/>
    <w:rsid w:val="2C2A7501"/>
    <w:rsid w:val="2C2CEF93"/>
    <w:rsid w:val="2C308C5A"/>
    <w:rsid w:val="2C3616D6"/>
    <w:rsid w:val="2C3616E6"/>
    <w:rsid w:val="2C386E82"/>
    <w:rsid w:val="2C3EB223"/>
    <w:rsid w:val="2C3EC5D9"/>
    <w:rsid w:val="2C3F8889"/>
    <w:rsid w:val="2C45ED1A"/>
    <w:rsid w:val="2C4AA87E"/>
    <w:rsid w:val="2C4C3350"/>
    <w:rsid w:val="2C4DC95E"/>
    <w:rsid w:val="2C4DFC19"/>
    <w:rsid w:val="2C5149E0"/>
    <w:rsid w:val="2C56C2FE"/>
    <w:rsid w:val="2C57A296"/>
    <w:rsid w:val="2C595306"/>
    <w:rsid w:val="2C5C9450"/>
    <w:rsid w:val="2C669504"/>
    <w:rsid w:val="2C66A0EF"/>
    <w:rsid w:val="2C680EFF"/>
    <w:rsid w:val="2C6996DB"/>
    <w:rsid w:val="2C6C2523"/>
    <w:rsid w:val="2C73EB95"/>
    <w:rsid w:val="2C77DA6F"/>
    <w:rsid w:val="2C7ED040"/>
    <w:rsid w:val="2C83B875"/>
    <w:rsid w:val="2C880719"/>
    <w:rsid w:val="2C89C7DB"/>
    <w:rsid w:val="2C8A08C4"/>
    <w:rsid w:val="2C8C7E38"/>
    <w:rsid w:val="2C8D599C"/>
    <w:rsid w:val="2C9105A5"/>
    <w:rsid w:val="2C993D55"/>
    <w:rsid w:val="2C9A2BB8"/>
    <w:rsid w:val="2C9BE4CB"/>
    <w:rsid w:val="2C9DD72D"/>
    <w:rsid w:val="2C9F04CB"/>
    <w:rsid w:val="2C9F7DB4"/>
    <w:rsid w:val="2CA31F07"/>
    <w:rsid w:val="2CA6270D"/>
    <w:rsid w:val="2CA7B429"/>
    <w:rsid w:val="2CA963E4"/>
    <w:rsid w:val="2CADB3E8"/>
    <w:rsid w:val="2CAF705F"/>
    <w:rsid w:val="2CB787E6"/>
    <w:rsid w:val="2CBBDF69"/>
    <w:rsid w:val="2CBF9ADB"/>
    <w:rsid w:val="2CC095A5"/>
    <w:rsid w:val="2CD8DFAA"/>
    <w:rsid w:val="2CD922F6"/>
    <w:rsid w:val="2CDFB554"/>
    <w:rsid w:val="2CE0ADC5"/>
    <w:rsid w:val="2CE1ED6F"/>
    <w:rsid w:val="2CE5F4AE"/>
    <w:rsid w:val="2CE771A7"/>
    <w:rsid w:val="2CEA62B6"/>
    <w:rsid w:val="2CED06FC"/>
    <w:rsid w:val="2CED6B16"/>
    <w:rsid w:val="2CF07C3F"/>
    <w:rsid w:val="2CF15051"/>
    <w:rsid w:val="2CF336FB"/>
    <w:rsid w:val="2CF473C5"/>
    <w:rsid w:val="2CFD2712"/>
    <w:rsid w:val="2D011DCA"/>
    <w:rsid w:val="2D02A98D"/>
    <w:rsid w:val="2D032119"/>
    <w:rsid w:val="2D0A4AAF"/>
    <w:rsid w:val="2D13D522"/>
    <w:rsid w:val="2D1A5035"/>
    <w:rsid w:val="2D1D8BFF"/>
    <w:rsid w:val="2D1EB77F"/>
    <w:rsid w:val="2D2387BE"/>
    <w:rsid w:val="2D239BE0"/>
    <w:rsid w:val="2D28DFA6"/>
    <w:rsid w:val="2D29EDED"/>
    <w:rsid w:val="2D2C971E"/>
    <w:rsid w:val="2D2E509E"/>
    <w:rsid w:val="2D348B76"/>
    <w:rsid w:val="2D3E2A02"/>
    <w:rsid w:val="2D428215"/>
    <w:rsid w:val="2D471ABD"/>
    <w:rsid w:val="2D4A0A49"/>
    <w:rsid w:val="2D4A358B"/>
    <w:rsid w:val="2D4D74C9"/>
    <w:rsid w:val="2D4DCA67"/>
    <w:rsid w:val="2D511100"/>
    <w:rsid w:val="2D5252BB"/>
    <w:rsid w:val="2D539BF3"/>
    <w:rsid w:val="2D55911D"/>
    <w:rsid w:val="2D563AE4"/>
    <w:rsid w:val="2D56B25F"/>
    <w:rsid w:val="2D611F7E"/>
    <w:rsid w:val="2D627944"/>
    <w:rsid w:val="2D739D3F"/>
    <w:rsid w:val="2D745094"/>
    <w:rsid w:val="2D81BDBE"/>
    <w:rsid w:val="2D8A19DA"/>
    <w:rsid w:val="2D8B9A5D"/>
    <w:rsid w:val="2D8C4A28"/>
    <w:rsid w:val="2D8D73E8"/>
    <w:rsid w:val="2D8D7B1C"/>
    <w:rsid w:val="2D8F78C4"/>
    <w:rsid w:val="2D9568AF"/>
    <w:rsid w:val="2D95D390"/>
    <w:rsid w:val="2D980E0C"/>
    <w:rsid w:val="2D9C7463"/>
    <w:rsid w:val="2D9D9FD3"/>
    <w:rsid w:val="2DA563CE"/>
    <w:rsid w:val="2DAE6C21"/>
    <w:rsid w:val="2DAF1014"/>
    <w:rsid w:val="2DB24722"/>
    <w:rsid w:val="2DB47E5A"/>
    <w:rsid w:val="2DB62D05"/>
    <w:rsid w:val="2DB6D96A"/>
    <w:rsid w:val="2DC5495F"/>
    <w:rsid w:val="2DC82E9C"/>
    <w:rsid w:val="2DCAB46E"/>
    <w:rsid w:val="2DCB74F8"/>
    <w:rsid w:val="2DCDB8A3"/>
    <w:rsid w:val="2DCDB922"/>
    <w:rsid w:val="2DCE34E6"/>
    <w:rsid w:val="2DD0A3F3"/>
    <w:rsid w:val="2DD193C2"/>
    <w:rsid w:val="2DD24CBC"/>
    <w:rsid w:val="2DD59D86"/>
    <w:rsid w:val="2DD790C0"/>
    <w:rsid w:val="2DD7AD32"/>
    <w:rsid w:val="2DE03EC9"/>
    <w:rsid w:val="2DF4267B"/>
    <w:rsid w:val="2DF5DA63"/>
    <w:rsid w:val="2DF8F4EC"/>
    <w:rsid w:val="2DFBB065"/>
    <w:rsid w:val="2DFE103E"/>
    <w:rsid w:val="2E026B27"/>
    <w:rsid w:val="2E0FE3CC"/>
    <w:rsid w:val="2E117C78"/>
    <w:rsid w:val="2E11A972"/>
    <w:rsid w:val="2E15756F"/>
    <w:rsid w:val="2E16F243"/>
    <w:rsid w:val="2E1B8AB0"/>
    <w:rsid w:val="2E1FAA6C"/>
    <w:rsid w:val="2E205E96"/>
    <w:rsid w:val="2E28C646"/>
    <w:rsid w:val="2E2B3455"/>
    <w:rsid w:val="2E2F6852"/>
    <w:rsid w:val="2E320225"/>
    <w:rsid w:val="2E358CC1"/>
    <w:rsid w:val="2E36D780"/>
    <w:rsid w:val="2E378463"/>
    <w:rsid w:val="2E384E23"/>
    <w:rsid w:val="2E3ED8EB"/>
    <w:rsid w:val="2E42B382"/>
    <w:rsid w:val="2E474A7A"/>
    <w:rsid w:val="2E4B4EA5"/>
    <w:rsid w:val="2E4E0628"/>
    <w:rsid w:val="2E4E4E87"/>
    <w:rsid w:val="2E59DFBC"/>
    <w:rsid w:val="2E5C8F9B"/>
    <w:rsid w:val="2E5E14B4"/>
    <w:rsid w:val="2E60A2C1"/>
    <w:rsid w:val="2E63028D"/>
    <w:rsid w:val="2E645E54"/>
    <w:rsid w:val="2E6B175D"/>
    <w:rsid w:val="2E704B8A"/>
    <w:rsid w:val="2E70837A"/>
    <w:rsid w:val="2E712D8C"/>
    <w:rsid w:val="2E764EB1"/>
    <w:rsid w:val="2E772AA5"/>
    <w:rsid w:val="2E79CF9C"/>
    <w:rsid w:val="2E7A0C8E"/>
    <w:rsid w:val="2E86CA8F"/>
    <w:rsid w:val="2E895FB3"/>
    <w:rsid w:val="2E8EF204"/>
    <w:rsid w:val="2E8F0A54"/>
    <w:rsid w:val="2E918F69"/>
    <w:rsid w:val="2E950C78"/>
    <w:rsid w:val="2E96847E"/>
    <w:rsid w:val="2E9815FD"/>
    <w:rsid w:val="2E997A8F"/>
    <w:rsid w:val="2E9C0EC4"/>
    <w:rsid w:val="2E9D0B8C"/>
    <w:rsid w:val="2EA1CC06"/>
    <w:rsid w:val="2EA640A9"/>
    <w:rsid w:val="2EA82947"/>
    <w:rsid w:val="2EB0054E"/>
    <w:rsid w:val="2EB188F2"/>
    <w:rsid w:val="2EB35A05"/>
    <w:rsid w:val="2EB54FA5"/>
    <w:rsid w:val="2EB62E68"/>
    <w:rsid w:val="2EB6E0B4"/>
    <w:rsid w:val="2EB8263C"/>
    <w:rsid w:val="2EB91E31"/>
    <w:rsid w:val="2EBB8ABA"/>
    <w:rsid w:val="2EBC9A6F"/>
    <w:rsid w:val="2EC0525F"/>
    <w:rsid w:val="2EC0BCB0"/>
    <w:rsid w:val="2EC24451"/>
    <w:rsid w:val="2EC3322B"/>
    <w:rsid w:val="2EC68814"/>
    <w:rsid w:val="2EC73A52"/>
    <w:rsid w:val="2ECBAA17"/>
    <w:rsid w:val="2ECC745A"/>
    <w:rsid w:val="2ECE0E89"/>
    <w:rsid w:val="2ED14FF8"/>
    <w:rsid w:val="2ED2D5F2"/>
    <w:rsid w:val="2EE49A21"/>
    <w:rsid w:val="2EE59D6F"/>
    <w:rsid w:val="2EE6E416"/>
    <w:rsid w:val="2EE7A811"/>
    <w:rsid w:val="2EE7C4E3"/>
    <w:rsid w:val="2EEA3F96"/>
    <w:rsid w:val="2EEE4D50"/>
    <w:rsid w:val="2EF321DB"/>
    <w:rsid w:val="2EF707C0"/>
    <w:rsid w:val="2EF75048"/>
    <w:rsid w:val="2F026319"/>
    <w:rsid w:val="2F0343F5"/>
    <w:rsid w:val="2F0543FF"/>
    <w:rsid w:val="2F062007"/>
    <w:rsid w:val="2F071FA6"/>
    <w:rsid w:val="2F0A8414"/>
    <w:rsid w:val="2F0E13C5"/>
    <w:rsid w:val="2F0FAFA9"/>
    <w:rsid w:val="2F126C99"/>
    <w:rsid w:val="2F127B95"/>
    <w:rsid w:val="2F160FFD"/>
    <w:rsid w:val="2F1B0345"/>
    <w:rsid w:val="2F1B8DA8"/>
    <w:rsid w:val="2F1D497A"/>
    <w:rsid w:val="2F1E3364"/>
    <w:rsid w:val="2F2201CA"/>
    <w:rsid w:val="2F24681C"/>
    <w:rsid w:val="2F27F860"/>
    <w:rsid w:val="2F2D729F"/>
    <w:rsid w:val="2F2EEB57"/>
    <w:rsid w:val="2F32055D"/>
    <w:rsid w:val="2F3380E0"/>
    <w:rsid w:val="2F34CE62"/>
    <w:rsid w:val="2F371745"/>
    <w:rsid w:val="2F410425"/>
    <w:rsid w:val="2F423613"/>
    <w:rsid w:val="2F492EBC"/>
    <w:rsid w:val="2F551138"/>
    <w:rsid w:val="2F556835"/>
    <w:rsid w:val="2F55749D"/>
    <w:rsid w:val="2F5CAE11"/>
    <w:rsid w:val="2F5CCA11"/>
    <w:rsid w:val="2F5EEF68"/>
    <w:rsid w:val="2F6192DE"/>
    <w:rsid w:val="2F64A33A"/>
    <w:rsid w:val="2F66D119"/>
    <w:rsid w:val="2F698535"/>
    <w:rsid w:val="2F6D988C"/>
    <w:rsid w:val="2F75E62F"/>
    <w:rsid w:val="2F7CB505"/>
    <w:rsid w:val="2F7E0EE5"/>
    <w:rsid w:val="2F7E9F1A"/>
    <w:rsid w:val="2F7EC3A1"/>
    <w:rsid w:val="2F806563"/>
    <w:rsid w:val="2F81F307"/>
    <w:rsid w:val="2F84183C"/>
    <w:rsid w:val="2F857F21"/>
    <w:rsid w:val="2F8752EB"/>
    <w:rsid w:val="2F89657A"/>
    <w:rsid w:val="2F911F67"/>
    <w:rsid w:val="2F9302C0"/>
    <w:rsid w:val="2F93F481"/>
    <w:rsid w:val="2F9B6B76"/>
    <w:rsid w:val="2F9C95D7"/>
    <w:rsid w:val="2F9DC104"/>
    <w:rsid w:val="2FA0E296"/>
    <w:rsid w:val="2FA45CA5"/>
    <w:rsid w:val="2FA59C70"/>
    <w:rsid w:val="2FA606C8"/>
    <w:rsid w:val="2FA63BBE"/>
    <w:rsid w:val="2FA9B098"/>
    <w:rsid w:val="2FAF0D8D"/>
    <w:rsid w:val="2FB119F8"/>
    <w:rsid w:val="2FB17B76"/>
    <w:rsid w:val="2FB22323"/>
    <w:rsid w:val="2FB33876"/>
    <w:rsid w:val="2FB65C56"/>
    <w:rsid w:val="2FB75B9D"/>
    <w:rsid w:val="2FBB38AF"/>
    <w:rsid w:val="2FBC22CC"/>
    <w:rsid w:val="2FBD665D"/>
    <w:rsid w:val="2FC19D72"/>
    <w:rsid w:val="2FC92DEC"/>
    <w:rsid w:val="2FC9CDD4"/>
    <w:rsid w:val="2FCD5817"/>
    <w:rsid w:val="2FCF1220"/>
    <w:rsid w:val="2FD04B4E"/>
    <w:rsid w:val="2FD257C0"/>
    <w:rsid w:val="2FD30632"/>
    <w:rsid w:val="2FD6AD68"/>
    <w:rsid w:val="2FD716D2"/>
    <w:rsid w:val="2FDBBC7A"/>
    <w:rsid w:val="2FDD1F0F"/>
    <w:rsid w:val="2FDD5BCE"/>
    <w:rsid w:val="2FE052AA"/>
    <w:rsid w:val="2FE0681A"/>
    <w:rsid w:val="2FE5FFAF"/>
    <w:rsid w:val="2FE9025A"/>
    <w:rsid w:val="2FF09BC8"/>
    <w:rsid w:val="2FF11ECE"/>
    <w:rsid w:val="2FF4E653"/>
    <w:rsid w:val="2FF9EC59"/>
    <w:rsid w:val="2FFB0455"/>
    <w:rsid w:val="2FFB8910"/>
    <w:rsid w:val="2FFD076F"/>
    <w:rsid w:val="2FFD0905"/>
    <w:rsid w:val="300407A2"/>
    <w:rsid w:val="30098EC9"/>
    <w:rsid w:val="300E3885"/>
    <w:rsid w:val="301104ED"/>
    <w:rsid w:val="30116019"/>
    <w:rsid w:val="3015F55F"/>
    <w:rsid w:val="301CB5D5"/>
    <w:rsid w:val="301E75CF"/>
    <w:rsid w:val="30259420"/>
    <w:rsid w:val="3027F378"/>
    <w:rsid w:val="302B019A"/>
    <w:rsid w:val="30329AE6"/>
    <w:rsid w:val="303345D3"/>
    <w:rsid w:val="30363E3F"/>
    <w:rsid w:val="303A1FC3"/>
    <w:rsid w:val="303B49D5"/>
    <w:rsid w:val="303BCFB1"/>
    <w:rsid w:val="30419931"/>
    <w:rsid w:val="304703CA"/>
    <w:rsid w:val="304790B4"/>
    <w:rsid w:val="3048CCE3"/>
    <w:rsid w:val="304CA0B9"/>
    <w:rsid w:val="3056A4A2"/>
    <w:rsid w:val="3057E042"/>
    <w:rsid w:val="305A8D04"/>
    <w:rsid w:val="305B8898"/>
    <w:rsid w:val="3062C7D5"/>
    <w:rsid w:val="3066D3EF"/>
    <w:rsid w:val="306E55F5"/>
    <w:rsid w:val="306EC659"/>
    <w:rsid w:val="306EECF4"/>
    <w:rsid w:val="307242B0"/>
    <w:rsid w:val="3075516B"/>
    <w:rsid w:val="3077E1C3"/>
    <w:rsid w:val="307D50D7"/>
    <w:rsid w:val="3080FF1F"/>
    <w:rsid w:val="308309CF"/>
    <w:rsid w:val="3087B911"/>
    <w:rsid w:val="308D6027"/>
    <w:rsid w:val="308FDF90"/>
    <w:rsid w:val="309808E2"/>
    <w:rsid w:val="30A4C8C9"/>
    <w:rsid w:val="30A87C3B"/>
    <w:rsid w:val="30B05F1B"/>
    <w:rsid w:val="30B2507F"/>
    <w:rsid w:val="30B5EF6E"/>
    <w:rsid w:val="30B83362"/>
    <w:rsid w:val="30BA5596"/>
    <w:rsid w:val="30BC64E2"/>
    <w:rsid w:val="30C50172"/>
    <w:rsid w:val="30CC987A"/>
    <w:rsid w:val="30CEBD32"/>
    <w:rsid w:val="30CFC890"/>
    <w:rsid w:val="30D04207"/>
    <w:rsid w:val="30D69790"/>
    <w:rsid w:val="30D8F3B6"/>
    <w:rsid w:val="30DE8714"/>
    <w:rsid w:val="30DE902D"/>
    <w:rsid w:val="30DECC71"/>
    <w:rsid w:val="30DFA127"/>
    <w:rsid w:val="30E27FE3"/>
    <w:rsid w:val="30E400A5"/>
    <w:rsid w:val="30E87CD9"/>
    <w:rsid w:val="30E9BBA9"/>
    <w:rsid w:val="30EED497"/>
    <w:rsid w:val="30FCE13C"/>
    <w:rsid w:val="310206AA"/>
    <w:rsid w:val="31022DA0"/>
    <w:rsid w:val="31028D5C"/>
    <w:rsid w:val="3104B3F3"/>
    <w:rsid w:val="3105F2B7"/>
    <w:rsid w:val="31081A51"/>
    <w:rsid w:val="310972ED"/>
    <w:rsid w:val="31097EC3"/>
    <w:rsid w:val="31098FD8"/>
    <w:rsid w:val="310A8EB5"/>
    <w:rsid w:val="310ADC9F"/>
    <w:rsid w:val="31106ED3"/>
    <w:rsid w:val="31111BC0"/>
    <w:rsid w:val="3113574E"/>
    <w:rsid w:val="3115E4B2"/>
    <w:rsid w:val="3118099C"/>
    <w:rsid w:val="311D711A"/>
    <w:rsid w:val="311D80AB"/>
    <w:rsid w:val="31268A60"/>
    <w:rsid w:val="31292D10"/>
    <w:rsid w:val="312CCBED"/>
    <w:rsid w:val="312F4505"/>
    <w:rsid w:val="3131F38F"/>
    <w:rsid w:val="31409B3C"/>
    <w:rsid w:val="3140A1B7"/>
    <w:rsid w:val="314652E6"/>
    <w:rsid w:val="3148D619"/>
    <w:rsid w:val="314A51F0"/>
    <w:rsid w:val="314E48A6"/>
    <w:rsid w:val="314EF8D1"/>
    <w:rsid w:val="314F7D72"/>
    <w:rsid w:val="315090CA"/>
    <w:rsid w:val="3152E2EB"/>
    <w:rsid w:val="3156416A"/>
    <w:rsid w:val="3156F6AE"/>
    <w:rsid w:val="315996C9"/>
    <w:rsid w:val="3164D51B"/>
    <w:rsid w:val="3166D69C"/>
    <w:rsid w:val="316E0502"/>
    <w:rsid w:val="316E0704"/>
    <w:rsid w:val="316FF27D"/>
    <w:rsid w:val="3177B81F"/>
    <w:rsid w:val="31781866"/>
    <w:rsid w:val="317ACAFA"/>
    <w:rsid w:val="317C50D2"/>
    <w:rsid w:val="31847923"/>
    <w:rsid w:val="3186604F"/>
    <w:rsid w:val="31878CC6"/>
    <w:rsid w:val="318F1F36"/>
    <w:rsid w:val="318F4987"/>
    <w:rsid w:val="31916137"/>
    <w:rsid w:val="3195F054"/>
    <w:rsid w:val="31960794"/>
    <w:rsid w:val="319BBDE4"/>
    <w:rsid w:val="31A16495"/>
    <w:rsid w:val="31A1D8C2"/>
    <w:rsid w:val="31AEC58D"/>
    <w:rsid w:val="31B1FAA1"/>
    <w:rsid w:val="31B2BC6D"/>
    <w:rsid w:val="31B43F66"/>
    <w:rsid w:val="31BC6B73"/>
    <w:rsid w:val="31BE826E"/>
    <w:rsid w:val="31CBBB45"/>
    <w:rsid w:val="31CDB981"/>
    <w:rsid w:val="31D1C23C"/>
    <w:rsid w:val="31DA12A2"/>
    <w:rsid w:val="31DBE5F4"/>
    <w:rsid w:val="31E34AC3"/>
    <w:rsid w:val="31EA8551"/>
    <w:rsid w:val="31EDF7BD"/>
    <w:rsid w:val="31EE5A4D"/>
    <w:rsid w:val="31F5F784"/>
    <w:rsid w:val="31F7A9BA"/>
    <w:rsid w:val="31FB3D81"/>
    <w:rsid w:val="31FB4508"/>
    <w:rsid w:val="31FDD878"/>
    <w:rsid w:val="31FE33B6"/>
    <w:rsid w:val="31FFAB56"/>
    <w:rsid w:val="32032EA3"/>
    <w:rsid w:val="320F3F60"/>
    <w:rsid w:val="3212CD16"/>
    <w:rsid w:val="3215C355"/>
    <w:rsid w:val="321890F0"/>
    <w:rsid w:val="3220A2BB"/>
    <w:rsid w:val="3221B5CF"/>
    <w:rsid w:val="3221CCA8"/>
    <w:rsid w:val="3223C957"/>
    <w:rsid w:val="322BC795"/>
    <w:rsid w:val="322EA2DD"/>
    <w:rsid w:val="32308D36"/>
    <w:rsid w:val="32321598"/>
    <w:rsid w:val="3236A91F"/>
    <w:rsid w:val="323CE84E"/>
    <w:rsid w:val="32484635"/>
    <w:rsid w:val="324E57B9"/>
    <w:rsid w:val="32564AED"/>
    <w:rsid w:val="3258B962"/>
    <w:rsid w:val="3259C8D9"/>
    <w:rsid w:val="325F35C5"/>
    <w:rsid w:val="325F90D0"/>
    <w:rsid w:val="32604FD6"/>
    <w:rsid w:val="3264611A"/>
    <w:rsid w:val="326BF324"/>
    <w:rsid w:val="326C712D"/>
    <w:rsid w:val="326E3DE2"/>
    <w:rsid w:val="326E8479"/>
    <w:rsid w:val="327EC1F4"/>
    <w:rsid w:val="327FFB8B"/>
    <w:rsid w:val="328193CF"/>
    <w:rsid w:val="32822DD0"/>
    <w:rsid w:val="328289A1"/>
    <w:rsid w:val="328425FC"/>
    <w:rsid w:val="32862BD0"/>
    <w:rsid w:val="3288B73C"/>
    <w:rsid w:val="328CDB4F"/>
    <w:rsid w:val="3290484E"/>
    <w:rsid w:val="32949734"/>
    <w:rsid w:val="32956374"/>
    <w:rsid w:val="32975D1C"/>
    <w:rsid w:val="32999322"/>
    <w:rsid w:val="329BA171"/>
    <w:rsid w:val="329C81EB"/>
    <w:rsid w:val="32A517BF"/>
    <w:rsid w:val="32A66A19"/>
    <w:rsid w:val="32A71990"/>
    <w:rsid w:val="32A87E8B"/>
    <w:rsid w:val="32A943C1"/>
    <w:rsid w:val="32AB8957"/>
    <w:rsid w:val="32AD16F6"/>
    <w:rsid w:val="32AD99A0"/>
    <w:rsid w:val="32AEF78C"/>
    <w:rsid w:val="32AF7587"/>
    <w:rsid w:val="32B1DA74"/>
    <w:rsid w:val="32B28B53"/>
    <w:rsid w:val="32B34644"/>
    <w:rsid w:val="32B788CB"/>
    <w:rsid w:val="32BB6EE2"/>
    <w:rsid w:val="32BEB7B3"/>
    <w:rsid w:val="32C4FA97"/>
    <w:rsid w:val="32C9F523"/>
    <w:rsid w:val="32CFC1DB"/>
    <w:rsid w:val="32D21E0E"/>
    <w:rsid w:val="32D2FFEB"/>
    <w:rsid w:val="32D348AC"/>
    <w:rsid w:val="32D60A46"/>
    <w:rsid w:val="32DAEE26"/>
    <w:rsid w:val="32DD90B8"/>
    <w:rsid w:val="32E2159E"/>
    <w:rsid w:val="32E3659D"/>
    <w:rsid w:val="32E54171"/>
    <w:rsid w:val="32E8D99E"/>
    <w:rsid w:val="32ED7145"/>
    <w:rsid w:val="32ED939A"/>
    <w:rsid w:val="32FAA403"/>
    <w:rsid w:val="33004283"/>
    <w:rsid w:val="3306E54D"/>
    <w:rsid w:val="33086956"/>
    <w:rsid w:val="330AB712"/>
    <w:rsid w:val="331241F9"/>
    <w:rsid w:val="3319106D"/>
    <w:rsid w:val="331B513D"/>
    <w:rsid w:val="331B9A8D"/>
    <w:rsid w:val="331E3983"/>
    <w:rsid w:val="33224A15"/>
    <w:rsid w:val="33250A75"/>
    <w:rsid w:val="33250C16"/>
    <w:rsid w:val="3325A69C"/>
    <w:rsid w:val="332FCDE6"/>
    <w:rsid w:val="332FEC93"/>
    <w:rsid w:val="333AD19F"/>
    <w:rsid w:val="333BC720"/>
    <w:rsid w:val="333EB0DA"/>
    <w:rsid w:val="3344661C"/>
    <w:rsid w:val="3349FD26"/>
    <w:rsid w:val="334DDC2B"/>
    <w:rsid w:val="334DE6A1"/>
    <w:rsid w:val="3355090C"/>
    <w:rsid w:val="3356BF71"/>
    <w:rsid w:val="3358F6F7"/>
    <w:rsid w:val="336255A2"/>
    <w:rsid w:val="33633C03"/>
    <w:rsid w:val="3367BCC0"/>
    <w:rsid w:val="3367CA6F"/>
    <w:rsid w:val="3368F882"/>
    <w:rsid w:val="336953F7"/>
    <w:rsid w:val="336D893C"/>
    <w:rsid w:val="336FD8FC"/>
    <w:rsid w:val="33701EB7"/>
    <w:rsid w:val="33722C83"/>
    <w:rsid w:val="3373AD46"/>
    <w:rsid w:val="3379E9CB"/>
    <w:rsid w:val="337C061D"/>
    <w:rsid w:val="3383066D"/>
    <w:rsid w:val="3388F6AC"/>
    <w:rsid w:val="338E823F"/>
    <w:rsid w:val="338F7094"/>
    <w:rsid w:val="33901EE7"/>
    <w:rsid w:val="33914322"/>
    <w:rsid w:val="33960B1F"/>
    <w:rsid w:val="3396AD8A"/>
    <w:rsid w:val="3397CDF8"/>
    <w:rsid w:val="339A5938"/>
    <w:rsid w:val="33A9BF42"/>
    <w:rsid w:val="33AD2E60"/>
    <w:rsid w:val="33ADD95A"/>
    <w:rsid w:val="33AF7983"/>
    <w:rsid w:val="33B2C5FD"/>
    <w:rsid w:val="33B9491A"/>
    <w:rsid w:val="33BB86E0"/>
    <w:rsid w:val="33BD2D5C"/>
    <w:rsid w:val="33BED1D7"/>
    <w:rsid w:val="33BF7727"/>
    <w:rsid w:val="33CBEAAD"/>
    <w:rsid w:val="33CE29F6"/>
    <w:rsid w:val="33D12BDF"/>
    <w:rsid w:val="33D63C77"/>
    <w:rsid w:val="33DDDCE0"/>
    <w:rsid w:val="33E43E96"/>
    <w:rsid w:val="33ED8B13"/>
    <w:rsid w:val="33EF93FB"/>
    <w:rsid w:val="33EFB37E"/>
    <w:rsid w:val="33F28A35"/>
    <w:rsid w:val="33F2CF03"/>
    <w:rsid w:val="33F32839"/>
    <w:rsid w:val="33F63D0B"/>
    <w:rsid w:val="33FB6652"/>
    <w:rsid w:val="33FBBD71"/>
    <w:rsid w:val="3401996F"/>
    <w:rsid w:val="34053ECC"/>
    <w:rsid w:val="3406638A"/>
    <w:rsid w:val="3408063C"/>
    <w:rsid w:val="34088F74"/>
    <w:rsid w:val="3409253A"/>
    <w:rsid w:val="340A2911"/>
    <w:rsid w:val="340C6FB4"/>
    <w:rsid w:val="340DE7C3"/>
    <w:rsid w:val="341028D8"/>
    <w:rsid w:val="3419A061"/>
    <w:rsid w:val="3419BC24"/>
    <w:rsid w:val="3425C77E"/>
    <w:rsid w:val="342CCC48"/>
    <w:rsid w:val="342E9942"/>
    <w:rsid w:val="34309FA3"/>
    <w:rsid w:val="3431520C"/>
    <w:rsid w:val="34351516"/>
    <w:rsid w:val="343AFD66"/>
    <w:rsid w:val="344247F3"/>
    <w:rsid w:val="3443A662"/>
    <w:rsid w:val="3443E6AF"/>
    <w:rsid w:val="3446D2F9"/>
    <w:rsid w:val="3448675F"/>
    <w:rsid w:val="3449BBCE"/>
    <w:rsid w:val="344DB8B0"/>
    <w:rsid w:val="3456AA85"/>
    <w:rsid w:val="34573C69"/>
    <w:rsid w:val="345A00B0"/>
    <w:rsid w:val="345BBA95"/>
    <w:rsid w:val="345E68A8"/>
    <w:rsid w:val="3462CAC8"/>
    <w:rsid w:val="34636DDC"/>
    <w:rsid w:val="3464A493"/>
    <w:rsid w:val="346D2741"/>
    <w:rsid w:val="347068BB"/>
    <w:rsid w:val="3470C560"/>
    <w:rsid w:val="34749D2F"/>
    <w:rsid w:val="3481512B"/>
    <w:rsid w:val="3481A5DE"/>
    <w:rsid w:val="34945E49"/>
    <w:rsid w:val="34952D12"/>
    <w:rsid w:val="3496399D"/>
    <w:rsid w:val="3498C52B"/>
    <w:rsid w:val="349EAC23"/>
    <w:rsid w:val="34A47D0C"/>
    <w:rsid w:val="34AAD267"/>
    <w:rsid w:val="34B264CB"/>
    <w:rsid w:val="34B2A217"/>
    <w:rsid w:val="34BE834D"/>
    <w:rsid w:val="34BED11C"/>
    <w:rsid w:val="34C013BD"/>
    <w:rsid w:val="34C0416D"/>
    <w:rsid w:val="34C3A176"/>
    <w:rsid w:val="34C60E8D"/>
    <w:rsid w:val="34C92A80"/>
    <w:rsid w:val="34C93B72"/>
    <w:rsid w:val="34CB4541"/>
    <w:rsid w:val="34CE0702"/>
    <w:rsid w:val="34D2BAC3"/>
    <w:rsid w:val="34D57000"/>
    <w:rsid w:val="34D6A983"/>
    <w:rsid w:val="34D6DB6F"/>
    <w:rsid w:val="34E18826"/>
    <w:rsid w:val="34E1952F"/>
    <w:rsid w:val="34E262CC"/>
    <w:rsid w:val="34E7619C"/>
    <w:rsid w:val="34E946F5"/>
    <w:rsid w:val="34EA8434"/>
    <w:rsid w:val="34EC74A1"/>
    <w:rsid w:val="34ED197E"/>
    <w:rsid w:val="34FBB721"/>
    <w:rsid w:val="34FDEC2E"/>
    <w:rsid w:val="34FED0D4"/>
    <w:rsid w:val="3500F70F"/>
    <w:rsid w:val="3501D42F"/>
    <w:rsid w:val="35095943"/>
    <w:rsid w:val="35152FE5"/>
    <w:rsid w:val="35187849"/>
    <w:rsid w:val="351CFB7D"/>
    <w:rsid w:val="352AF530"/>
    <w:rsid w:val="352B086E"/>
    <w:rsid w:val="352E0DB7"/>
    <w:rsid w:val="352EA0F2"/>
    <w:rsid w:val="3532F736"/>
    <w:rsid w:val="353A87F2"/>
    <w:rsid w:val="35402598"/>
    <w:rsid w:val="35431C55"/>
    <w:rsid w:val="35440239"/>
    <w:rsid w:val="3546634E"/>
    <w:rsid w:val="35488AAE"/>
    <w:rsid w:val="35491B9D"/>
    <w:rsid w:val="354B8518"/>
    <w:rsid w:val="354FABB6"/>
    <w:rsid w:val="3551F7DC"/>
    <w:rsid w:val="355E2366"/>
    <w:rsid w:val="35635935"/>
    <w:rsid w:val="3568DBE0"/>
    <w:rsid w:val="357834C3"/>
    <w:rsid w:val="357C0DA9"/>
    <w:rsid w:val="3583BEF2"/>
    <w:rsid w:val="3586C3F9"/>
    <w:rsid w:val="3586F233"/>
    <w:rsid w:val="3589F34E"/>
    <w:rsid w:val="358B1EBD"/>
    <w:rsid w:val="358C9291"/>
    <w:rsid w:val="359108C9"/>
    <w:rsid w:val="359655B2"/>
    <w:rsid w:val="359BA54B"/>
    <w:rsid w:val="359C1E28"/>
    <w:rsid w:val="359C8CB8"/>
    <w:rsid w:val="359DAC8C"/>
    <w:rsid w:val="359E5FC3"/>
    <w:rsid w:val="35A0E77F"/>
    <w:rsid w:val="35A199E8"/>
    <w:rsid w:val="35AA9B7E"/>
    <w:rsid w:val="35AC54AB"/>
    <w:rsid w:val="35AD907E"/>
    <w:rsid w:val="35ADC77F"/>
    <w:rsid w:val="35B0EEDA"/>
    <w:rsid w:val="35BD227D"/>
    <w:rsid w:val="35BD358C"/>
    <w:rsid w:val="35C2806C"/>
    <w:rsid w:val="35C2F97A"/>
    <w:rsid w:val="35C88A36"/>
    <w:rsid w:val="35CCDB2F"/>
    <w:rsid w:val="35CE9F6D"/>
    <w:rsid w:val="35D82BCD"/>
    <w:rsid w:val="35DA2694"/>
    <w:rsid w:val="35DDBB7F"/>
    <w:rsid w:val="35F4091F"/>
    <w:rsid w:val="35F70D13"/>
    <w:rsid w:val="35F9215D"/>
    <w:rsid w:val="35FA7CD4"/>
    <w:rsid w:val="35FF93EC"/>
    <w:rsid w:val="36055EE0"/>
    <w:rsid w:val="36092BEC"/>
    <w:rsid w:val="36099991"/>
    <w:rsid w:val="3609E4B9"/>
    <w:rsid w:val="360FAC84"/>
    <w:rsid w:val="3617C597"/>
    <w:rsid w:val="361B1F90"/>
    <w:rsid w:val="361EBB12"/>
    <w:rsid w:val="3626CCDC"/>
    <w:rsid w:val="3637FEC3"/>
    <w:rsid w:val="3638758D"/>
    <w:rsid w:val="363AD347"/>
    <w:rsid w:val="363B5932"/>
    <w:rsid w:val="363C1613"/>
    <w:rsid w:val="36495D1C"/>
    <w:rsid w:val="364DEF53"/>
    <w:rsid w:val="3650DC16"/>
    <w:rsid w:val="36513A37"/>
    <w:rsid w:val="36532381"/>
    <w:rsid w:val="3653B635"/>
    <w:rsid w:val="3653C624"/>
    <w:rsid w:val="36562D5F"/>
    <w:rsid w:val="36593CCA"/>
    <w:rsid w:val="3659BB65"/>
    <w:rsid w:val="365C26A2"/>
    <w:rsid w:val="36635A01"/>
    <w:rsid w:val="36680E1D"/>
    <w:rsid w:val="3668632C"/>
    <w:rsid w:val="366E9D97"/>
    <w:rsid w:val="366FD0A3"/>
    <w:rsid w:val="36707075"/>
    <w:rsid w:val="36768144"/>
    <w:rsid w:val="367BFBAA"/>
    <w:rsid w:val="3681AA43"/>
    <w:rsid w:val="368BB4A0"/>
    <w:rsid w:val="368D0DA0"/>
    <w:rsid w:val="368DF9C0"/>
    <w:rsid w:val="3690D762"/>
    <w:rsid w:val="369B5AF1"/>
    <w:rsid w:val="369DC274"/>
    <w:rsid w:val="36A8801D"/>
    <w:rsid w:val="36A9A98C"/>
    <w:rsid w:val="36AC42C5"/>
    <w:rsid w:val="36ADA3B2"/>
    <w:rsid w:val="36ADC176"/>
    <w:rsid w:val="36B1E3D7"/>
    <w:rsid w:val="36B3EBEC"/>
    <w:rsid w:val="36BB01FF"/>
    <w:rsid w:val="36BF1A66"/>
    <w:rsid w:val="36BF52DC"/>
    <w:rsid w:val="36C6F611"/>
    <w:rsid w:val="36CC7111"/>
    <w:rsid w:val="36CF9403"/>
    <w:rsid w:val="36D19EEA"/>
    <w:rsid w:val="36D3AA06"/>
    <w:rsid w:val="36DB15BB"/>
    <w:rsid w:val="36E3E080"/>
    <w:rsid w:val="36E4364A"/>
    <w:rsid w:val="36E4BA85"/>
    <w:rsid w:val="36EA9BD2"/>
    <w:rsid w:val="36EAF2D0"/>
    <w:rsid w:val="36EB03A3"/>
    <w:rsid w:val="36F04240"/>
    <w:rsid w:val="36F229FA"/>
    <w:rsid w:val="36F33888"/>
    <w:rsid w:val="36F67C1A"/>
    <w:rsid w:val="36F730E4"/>
    <w:rsid w:val="36F91F5C"/>
    <w:rsid w:val="36FC8009"/>
    <w:rsid w:val="3707B641"/>
    <w:rsid w:val="370855C8"/>
    <w:rsid w:val="370A17E1"/>
    <w:rsid w:val="370A9350"/>
    <w:rsid w:val="370B98FA"/>
    <w:rsid w:val="370BDEF1"/>
    <w:rsid w:val="370D6AC9"/>
    <w:rsid w:val="370E095F"/>
    <w:rsid w:val="37142498"/>
    <w:rsid w:val="371A5986"/>
    <w:rsid w:val="371BDF53"/>
    <w:rsid w:val="371D36B5"/>
    <w:rsid w:val="37206261"/>
    <w:rsid w:val="372115D9"/>
    <w:rsid w:val="37263704"/>
    <w:rsid w:val="372CDE11"/>
    <w:rsid w:val="372D3CB0"/>
    <w:rsid w:val="372E075C"/>
    <w:rsid w:val="372F16CA"/>
    <w:rsid w:val="37366DCC"/>
    <w:rsid w:val="3736BF20"/>
    <w:rsid w:val="3741AB2B"/>
    <w:rsid w:val="374B5B77"/>
    <w:rsid w:val="37521C43"/>
    <w:rsid w:val="375531A1"/>
    <w:rsid w:val="37554218"/>
    <w:rsid w:val="37577A36"/>
    <w:rsid w:val="3758C9B6"/>
    <w:rsid w:val="375CE8EA"/>
    <w:rsid w:val="375EEA6D"/>
    <w:rsid w:val="376094EB"/>
    <w:rsid w:val="37620423"/>
    <w:rsid w:val="376255D9"/>
    <w:rsid w:val="3762D0E3"/>
    <w:rsid w:val="37637581"/>
    <w:rsid w:val="3763D0EF"/>
    <w:rsid w:val="376DDD5F"/>
    <w:rsid w:val="376DE34D"/>
    <w:rsid w:val="37769FB3"/>
    <w:rsid w:val="3778B8FE"/>
    <w:rsid w:val="37812A6E"/>
    <w:rsid w:val="3782ABA4"/>
    <w:rsid w:val="378B7DC9"/>
    <w:rsid w:val="378DDEF4"/>
    <w:rsid w:val="379346C9"/>
    <w:rsid w:val="3793B62B"/>
    <w:rsid w:val="3799B1B5"/>
    <w:rsid w:val="3799B5C4"/>
    <w:rsid w:val="37A053EB"/>
    <w:rsid w:val="37A37A76"/>
    <w:rsid w:val="37A43C88"/>
    <w:rsid w:val="37A55DE9"/>
    <w:rsid w:val="37A71CA4"/>
    <w:rsid w:val="37A81798"/>
    <w:rsid w:val="37A9F804"/>
    <w:rsid w:val="37A9F88D"/>
    <w:rsid w:val="37AA4CF2"/>
    <w:rsid w:val="37B3160D"/>
    <w:rsid w:val="37B4815A"/>
    <w:rsid w:val="37BDBC24"/>
    <w:rsid w:val="37C27510"/>
    <w:rsid w:val="37C32F6B"/>
    <w:rsid w:val="37C38B43"/>
    <w:rsid w:val="37C4D159"/>
    <w:rsid w:val="37C7C66C"/>
    <w:rsid w:val="37CB3106"/>
    <w:rsid w:val="37CF4151"/>
    <w:rsid w:val="37D28AF3"/>
    <w:rsid w:val="37D47C61"/>
    <w:rsid w:val="37E0D91C"/>
    <w:rsid w:val="37E3DCB9"/>
    <w:rsid w:val="37E622BF"/>
    <w:rsid w:val="37E9A470"/>
    <w:rsid w:val="37E9C9BF"/>
    <w:rsid w:val="37EA1399"/>
    <w:rsid w:val="37F14361"/>
    <w:rsid w:val="37F24ECD"/>
    <w:rsid w:val="37F5A686"/>
    <w:rsid w:val="37FA364C"/>
    <w:rsid w:val="380393F6"/>
    <w:rsid w:val="3805990A"/>
    <w:rsid w:val="380B6E6A"/>
    <w:rsid w:val="380CB9BF"/>
    <w:rsid w:val="380D0E2D"/>
    <w:rsid w:val="38155E12"/>
    <w:rsid w:val="3816B960"/>
    <w:rsid w:val="38236006"/>
    <w:rsid w:val="38260CC1"/>
    <w:rsid w:val="3828FE75"/>
    <w:rsid w:val="382E63C4"/>
    <w:rsid w:val="38356070"/>
    <w:rsid w:val="38356BF0"/>
    <w:rsid w:val="383642CD"/>
    <w:rsid w:val="3838AF8F"/>
    <w:rsid w:val="3839899A"/>
    <w:rsid w:val="383DFF6C"/>
    <w:rsid w:val="383F1FC1"/>
    <w:rsid w:val="3843E01C"/>
    <w:rsid w:val="3845303A"/>
    <w:rsid w:val="3846FDAC"/>
    <w:rsid w:val="38489151"/>
    <w:rsid w:val="384B5784"/>
    <w:rsid w:val="384B6C0D"/>
    <w:rsid w:val="384E2FEE"/>
    <w:rsid w:val="3855B881"/>
    <w:rsid w:val="385627FE"/>
    <w:rsid w:val="385DFD3C"/>
    <w:rsid w:val="38655BD5"/>
    <w:rsid w:val="386B173A"/>
    <w:rsid w:val="386ED9F8"/>
    <w:rsid w:val="386F5258"/>
    <w:rsid w:val="386F6A02"/>
    <w:rsid w:val="3871A549"/>
    <w:rsid w:val="38738EBF"/>
    <w:rsid w:val="3874190E"/>
    <w:rsid w:val="38745B4D"/>
    <w:rsid w:val="3874CA6F"/>
    <w:rsid w:val="387A71CC"/>
    <w:rsid w:val="387B5085"/>
    <w:rsid w:val="387D7991"/>
    <w:rsid w:val="387D9532"/>
    <w:rsid w:val="3885286B"/>
    <w:rsid w:val="3885D167"/>
    <w:rsid w:val="38895183"/>
    <w:rsid w:val="388A57CC"/>
    <w:rsid w:val="388B731C"/>
    <w:rsid w:val="388EF6BC"/>
    <w:rsid w:val="3893E6D3"/>
    <w:rsid w:val="389F025A"/>
    <w:rsid w:val="38A31908"/>
    <w:rsid w:val="38A37385"/>
    <w:rsid w:val="38A8149D"/>
    <w:rsid w:val="38B35324"/>
    <w:rsid w:val="38B35715"/>
    <w:rsid w:val="38B5D7F8"/>
    <w:rsid w:val="38C1233B"/>
    <w:rsid w:val="38C27AEB"/>
    <w:rsid w:val="38C29CDA"/>
    <w:rsid w:val="38C49264"/>
    <w:rsid w:val="38C5D29D"/>
    <w:rsid w:val="38C640ED"/>
    <w:rsid w:val="38CBAE07"/>
    <w:rsid w:val="38CBE07C"/>
    <w:rsid w:val="38D04595"/>
    <w:rsid w:val="38D79532"/>
    <w:rsid w:val="38D8A5F5"/>
    <w:rsid w:val="38DFB70C"/>
    <w:rsid w:val="38E09294"/>
    <w:rsid w:val="38E092AE"/>
    <w:rsid w:val="38EAA15E"/>
    <w:rsid w:val="38EAD790"/>
    <w:rsid w:val="38EB9E86"/>
    <w:rsid w:val="38EC5C57"/>
    <w:rsid w:val="38EF0F4F"/>
    <w:rsid w:val="38F0BBED"/>
    <w:rsid w:val="38F0D787"/>
    <w:rsid w:val="38F35605"/>
    <w:rsid w:val="38F8CF73"/>
    <w:rsid w:val="38F9835D"/>
    <w:rsid w:val="38FC56B6"/>
    <w:rsid w:val="3901507E"/>
    <w:rsid w:val="390389A2"/>
    <w:rsid w:val="3903CB60"/>
    <w:rsid w:val="39041CD3"/>
    <w:rsid w:val="390573BE"/>
    <w:rsid w:val="39058543"/>
    <w:rsid w:val="390EA64A"/>
    <w:rsid w:val="391353DA"/>
    <w:rsid w:val="3913EF61"/>
    <w:rsid w:val="3915B78C"/>
    <w:rsid w:val="39182409"/>
    <w:rsid w:val="391A76D4"/>
    <w:rsid w:val="391D3BD9"/>
    <w:rsid w:val="3924A4AB"/>
    <w:rsid w:val="392998A8"/>
    <w:rsid w:val="392F1AD7"/>
    <w:rsid w:val="39303FC6"/>
    <w:rsid w:val="39321E95"/>
    <w:rsid w:val="39336942"/>
    <w:rsid w:val="39363992"/>
    <w:rsid w:val="39372B7B"/>
    <w:rsid w:val="393BBB06"/>
    <w:rsid w:val="393F871B"/>
    <w:rsid w:val="394687A4"/>
    <w:rsid w:val="394D486B"/>
    <w:rsid w:val="395957A7"/>
    <w:rsid w:val="3959ACCD"/>
    <w:rsid w:val="395CF68B"/>
    <w:rsid w:val="3968F094"/>
    <w:rsid w:val="3969217F"/>
    <w:rsid w:val="396A8B0D"/>
    <w:rsid w:val="396C8F6A"/>
    <w:rsid w:val="396F2EBD"/>
    <w:rsid w:val="396FF52E"/>
    <w:rsid w:val="396FFC10"/>
    <w:rsid w:val="3971048D"/>
    <w:rsid w:val="39758075"/>
    <w:rsid w:val="3976FB9C"/>
    <w:rsid w:val="397712EF"/>
    <w:rsid w:val="3978C0D5"/>
    <w:rsid w:val="39798737"/>
    <w:rsid w:val="397DB773"/>
    <w:rsid w:val="3985AD94"/>
    <w:rsid w:val="3985D7AD"/>
    <w:rsid w:val="3987B80D"/>
    <w:rsid w:val="398831BB"/>
    <w:rsid w:val="398A64A6"/>
    <w:rsid w:val="398F738F"/>
    <w:rsid w:val="39906E0E"/>
    <w:rsid w:val="3991DC2C"/>
    <w:rsid w:val="399B014A"/>
    <w:rsid w:val="399E2829"/>
    <w:rsid w:val="399E4F3B"/>
    <w:rsid w:val="39A00A64"/>
    <w:rsid w:val="39A0872E"/>
    <w:rsid w:val="39A3F122"/>
    <w:rsid w:val="39A4094B"/>
    <w:rsid w:val="39A48FA3"/>
    <w:rsid w:val="39A8ACFA"/>
    <w:rsid w:val="39AD0845"/>
    <w:rsid w:val="39AFFECB"/>
    <w:rsid w:val="39B76101"/>
    <w:rsid w:val="39BAB72B"/>
    <w:rsid w:val="39BD1496"/>
    <w:rsid w:val="39BE2924"/>
    <w:rsid w:val="39BF9814"/>
    <w:rsid w:val="39C31309"/>
    <w:rsid w:val="39C62679"/>
    <w:rsid w:val="39C7D3FB"/>
    <w:rsid w:val="39CCD399"/>
    <w:rsid w:val="39CFBFCA"/>
    <w:rsid w:val="39D513F6"/>
    <w:rsid w:val="39D8915B"/>
    <w:rsid w:val="39E18220"/>
    <w:rsid w:val="39E8358A"/>
    <w:rsid w:val="39EF6E51"/>
    <w:rsid w:val="39FF3735"/>
    <w:rsid w:val="3A01A07F"/>
    <w:rsid w:val="3A02C154"/>
    <w:rsid w:val="3A0496DA"/>
    <w:rsid w:val="3A056064"/>
    <w:rsid w:val="3A080098"/>
    <w:rsid w:val="3A153D95"/>
    <w:rsid w:val="3A174445"/>
    <w:rsid w:val="3A1D9A64"/>
    <w:rsid w:val="3A1E5113"/>
    <w:rsid w:val="3A1E6FD6"/>
    <w:rsid w:val="3A2420C2"/>
    <w:rsid w:val="3A2873E0"/>
    <w:rsid w:val="3A2C9C63"/>
    <w:rsid w:val="3A2E7570"/>
    <w:rsid w:val="3A2F129D"/>
    <w:rsid w:val="3A334976"/>
    <w:rsid w:val="3A338A9C"/>
    <w:rsid w:val="3A3A54C1"/>
    <w:rsid w:val="3A3C1334"/>
    <w:rsid w:val="3A3CABB5"/>
    <w:rsid w:val="3A3D155D"/>
    <w:rsid w:val="3A3E701A"/>
    <w:rsid w:val="3A423591"/>
    <w:rsid w:val="3A49F5F4"/>
    <w:rsid w:val="3A4A87B8"/>
    <w:rsid w:val="3A4D5063"/>
    <w:rsid w:val="3A4E9C3F"/>
    <w:rsid w:val="3A555F39"/>
    <w:rsid w:val="3A56109C"/>
    <w:rsid w:val="3A56F18E"/>
    <w:rsid w:val="3A579AE1"/>
    <w:rsid w:val="3A598141"/>
    <w:rsid w:val="3A59ED5E"/>
    <w:rsid w:val="3A5A4770"/>
    <w:rsid w:val="3A5E73F8"/>
    <w:rsid w:val="3A5EDE98"/>
    <w:rsid w:val="3A60B362"/>
    <w:rsid w:val="3A6389A3"/>
    <w:rsid w:val="3A67DD1A"/>
    <w:rsid w:val="3A6A4FBD"/>
    <w:rsid w:val="3A6F7C08"/>
    <w:rsid w:val="3A7002FA"/>
    <w:rsid w:val="3A73734B"/>
    <w:rsid w:val="3A764298"/>
    <w:rsid w:val="3A78870F"/>
    <w:rsid w:val="3A809450"/>
    <w:rsid w:val="3A82A3A3"/>
    <w:rsid w:val="3A83802A"/>
    <w:rsid w:val="3A8A03F5"/>
    <w:rsid w:val="3A8DC051"/>
    <w:rsid w:val="3A90277A"/>
    <w:rsid w:val="3A986C3D"/>
    <w:rsid w:val="3A9D1528"/>
    <w:rsid w:val="3AA0856E"/>
    <w:rsid w:val="3AA411B9"/>
    <w:rsid w:val="3AA52073"/>
    <w:rsid w:val="3AA7F533"/>
    <w:rsid w:val="3AB31BB8"/>
    <w:rsid w:val="3AB5A30F"/>
    <w:rsid w:val="3AB60784"/>
    <w:rsid w:val="3AB6FB99"/>
    <w:rsid w:val="3AB75698"/>
    <w:rsid w:val="3AC06E1B"/>
    <w:rsid w:val="3AC440F2"/>
    <w:rsid w:val="3AC70076"/>
    <w:rsid w:val="3AC8829D"/>
    <w:rsid w:val="3AC8C1ED"/>
    <w:rsid w:val="3ACAB42F"/>
    <w:rsid w:val="3ACBB2F8"/>
    <w:rsid w:val="3ACD5283"/>
    <w:rsid w:val="3ACE3E07"/>
    <w:rsid w:val="3ACEAAEF"/>
    <w:rsid w:val="3AD4B2AD"/>
    <w:rsid w:val="3AD8F29B"/>
    <w:rsid w:val="3AD9AE6A"/>
    <w:rsid w:val="3ADFE538"/>
    <w:rsid w:val="3AE2EB8A"/>
    <w:rsid w:val="3AEB3875"/>
    <w:rsid w:val="3AECA296"/>
    <w:rsid w:val="3AEDAB32"/>
    <w:rsid w:val="3AF10848"/>
    <w:rsid w:val="3AF4528B"/>
    <w:rsid w:val="3AF8767A"/>
    <w:rsid w:val="3AFBA2E6"/>
    <w:rsid w:val="3AFCB806"/>
    <w:rsid w:val="3AFD1900"/>
    <w:rsid w:val="3AFD793D"/>
    <w:rsid w:val="3B04D2B5"/>
    <w:rsid w:val="3B0C2A3F"/>
    <w:rsid w:val="3B0D6BE0"/>
    <w:rsid w:val="3B0DF334"/>
    <w:rsid w:val="3B113D3D"/>
    <w:rsid w:val="3B14D81E"/>
    <w:rsid w:val="3B151BE4"/>
    <w:rsid w:val="3B17A668"/>
    <w:rsid w:val="3B18298A"/>
    <w:rsid w:val="3B1E422E"/>
    <w:rsid w:val="3B206265"/>
    <w:rsid w:val="3B2C0E62"/>
    <w:rsid w:val="3B2E399B"/>
    <w:rsid w:val="3B2E6914"/>
    <w:rsid w:val="3B325EBD"/>
    <w:rsid w:val="3B32AD93"/>
    <w:rsid w:val="3B37DADC"/>
    <w:rsid w:val="3B391FDB"/>
    <w:rsid w:val="3B398C71"/>
    <w:rsid w:val="3B3F7783"/>
    <w:rsid w:val="3B3FEEEA"/>
    <w:rsid w:val="3B436384"/>
    <w:rsid w:val="3B456DAE"/>
    <w:rsid w:val="3B458363"/>
    <w:rsid w:val="3B4ABA2D"/>
    <w:rsid w:val="3B51906C"/>
    <w:rsid w:val="3B5338F1"/>
    <w:rsid w:val="3B5BC85A"/>
    <w:rsid w:val="3B608658"/>
    <w:rsid w:val="3B641CA5"/>
    <w:rsid w:val="3B656616"/>
    <w:rsid w:val="3B67F253"/>
    <w:rsid w:val="3B6C0EA2"/>
    <w:rsid w:val="3B75C835"/>
    <w:rsid w:val="3B76B9C2"/>
    <w:rsid w:val="3B791402"/>
    <w:rsid w:val="3B7E5BEC"/>
    <w:rsid w:val="3B83AF07"/>
    <w:rsid w:val="3B883BBE"/>
    <w:rsid w:val="3B8B6D04"/>
    <w:rsid w:val="3B93C181"/>
    <w:rsid w:val="3B9596E0"/>
    <w:rsid w:val="3B977B8A"/>
    <w:rsid w:val="3B9D0D9C"/>
    <w:rsid w:val="3BA08CA7"/>
    <w:rsid w:val="3BA0F171"/>
    <w:rsid w:val="3BAA067A"/>
    <w:rsid w:val="3BAD4E3F"/>
    <w:rsid w:val="3BAE5642"/>
    <w:rsid w:val="3BAE5B9B"/>
    <w:rsid w:val="3BB15AE4"/>
    <w:rsid w:val="3BB42089"/>
    <w:rsid w:val="3BBAEC72"/>
    <w:rsid w:val="3BC18DBF"/>
    <w:rsid w:val="3BC43D60"/>
    <w:rsid w:val="3BC68174"/>
    <w:rsid w:val="3BCBE6B8"/>
    <w:rsid w:val="3BCC57EA"/>
    <w:rsid w:val="3BCCAB5A"/>
    <w:rsid w:val="3BCD9322"/>
    <w:rsid w:val="3BD18F57"/>
    <w:rsid w:val="3BD29A8A"/>
    <w:rsid w:val="3BD2EBB4"/>
    <w:rsid w:val="3BD51EAD"/>
    <w:rsid w:val="3BD92326"/>
    <w:rsid w:val="3BDB70D8"/>
    <w:rsid w:val="3BDFBF34"/>
    <w:rsid w:val="3BE54A48"/>
    <w:rsid w:val="3BE71651"/>
    <w:rsid w:val="3BEBDF97"/>
    <w:rsid w:val="3BEF3FC6"/>
    <w:rsid w:val="3BF03770"/>
    <w:rsid w:val="3BF38509"/>
    <w:rsid w:val="3BFA7077"/>
    <w:rsid w:val="3BFBDC8D"/>
    <w:rsid w:val="3BFC0E79"/>
    <w:rsid w:val="3BFD9A43"/>
    <w:rsid w:val="3BFF7F8F"/>
    <w:rsid w:val="3C0A0BEB"/>
    <w:rsid w:val="3C0AE8A2"/>
    <w:rsid w:val="3C0BA3A2"/>
    <w:rsid w:val="3C0C82A9"/>
    <w:rsid w:val="3C0C9BC9"/>
    <w:rsid w:val="3C0F141B"/>
    <w:rsid w:val="3C1139AA"/>
    <w:rsid w:val="3C168008"/>
    <w:rsid w:val="3C228A1B"/>
    <w:rsid w:val="3C275324"/>
    <w:rsid w:val="3C280FC3"/>
    <w:rsid w:val="3C2AD475"/>
    <w:rsid w:val="3C2AE7AF"/>
    <w:rsid w:val="3C2D613A"/>
    <w:rsid w:val="3C2EF58E"/>
    <w:rsid w:val="3C2F8BE9"/>
    <w:rsid w:val="3C2FD72E"/>
    <w:rsid w:val="3C2FFA1F"/>
    <w:rsid w:val="3C36E4B3"/>
    <w:rsid w:val="3C373A4C"/>
    <w:rsid w:val="3C3D0973"/>
    <w:rsid w:val="3C432B4B"/>
    <w:rsid w:val="3C4707FA"/>
    <w:rsid w:val="3C4C310E"/>
    <w:rsid w:val="3C4E054B"/>
    <w:rsid w:val="3C5069AB"/>
    <w:rsid w:val="3C57E36F"/>
    <w:rsid w:val="3C59AB7D"/>
    <w:rsid w:val="3C5A0F0F"/>
    <w:rsid w:val="3C5BE6F3"/>
    <w:rsid w:val="3C5C69D2"/>
    <w:rsid w:val="3C5E301F"/>
    <w:rsid w:val="3C5FDCA3"/>
    <w:rsid w:val="3C60AC38"/>
    <w:rsid w:val="3C60DEBF"/>
    <w:rsid w:val="3C679DD3"/>
    <w:rsid w:val="3C68B027"/>
    <w:rsid w:val="3C6C4679"/>
    <w:rsid w:val="3C7D6172"/>
    <w:rsid w:val="3C7DC0EE"/>
    <w:rsid w:val="3C7FAB37"/>
    <w:rsid w:val="3C84E6CD"/>
    <w:rsid w:val="3C851A72"/>
    <w:rsid w:val="3C873F24"/>
    <w:rsid w:val="3C89A5C5"/>
    <w:rsid w:val="3C8C6839"/>
    <w:rsid w:val="3C8DD0B5"/>
    <w:rsid w:val="3C8FA94E"/>
    <w:rsid w:val="3C934F71"/>
    <w:rsid w:val="3C93AFAC"/>
    <w:rsid w:val="3C9C288A"/>
    <w:rsid w:val="3C9D0642"/>
    <w:rsid w:val="3C9DAE1F"/>
    <w:rsid w:val="3CA552D9"/>
    <w:rsid w:val="3CA91861"/>
    <w:rsid w:val="3CAAD032"/>
    <w:rsid w:val="3CAEDBB1"/>
    <w:rsid w:val="3CAF2A7A"/>
    <w:rsid w:val="3CAF789F"/>
    <w:rsid w:val="3CB1215F"/>
    <w:rsid w:val="3CB2792F"/>
    <w:rsid w:val="3CB2FEB6"/>
    <w:rsid w:val="3CBB527A"/>
    <w:rsid w:val="3CC7012B"/>
    <w:rsid w:val="3CCB26DE"/>
    <w:rsid w:val="3CCB4169"/>
    <w:rsid w:val="3CCB7AC0"/>
    <w:rsid w:val="3CD23739"/>
    <w:rsid w:val="3CD3B050"/>
    <w:rsid w:val="3CD6D873"/>
    <w:rsid w:val="3CD9406A"/>
    <w:rsid w:val="3CDA7309"/>
    <w:rsid w:val="3CDD30B7"/>
    <w:rsid w:val="3CDFD963"/>
    <w:rsid w:val="3CE1B896"/>
    <w:rsid w:val="3CE2C9FF"/>
    <w:rsid w:val="3CE92183"/>
    <w:rsid w:val="3CEA515C"/>
    <w:rsid w:val="3CED0F34"/>
    <w:rsid w:val="3CEE7E2F"/>
    <w:rsid w:val="3CEF1F6C"/>
    <w:rsid w:val="3CF0F15C"/>
    <w:rsid w:val="3CF133FB"/>
    <w:rsid w:val="3CF88F15"/>
    <w:rsid w:val="3D01FC3E"/>
    <w:rsid w:val="3D023CD9"/>
    <w:rsid w:val="3D03FB62"/>
    <w:rsid w:val="3D044D76"/>
    <w:rsid w:val="3D0A33A5"/>
    <w:rsid w:val="3D0C4F3C"/>
    <w:rsid w:val="3D0C8240"/>
    <w:rsid w:val="3D11A888"/>
    <w:rsid w:val="3D124EE4"/>
    <w:rsid w:val="3D149A2F"/>
    <w:rsid w:val="3D158EE1"/>
    <w:rsid w:val="3D1DF7B0"/>
    <w:rsid w:val="3D231473"/>
    <w:rsid w:val="3D249422"/>
    <w:rsid w:val="3D258367"/>
    <w:rsid w:val="3D26843F"/>
    <w:rsid w:val="3D2E0149"/>
    <w:rsid w:val="3D2E7AF2"/>
    <w:rsid w:val="3D301E26"/>
    <w:rsid w:val="3D32E986"/>
    <w:rsid w:val="3D361820"/>
    <w:rsid w:val="3D377A96"/>
    <w:rsid w:val="3D3858E5"/>
    <w:rsid w:val="3D3B8EBC"/>
    <w:rsid w:val="3D413FC2"/>
    <w:rsid w:val="3D44F08F"/>
    <w:rsid w:val="3D458EDE"/>
    <w:rsid w:val="3D45BCE0"/>
    <w:rsid w:val="3D45F358"/>
    <w:rsid w:val="3D494EA7"/>
    <w:rsid w:val="3D49B1AF"/>
    <w:rsid w:val="3D4DBF63"/>
    <w:rsid w:val="3D51882F"/>
    <w:rsid w:val="3D5454EF"/>
    <w:rsid w:val="3D55F63B"/>
    <w:rsid w:val="3D587247"/>
    <w:rsid w:val="3D59A274"/>
    <w:rsid w:val="3D5AF605"/>
    <w:rsid w:val="3D5AFAE2"/>
    <w:rsid w:val="3D5FFC1E"/>
    <w:rsid w:val="3D65C4FA"/>
    <w:rsid w:val="3D67A54E"/>
    <w:rsid w:val="3D6C69D3"/>
    <w:rsid w:val="3D719C03"/>
    <w:rsid w:val="3D72CEA0"/>
    <w:rsid w:val="3D746B78"/>
    <w:rsid w:val="3D7B7F8B"/>
    <w:rsid w:val="3D8147DD"/>
    <w:rsid w:val="3D83C5DF"/>
    <w:rsid w:val="3D858BD8"/>
    <w:rsid w:val="3D8814E7"/>
    <w:rsid w:val="3D8C6D42"/>
    <w:rsid w:val="3D8F26A9"/>
    <w:rsid w:val="3D9EF874"/>
    <w:rsid w:val="3D9FA3A4"/>
    <w:rsid w:val="3DA00508"/>
    <w:rsid w:val="3DA19C22"/>
    <w:rsid w:val="3DA4EA1E"/>
    <w:rsid w:val="3DA60AB3"/>
    <w:rsid w:val="3DA61713"/>
    <w:rsid w:val="3DA6B3DD"/>
    <w:rsid w:val="3DACBD2E"/>
    <w:rsid w:val="3DB4452E"/>
    <w:rsid w:val="3DB59940"/>
    <w:rsid w:val="3DB6413A"/>
    <w:rsid w:val="3DB6EDAC"/>
    <w:rsid w:val="3DB79453"/>
    <w:rsid w:val="3DB9074F"/>
    <w:rsid w:val="3DB92E95"/>
    <w:rsid w:val="3DB94320"/>
    <w:rsid w:val="3DC05E37"/>
    <w:rsid w:val="3DC6C6A5"/>
    <w:rsid w:val="3DC96076"/>
    <w:rsid w:val="3DC9F64C"/>
    <w:rsid w:val="3DCC02EA"/>
    <w:rsid w:val="3DCCA7B3"/>
    <w:rsid w:val="3DCDDB73"/>
    <w:rsid w:val="3DCEFD45"/>
    <w:rsid w:val="3DD0A9BF"/>
    <w:rsid w:val="3DDB5A65"/>
    <w:rsid w:val="3DDD127D"/>
    <w:rsid w:val="3DE550CC"/>
    <w:rsid w:val="3DE5F492"/>
    <w:rsid w:val="3DE92756"/>
    <w:rsid w:val="3DEBEE2A"/>
    <w:rsid w:val="3DEC1628"/>
    <w:rsid w:val="3DED1FB4"/>
    <w:rsid w:val="3DEDAEB1"/>
    <w:rsid w:val="3DEE092A"/>
    <w:rsid w:val="3DF15308"/>
    <w:rsid w:val="3DF70929"/>
    <w:rsid w:val="3DF7B27F"/>
    <w:rsid w:val="3DF8DBFF"/>
    <w:rsid w:val="3DFC99A6"/>
    <w:rsid w:val="3DFCFBC2"/>
    <w:rsid w:val="3E00E0E9"/>
    <w:rsid w:val="3E01E2A6"/>
    <w:rsid w:val="3E0A34FE"/>
    <w:rsid w:val="3E0D82E3"/>
    <w:rsid w:val="3E1070C5"/>
    <w:rsid w:val="3E128497"/>
    <w:rsid w:val="3E131EAD"/>
    <w:rsid w:val="3E187067"/>
    <w:rsid w:val="3E1D2B6E"/>
    <w:rsid w:val="3E1E7F0C"/>
    <w:rsid w:val="3E2298AD"/>
    <w:rsid w:val="3E2B3A24"/>
    <w:rsid w:val="3E2C976C"/>
    <w:rsid w:val="3E2FF9B9"/>
    <w:rsid w:val="3E374B2F"/>
    <w:rsid w:val="3E3A4719"/>
    <w:rsid w:val="3E3B9CE6"/>
    <w:rsid w:val="3E4222BB"/>
    <w:rsid w:val="3E44C5A1"/>
    <w:rsid w:val="3E460859"/>
    <w:rsid w:val="3E474CCD"/>
    <w:rsid w:val="3E48D095"/>
    <w:rsid w:val="3E49D0FD"/>
    <w:rsid w:val="3E4F8341"/>
    <w:rsid w:val="3E59D863"/>
    <w:rsid w:val="3E5A1FD8"/>
    <w:rsid w:val="3E600692"/>
    <w:rsid w:val="3E685C24"/>
    <w:rsid w:val="3E691E5B"/>
    <w:rsid w:val="3E6BE2CD"/>
    <w:rsid w:val="3E6EC206"/>
    <w:rsid w:val="3E6F2EF4"/>
    <w:rsid w:val="3E70E666"/>
    <w:rsid w:val="3E73A6AD"/>
    <w:rsid w:val="3E76AD88"/>
    <w:rsid w:val="3E77D189"/>
    <w:rsid w:val="3E7A5637"/>
    <w:rsid w:val="3E7B8D8C"/>
    <w:rsid w:val="3E7B8EE5"/>
    <w:rsid w:val="3E7D05A7"/>
    <w:rsid w:val="3E7FB663"/>
    <w:rsid w:val="3E829BAB"/>
    <w:rsid w:val="3E842B74"/>
    <w:rsid w:val="3E878DB1"/>
    <w:rsid w:val="3E87D522"/>
    <w:rsid w:val="3E890FDB"/>
    <w:rsid w:val="3E89258D"/>
    <w:rsid w:val="3E8C4591"/>
    <w:rsid w:val="3E8D5E68"/>
    <w:rsid w:val="3E93846E"/>
    <w:rsid w:val="3E99F6E6"/>
    <w:rsid w:val="3E9F9E2C"/>
    <w:rsid w:val="3EA00F05"/>
    <w:rsid w:val="3EAD39B7"/>
    <w:rsid w:val="3EB5926C"/>
    <w:rsid w:val="3EB63FC1"/>
    <w:rsid w:val="3EB6B660"/>
    <w:rsid w:val="3EB8F131"/>
    <w:rsid w:val="3EBC495A"/>
    <w:rsid w:val="3EC15994"/>
    <w:rsid w:val="3EC27FA6"/>
    <w:rsid w:val="3EC37072"/>
    <w:rsid w:val="3EC5CFCF"/>
    <w:rsid w:val="3EC63102"/>
    <w:rsid w:val="3ECE4499"/>
    <w:rsid w:val="3ECF362E"/>
    <w:rsid w:val="3ED5F892"/>
    <w:rsid w:val="3ED8CFA4"/>
    <w:rsid w:val="3EDDBA66"/>
    <w:rsid w:val="3EE1DE7B"/>
    <w:rsid w:val="3EE26D7A"/>
    <w:rsid w:val="3EE5185A"/>
    <w:rsid w:val="3EE680FC"/>
    <w:rsid w:val="3EECAB8E"/>
    <w:rsid w:val="3EF6ED4C"/>
    <w:rsid w:val="3EF6FA72"/>
    <w:rsid w:val="3EF6FE73"/>
    <w:rsid w:val="3EF9FED7"/>
    <w:rsid w:val="3EFA0B15"/>
    <w:rsid w:val="3EFC7220"/>
    <w:rsid w:val="3F00EC5C"/>
    <w:rsid w:val="3F01393A"/>
    <w:rsid w:val="3F05E598"/>
    <w:rsid w:val="3F060E9A"/>
    <w:rsid w:val="3F06E07E"/>
    <w:rsid w:val="3F09FAE3"/>
    <w:rsid w:val="3F0ACFDA"/>
    <w:rsid w:val="3F0E7D57"/>
    <w:rsid w:val="3F0F5A46"/>
    <w:rsid w:val="3F10B63C"/>
    <w:rsid w:val="3F19392C"/>
    <w:rsid w:val="3F199DF6"/>
    <w:rsid w:val="3F20B83F"/>
    <w:rsid w:val="3F21CBA0"/>
    <w:rsid w:val="3F2250D3"/>
    <w:rsid w:val="3F26733B"/>
    <w:rsid w:val="3F26D87E"/>
    <w:rsid w:val="3F2C67DE"/>
    <w:rsid w:val="3F2C9BF3"/>
    <w:rsid w:val="3F2E4BD5"/>
    <w:rsid w:val="3F2F9DA3"/>
    <w:rsid w:val="3F30F41D"/>
    <w:rsid w:val="3F31C206"/>
    <w:rsid w:val="3F3CDCEC"/>
    <w:rsid w:val="3F3E9EE0"/>
    <w:rsid w:val="3F4776A8"/>
    <w:rsid w:val="3F4E80A5"/>
    <w:rsid w:val="3F5CB878"/>
    <w:rsid w:val="3F64D42A"/>
    <w:rsid w:val="3F66554E"/>
    <w:rsid w:val="3F682F29"/>
    <w:rsid w:val="3F708E51"/>
    <w:rsid w:val="3F70E230"/>
    <w:rsid w:val="3F73C73F"/>
    <w:rsid w:val="3F760FF5"/>
    <w:rsid w:val="3F764E04"/>
    <w:rsid w:val="3F7B4DDD"/>
    <w:rsid w:val="3F7BF83F"/>
    <w:rsid w:val="3F7F6F5B"/>
    <w:rsid w:val="3F804AAB"/>
    <w:rsid w:val="3F82B0FD"/>
    <w:rsid w:val="3F85407D"/>
    <w:rsid w:val="3F8B2BB5"/>
    <w:rsid w:val="3F8BF97E"/>
    <w:rsid w:val="3F938784"/>
    <w:rsid w:val="3F9CD661"/>
    <w:rsid w:val="3F9D2A28"/>
    <w:rsid w:val="3FA1D624"/>
    <w:rsid w:val="3FA7171C"/>
    <w:rsid w:val="3FA9AED5"/>
    <w:rsid w:val="3FAA2789"/>
    <w:rsid w:val="3FCA5C0C"/>
    <w:rsid w:val="3FCC472B"/>
    <w:rsid w:val="3FD42951"/>
    <w:rsid w:val="3FD5ED58"/>
    <w:rsid w:val="3FD995BA"/>
    <w:rsid w:val="3FDBBB80"/>
    <w:rsid w:val="3FDD78C5"/>
    <w:rsid w:val="3FDD8404"/>
    <w:rsid w:val="3FE26461"/>
    <w:rsid w:val="3FE5EFB3"/>
    <w:rsid w:val="3FE798D3"/>
    <w:rsid w:val="3FEA2BAE"/>
    <w:rsid w:val="3FEC9B50"/>
    <w:rsid w:val="3FED1B43"/>
    <w:rsid w:val="3FF11E76"/>
    <w:rsid w:val="3FF1FC5A"/>
    <w:rsid w:val="3FF3B9B2"/>
    <w:rsid w:val="3FF47E8F"/>
    <w:rsid w:val="3FF4D4E5"/>
    <w:rsid w:val="3FF52D0A"/>
    <w:rsid w:val="3FF82536"/>
    <w:rsid w:val="3FF93C19"/>
    <w:rsid w:val="40024EC6"/>
    <w:rsid w:val="40028759"/>
    <w:rsid w:val="40038239"/>
    <w:rsid w:val="4003D2A0"/>
    <w:rsid w:val="4006FCA2"/>
    <w:rsid w:val="4008875C"/>
    <w:rsid w:val="4015E7B5"/>
    <w:rsid w:val="4016C5E7"/>
    <w:rsid w:val="401A3B33"/>
    <w:rsid w:val="401C91A2"/>
    <w:rsid w:val="401DB91C"/>
    <w:rsid w:val="40296EE5"/>
    <w:rsid w:val="4029BC6D"/>
    <w:rsid w:val="402D3380"/>
    <w:rsid w:val="40324BE8"/>
    <w:rsid w:val="40347C66"/>
    <w:rsid w:val="403A72E4"/>
    <w:rsid w:val="403B7E5A"/>
    <w:rsid w:val="403D6A7D"/>
    <w:rsid w:val="403E9DFC"/>
    <w:rsid w:val="403ECF04"/>
    <w:rsid w:val="404252EE"/>
    <w:rsid w:val="404A05BB"/>
    <w:rsid w:val="404B0048"/>
    <w:rsid w:val="404D7C86"/>
    <w:rsid w:val="40532945"/>
    <w:rsid w:val="405E872D"/>
    <w:rsid w:val="4061729E"/>
    <w:rsid w:val="40661F32"/>
    <w:rsid w:val="40664DE7"/>
    <w:rsid w:val="406B33D8"/>
    <w:rsid w:val="406C2F4C"/>
    <w:rsid w:val="406D8678"/>
    <w:rsid w:val="40753A44"/>
    <w:rsid w:val="40754F0D"/>
    <w:rsid w:val="407AA360"/>
    <w:rsid w:val="4083BB97"/>
    <w:rsid w:val="40866FDB"/>
    <w:rsid w:val="4086D75C"/>
    <w:rsid w:val="4088D602"/>
    <w:rsid w:val="4095D284"/>
    <w:rsid w:val="409862CA"/>
    <w:rsid w:val="40992B09"/>
    <w:rsid w:val="409EEA35"/>
    <w:rsid w:val="40A29484"/>
    <w:rsid w:val="40A431BC"/>
    <w:rsid w:val="40A43320"/>
    <w:rsid w:val="40A93969"/>
    <w:rsid w:val="40A9E0D8"/>
    <w:rsid w:val="40AC4CB8"/>
    <w:rsid w:val="40AC6901"/>
    <w:rsid w:val="40B3A605"/>
    <w:rsid w:val="40B734FA"/>
    <w:rsid w:val="40B7A735"/>
    <w:rsid w:val="40B86845"/>
    <w:rsid w:val="40B9901F"/>
    <w:rsid w:val="40BA8ED1"/>
    <w:rsid w:val="40BABF9E"/>
    <w:rsid w:val="40C3E7F9"/>
    <w:rsid w:val="40CCBDD5"/>
    <w:rsid w:val="40CFC9BB"/>
    <w:rsid w:val="40D94582"/>
    <w:rsid w:val="40DB0320"/>
    <w:rsid w:val="40DC996D"/>
    <w:rsid w:val="40DFC106"/>
    <w:rsid w:val="40E38C58"/>
    <w:rsid w:val="40E7C901"/>
    <w:rsid w:val="40EEE64C"/>
    <w:rsid w:val="40EF33F1"/>
    <w:rsid w:val="40EFBA06"/>
    <w:rsid w:val="40F18414"/>
    <w:rsid w:val="40F2D294"/>
    <w:rsid w:val="40F4E686"/>
    <w:rsid w:val="40F5461A"/>
    <w:rsid w:val="40F59813"/>
    <w:rsid w:val="40F80922"/>
    <w:rsid w:val="40F92FA5"/>
    <w:rsid w:val="40FC57FE"/>
    <w:rsid w:val="4101F6ED"/>
    <w:rsid w:val="41027C6F"/>
    <w:rsid w:val="41040CDC"/>
    <w:rsid w:val="410FDF45"/>
    <w:rsid w:val="41131D09"/>
    <w:rsid w:val="411645E1"/>
    <w:rsid w:val="4116735E"/>
    <w:rsid w:val="411C5FF3"/>
    <w:rsid w:val="4120AFB0"/>
    <w:rsid w:val="41234464"/>
    <w:rsid w:val="4123A2DB"/>
    <w:rsid w:val="41289020"/>
    <w:rsid w:val="41297C08"/>
    <w:rsid w:val="412C2C7C"/>
    <w:rsid w:val="412F394C"/>
    <w:rsid w:val="413376B3"/>
    <w:rsid w:val="4134126A"/>
    <w:rsid w:val="413DBA77"/>
    <w:rsid w:val="413DCD0A"/>
    <w:rsid w:val="41441A09"/>
    <w:rsid w:val="4147337B"/>
    <w:rsid w:val="4149EF20"/>
    <w:rsid w:val="414A074E"/>
    <w:rsid w:val="414F9758"/>
    <w:rsid w:val="4155E05C"/>
    <w:rsid w:val="415F24F4"/>
    <w:rsid w:val="416122C1"/>
    <w:rsid w:val="416436ED"/>
    <w:rsid w:val="4164986A"/>
    <w:rsid w:val="4165EF64"/>
    <w:rsid w:val="41685DE5"/>
    <w:rsid w:val="41696F2C"/>
    <w:rsid w:val="416A1AA5"/>
    <w:rsid w:val="416D4E9F"/>
    <w:rsid w:val="417348A1"/>
    <w:rsid w:val="417AE5D5"/>
    <w:rsid w:val="417B21B3"/>
    <w:rsid w:val="417BF1C9"/>
    <w:rsid w:val="417C69BE"/>
    <w:rsid w:val="417E7E5B"/>
    <w:rsid w:val="4181CCE1"/>
    <w:rsid w:val="418675B3"/>
    <w:rsid w:val="418A0A3E"/>
    <w:rsid w:val="418CB34F"/>
    <w:rsid w:val="418EA48A"/>
    <w:rsid w:val="41918E40"/>
    <w:rsid w:val="41925E31"/>
    <w:rsid w:val="4198F0E3"/>
    <w:rsid w:val="4198FE0C"/>
    <w:rsid w:val="41997A24"/>
    <w:rsid w:val="419F59E4"/>
    <w:rsid w:val="41A1F80F"/>
    <w:rsid w:val="41A20DD8"/>
    <w:rsid w:val="41AF0A79"/>
    <w:rsid w:val="41BBE5D0"/>
    <w:rsid w:val="41BC8802"/>
    <w:rsid w:val="41BF004A"/>
    <w:rsid w:val="41C036EA"/>
    <w:rsid w:val="41C4339A"/>
    <w:rsid w:val="41C5EF17"/>
    <w:rsid w:val="41C63256"/>
    <w:rsid w:val="41C68ECB"/>
    <w:rsid w:val="41C82EFE"/>
    <w:rsid w:val="41C90C92"/>
    <w:rsid w:val="41CC9244"/>
    <w:rsid w:val="41CEB616"/>
    <w:rsid w:val="41CFF1C1"/>
    <w:rsid w:val="41D23BC2"/>
    <w:rsid w:val="41D99F44"/>
    <w:rsid w:val="41E32CB6"/>
    <w:rsid w:val="41E7F87F"/>
    <w:rsid w:val="41E81740"/>
    <w:rsid w:val="41E8C321"/>
    <w:rsid w:val="41EEF005"/>
    <w:rsid w:val="41FB09B3"/>
    <w:rsid w:val="4200B5A7"/>
    <w:rsid w:val="42016EFB"/>
    <w:rsid w:val="420741B3"/>
    <w:rsid w:val="4207A1AF"/>
    <w:rsid w:val="42098B36"/>
    <w:rsid w:val="420B6BA3"/>
    <w:rsid w:val="420C7CF2"/>
    <w:rsid w:val="42109BB1"/>
    <w:rsid w:val="4214751C"/>
    <w:rsid w:val="42179AD8"/>
    <w:rsid w:val="42188AC9"/>
    <w:rsid w:val="4218F2E6"/>
    <w:rsid w:val="421C6986"/>
    <w:rsid w:val="421EC40A"/>
    <w:rsid w:val="421F68A4"/>
    <w:rsid w:val="421F6C37"/>
    <w:rsid w:val="42204091"/>
    <w:rsid w:val="42241D6D"/>
    <w:rsid w:val="42261523"/>
    <w:rsid w:val="422656C6"/>
    <w:rsid w:val="4227133A"/>
    <w:rsid w:val="422ABEAA"/>
    <w:rsid w:val="422B3BB5"/>
    <w:rsid w:val="422EF363"/>
    <w:rsid w:val="4230FE7B"/>
    <w:rsid w:val="42313A98"/>
    <w:rsid w:val="423232D5"/>
    <w:rsid w:val="4233DC4B"/>
    <w:rsid w:val="423D81D3"/>
    <w:rsid w:val="423E0C20"/>
    <w:rsid w:val="423F3E59"/>
    <w:rsid w:val="42412722"/>
    <w:rsid w:val="4242DBBE"/>
    <w:rsid w:val="4248568B"/>
    <w:rsid w:val="42487C0D"/>
    <w:rsid w:val="42515153"/>
    <w:rsid w:val="4252365C"/>
    <w:rsid w:val="42553783"/>
    <w:rsid w:val="425579D2"/>
    <w:rsid w:val="425A78AD"/>
    <w:rsid w:val="4263420F"/>
    <w:rsid w:val="4266A820"/>
    <w:rsid w:val="4268B4B7"/>
    <w:rsid w:val="426AC35E"/>
    <w:rsid w:val="426C1BEC"/>
    <w:rsid w:val="426D7794"/>
    <w:rsid w:val="4270644F"/>
    <w:rsid w:val="427B3CE3"/>
    <w:rsid w:val="427DA263"/>
    <w:rsid w:val="4288F79D"/>
    <w:rsid w:val="428AE178"/>
    <w:rsid w:val="428AEACA"/>
    <w:rsid w:val="428D62C6"/>
    <w:rsid w:val="4293E3C3"/>
    <w:rsid w:val="4296FAE0"/>
    <w:rsid w:val="429AF16B"/>
    <w:rsid w:val="429C1719"/>
    <w:rsid w:val="429CCE7C"/>
    <w:rsid w:val="42A35E00"/>
    <w:rsid w:val="42A634F7"/>
    <w:rsid w:val="42A71791"/>
    <w:rsid w:val="42A7E759"/>
    <w:rsid w:val="42ADE6BC"/>
    <w:rsid w:val="42B2552F"/>
    <w:rsid w:val="42B95EB7"/>
    <w:rsid w:val="42BBA3CD"/>
    <w:rsid w:val="42BBE180"/>
    <w:rsid w:val="42BDAF1E"/>
    <w:rsid w:val="42C861A8"/>
    <w:rsid w:val="42CA82E0"/>
    <w:rsid w:val="42CC35CE"/>
    <w:rsid w:val="42D2DEEF"/>
    <w:rsid w:val="42D5AF47"/>
    <w:rsid w:val="42E5F715"/>
    <w:rsid w:val="42E8D1D6"/>
    <w:rsid w:val="42F52D63"/>
    <w:rsid w:val="42FB91D3"/>
    <w:rsid w:val="42FCE554"/>
    <w:rsid w:val="42FEB933"/>
    <w:rsid w:val="43008CFB"/>
    <w:rsid w:val="43022185"/>
    <w:rsid w:val="430639D3"/>
    <w:rsid w:val="43080E39"/>
    <w:rsid w:val="43090FBC"/>
    <w:rsid w:val="430D3435"/>
    <w:rsid w:val="431080F8"/>
    <w:rsid w:val="43161D6C"/>
    <w:rsid w:val="4316C733"/>
    <w:rsid w:val="431B839B"/>
    <w:rsid w:val="431FC4E0"/>
    <w:rsid w:val="43260EAD"/>
    <w:rsid w:val="43297E4E"/>
    <w:rsid w:val="432D0D37"/>
    <w:rsid w:val="432DB3C0"/>
    <w:rsid w:val="4330715E"/>
    <w:rsid w:val="4332DB88"/>
    <w:rsid w:val="4335AD2A"/>
    <w:rsid w:val="4336C9A2"/>
    <w:rsid w:val="433BF769"/>
    <w:rsid w:val="433C706F"/>
    <w:rsid w:val="433CC347"/>
    <w:rsid w:val="433F3749"/>
    <w:rsid w:val="433F804A"/>
    <w:rsid w:val="4340EEFB"/>
    <w:rsid w:val="43430D54"/>
    <w:rsid w:val="43468480"/>
    <w:rsid w:val="434741BF"/>
    <w:rsid w:val="434B21A9"/>
    <w:rsid w:val="434D6743"/>
    <w:rsid w:val="434EAA6E"/>
    <w:rsid w:val="43511733"/>
    <w:rsid w:val="43549BF3"/>
    <w:rsid w:val="43561603"/>
    <w:rsid w:val="43571BB2"/>
    <w:rsid w:val="43584F0E"/>
    <w:rsid w:val="4359B781"/>
    <w:rsid w:val="43660709"/>
    <w:rsid w:val="43691BB5"/>
    <w:rsid w:val="436AAF13"/>
    <w:rsid w:val="436C00FB"/>
    <w:rsid w:val="43716A55"/>
    <w:rsid w:val="4375E78E"/>
    <w:rsid w:val="4379858F"/>
    <w:rsid w:val="4379D262"/>
    <w:rsid w:val="437C4532"/>
    <w:rsid w:val="4383D8A2"/>
    <w:rsid w:val="4387B7DC"/>
    <w:rsid w:val="438E609C"/>
    <w:rsid w:val="438F5C81"/>
    <w:rsid w:val="438FDC69"/>
    <w:rsid w:val="43912831"/>
    <w:rsid w:val="4393A66F"/>
    <w:rsid w:val="439BB761"/>
    <w:rsid w:val="43A11B25"/>
    <w:rsid w:val="43A48DAD"/>
    <w:rsid w:val="43A95F5A"/>
    <w:rsid w:val="43AA33BD"/>
    <w:rsid w:val="43AA3E60"/>
    <w:rsid w:val="43AE6060"/>
    <w:rsid w:val="43B90742"/>
    <w:rsid w:val="43B97A89"/>
    <w:rsid w:val="43C4E9F1"/>
    <w:rsid w:val="43C645B8"/>
    <w:rsid w:val="43CD7CAF"/>
    <w:rsid w:val="43D098B6"/>
    <w:rsid w:val="43D3010B"/>
    <w:rsid w:val="43D53CF1"/>
    <w:rsid w:val="43D62268"/>
    <w:rsid w:val="43D640FF"/>
    <w:rsid w:val="43D6541C"/>
    <w:rsid w:val="43D70FBE"/>
    <w:rsid w:val="43D71381"/>
    <w:rsid w:val="43D8D0CB"/>
    <w:rsid w:val="43DACF9D"/>
    <w:rsid w:val="43DD729A"/>
    <w:rsid w:val="43DE6CE4"/>
    <w:rsid w:val="43DEF05F"/>
    <w:rsid w:val="43E30B3E"/>
    <w:rsid w:val="43E613A8"/>
    <w:rsid w:val="43E88504"/>
    <w:rsid w:val="43E976EB"/>
    <w:rsid w:val="43EB391B"/>
    <w:rsid w:val="43ECEDC3"/>
    <w:rsid w:val="43EDBADB"/>
    <w:rsid w:val="43F36786"/>
    <w:rsid w:val="44091389"/>
    <w:rsid w:val="4410C0D6"/>
    <w:rsid w:val="44122C4A"/>
    <w:rsid w:val="4414B291"/>
    <w:rsid w:val="4415C290"/>
    <w:rsid w:val="4416E5D6"/>
    <w:rsid w:val="4419B637"/>
    <w:rsid w:val="441E38D4"/>
    <w:rsid w:val="441F7D57"/>
    <w:rsid w:val="4426114E"/>
    <w:rsid w:val="4429AA9A"/>
    <w:rsid w:val="442CF736"/>
    <w:rsid w:val="442E37DD"/>
    <w:rsid w:val="442E55C0"/>
    <w:rsid w:val="4430B618"/>
    <w:rsid w:val="443EC959"/>
    <w:rsid w:val="44461879"/>
    <w:rsid w:val="4448CB93"/>
    <w:rsid w:val="444D0245"/>
    <w:rsid w:val="444DB436"/>
    <w:rsid w:val="444EF6F8"/>
    <w:rsid w:val="445B8F26"/>
    <w:rsid w:val="446045CE"/>
    <w:rsid w:val="4460B596"/>
    <w:rsid w:val="44617EB8"/>
    <w:rsid w:val="44623EEB"/>
    <w:rsid w:val="4462DD33"/>
    <w:rsid w:val="44689AED"/>
    <w:rsid w:val="446EAC99"/>
    <w:rsid w:val="4470333A"/>
    <w:rsid w:val="4470CFF7"/>
    <w:rsid w:val="4471741F"/>
    <w:rsid w:val="4472B481"/>
    <w:rsid w:val="4479B218"/>
    <w:rsid w:val="447D9E64"/>
    <w:rsid w:val="447E91A4"/>
    <w:rsid w:val="44805382"/>
    <w:rsid w:val="4480DDFC"/>
    <w:rsid w:val="448102E1"/>
    <w:rsid w:val="4484AA31"/>
    <w:rsid w:val="448DC9CF"/>
    <w:rsid w:val="448FF439"/>
    <w:rsid w:val="449794E7"/>
    <w:rsid w:val="4497C0C1"/>
    <w:rsid w:val="44988875"/>
    <w:rsid w:val="44A60EFA"/>
    <w:rsid w:val="44A9EE24"/>
    <w:rsid w:val="44AB26D0"/>
    <w:rsid w:val="44AD3ECD"/>
    <w:rsid w:val="44ADA5F3"/>
    <w:rsid w:val="44ADE0E0"/>
    <w:rsid w:val="44ADEF47"/>
    <w:rsid w:val="44AE9C6C"/>
    <w:rsid w:val="44B0274A"/>
    <w:rsid w:val="44B345D1"/>
    <w:rsid w:val="44B564DE"/>
    <w:rsid w:val="44B917D1"/>
    <w:rsid w:val="44C02FCC"/>
    <w:rsid w:val="44C1B10F"/>
    <w:rsid w:val="44C2A4AE"/>
    <w:rsid w:val="44C53DB3"/>
    <w:rsid w:val="44C74DC9"/>
    <w:rsid w:val="44CA08D0"/>
    <w:rsid w:val="44D2700B"/>
    <w:rsid w:val="44DAAD69"/>
    <w:rsid w:val="44E00C21"/>
    <w:rsid w:val="44E04ADC"/>
    <w:rsid w:val="44E27700"/>
    <w:rsid w:val="44E3F69E"/>
    <w:rsid w:val="44E47F3D"/>
    <w:rsid w:val="44E72552"/>
    <w:rsid w:val="44E8C36B"/>
    <w:rsid w:val="44EECAD4"/>
    <w:rsid w:val="44EF7F9B"/>
    <w:rsid w:val="44F2BE32"/>
    <w:rsid w:val="44F4D54E"/>
    <w:rsid w:val="44F72C58"/>
    <w:rsid w:val="44FA7118"/>
    <w:rsid w:val="44FA86C8"/>
    <w:rsid w:val="44FBB141"/>
    <w:rsid w:val="44FE4C85"/>
    <w:rsid w:val="45001B5D"/>
    <w:rsid w:val="450182CA"/>
    <w:rsid w:val="4501B4CF"/>
    <w:rsid w:val="450563AF"/>
    <w:rsid w:val="45069B97"/>
    <w:rsid w:val="450730AB"/>
    <w:rsid w:val="450B48DC"/>
    <w:rsid w:val="4514C3D3"/>
    <w:rsid w:val="4515AE84"/>
    <w:rsid w:val="45207284"/>
    <w:rsid w:val="45240AA9"/>
    <w:rsid w:val="4527941F"/>
    <w:rsid w:val="4527F9CB"/>
    <w:rsid w:val="45294348"/>
    <w:rsid w:val="452D52F1"/>
    <w:rsid w:val="452F3CE0"/>
    <w:rsid w:val="4530564A"/>
    <w:rsid w:val="4530953B"/>
    <w:rsid w:val="4533F4F7"/>
    <w:rsid w:val="453669CD"/>
    <w:rsid w:val="453AB935"/>
    <w:rsid w:val="453EFE46"/>
    <w:rsid w:val="4542DB53"/>
    <w:rsid w:val="4544BAF4"/>
    <w:rsid w:val="4545BAE6"/>
    <w:rsid w:val="4546346E"/>
    <w:rsid w:val="454C0FA6"/>
    <w:rsid w:val="454C5E9C"/>
    <w:rsid w:val="454CC9AD"/>
    <w:rsid w:val="454F5312"/>
    <w:rsid w:val="45516BE6"/>
    <w:rsid w:val="4551F692"/>
    <w:rsid w:val="455494A6"/>
    <w:rsid w:val="4555744A"/>
    <w:rsid w:val="4555B029"/>
    <w:rsid w:val="45582184"/>
    <w:rsid w:val="455DAF5B"/>
    <w:rsid w:val="455F570E"/>
    <w:rsid w:val="455F5A08"/>
    <w:rsid w:val="45614F09"/>
    <w:rsid w:val="4561BC50"/>
    <w:rsid w:val="45653FC8"/>
    <w:rsid w:val="45689144"/>
    <w:rsid w:val="456B6DE1"/>
    <w:rsid w:val="456BA674"/>
    <w:rsid w:val="4574974D"/>
    <w:rsid w:val="4575858B"/>
    <w:rsid w:val="4576A3DC"/>
    <w:rsid w:val="457AF39E"/>
    <w:rsid w:val="457F7537"/>
    <w:rsid w:val="4580214F"/>
    <w:rsid w:val="4582765D"/>
    <w:rsid w:val="4582E54B"/>
    <w:rsid w:val="45854B4E"/>
    <w:rsid w:val="458A54BF"/>
    <w:rsid w:val="458D564A"/>
    <w:rsid w:val="45975482"/>
    <w:rsid w:val="45982F5C"/>
    <w:rsid w:val="459DD227"/>
    <w:rsid w:val="45A16F9E"/>
    <w:rsid w:val="45A99B49"/>
    <w:rsid w:val="45AA3A1E"/>
    <w:rsid w:val="45AE026E"/>
    <w:rsid w:val="45C15DA4"/>
    <w:rsid w:val="45C3A99D"/>
    <w:rsid w:val="45C3FA73"/>
    <w:rsid w:val="45C79D13"/>
    <w:rsid w:val="45C9764B"/>
    <w:rsid w:val="45D6705D"/>
    <w:rsid w:val="45D8CDA2"/>
    <w:rsid w:val="45DC7531"/>
    <w:rsid w:val="45DEFDA7"/>
    <w:rsid w:val="45DF9214"/>
    <w:rsid w:val="45E110BE"/>
    <w:rsid w:val="45E3BCAB"/>
    <w:rsid w:val="45E557A0"/>
    <w:rsid w:val="45E86EC2"/>
    <w:rsid w:val="45E8F886"/>
    <w:rsid w:val="45EE117E"/>
    <w:rsid w:val="45EE674B"/>
    <w:rsid w:val="45F19CBE"/>
    <w:rsid w:val="45F36E0B"/>
    <w:rsid w:val="45F80A7A"/>
    <w:rsid w:val="4603BAB9"/>
    <w:rsid w:val="4603DBA9"/>
    <w:rsid w:val="460423A0"/>
    <w:rsid w:val="46073758"/>
    <w:rsid w:val="46102195"/>
    <w:rsid w:val="46109353"/>
    <w:rsid w:val="461099F3"/>
    <w:rsid w:val="46169CBF"/>
    <w:rsid w:val="4616B016"/>
    <w:rsid w:val="4618D1AB"/>
    <w:rsid w:val="46190A3F"/>
    <w:rsid w:val="46193CCD"/>
    <w:rsid w:val="461BB97C"/>
    <w:rsid w:val="4621B010"/>
    <w:rsid w:val="462A12B4"/>
    <w:rsid w:val="462A32FC"/>
    <w:rsid w:val="462B0461"/>
    <w:rsid w:val="462CDFC0"/>
    <w:rsid w:val="4630C44F"/>
    <w:rsid w:val="4631A377"/>
    <w:rsid w:val="46329781"/>
    <w:rsid w:val="463A358E"/>
    <w:rsid w:val="463B4EB9"/>
    <w:rsid w:val="463BC7A1"/>
    <w:rsid w:val="463DE33E"/>
    <w:rsid w:val="46429584"/>
    <w:rsid w:val="464411F7"/>
    <w:rsid w:val="4647AEFF"/>
    <w:rsid w:val="46480D3A"/>
    <w:rsid w:val="4648B5CD"/>
    <w:rsid w:val="464F0C11"/>
    <w:rsid w:val="4657CAB9"/>
    <w:rsid w:val="465CC3D7"/>
    <w:rsid w:val="4663697A"/>
    <w:rsid w:val="46650808"/>
    <w:rsid w:val="46674C5E"/>
    <w:rsid w:val="466AB3E4"/>
    <w:rsid w:val="466B9E66"/>
    <w:rsid w:val="46701CBC"/>
    <w:rsid w:val="467040F7"/>
    <w:rsid w:val="467306EB"/>
    <w:rsid w:val="4676C773"/>
    <w:rsid w:val="467B71FB"/>
    <w:rsid w:val="467CDF62"/>
    <w:rsid w:val="4680A102"/>
    <w:rsid w:val="468383C2"/>
    <w:rsid w:val="468536DD"/>
    <w:rsid w:val="46897669"/>
    <w:rsid w:val="468AB171"/>
    <w:rsid w:val="468B95E7"/>
    <w:rsid w:val="468DA43B"/>
    <w:rsid w:val="468DD345"/>
    <w:rsid w:val="468F9B8C"/>
    <w:rsid w:val="469195A9"/>
    <w:rsid w:val="4694C644"/>
    <w:rsid w:val="469627DE"/>
    <w:rsid w:val="4698040D"/>
    <w:rsid w:val="469813D6"/>
    <w:rsid w:val="469AF7FD"/>
    <w:rsid w:val="469B8E2B"/>
    <w:rsid w:val="469E3685"/>
    <w:rsid w:val="469E86E0"/>
    <w:rsid w:val="46A4EA1A"/>
    <w:rsid w:val="46A4F3EA"/>
    <w:rsid w:val="46A59478"/>
    <w:rsid w:val="46A59BB6"/>
    <w:rsid w:val="46A8AC39"/>
    <w:rsid w:val="46A98ED6"/>
    <w:rsid w:val="46ABA37E"/>
    <w:rsid w:val="46AD09C1"/>
    <w:rsid w:val="46AE342C"/>
    <w:rsid w:val="46AFC16E"/>
    <w:rsid w:val="46B0687F"/>
    <w:rsid w:val="46B0A074"/>
    <w:rsid w:val="46B1C65C"/>
    <w:rsid w:val="46B24537"/>
    <w:rsid w:val="46B3A97D"/>
    <w:rsid w:val="46B8357E"/>
    <w:rsid w:val="46BE0E9D"/>
    <w:rsid w:val="46CA324B"/>
    <w:rsid w:val="46CC7618"/>
    <w:rsid w:val="46CC9012"/>
    <w:rsid w:val="46CF31FD"/>
    <w:rsid w:val="46CFD746"/>
    <w:rsid w:val="46D250C5"/>
    <w:rsid w:val="46D347BA"/>
    <w:rsid w:val="46D5CDCC"/>
    <w:rsid w:val="46D6B388"/>
    <w:rsid w:val="46DBC00C"/>
    <w:rsid w:val="46DD79AE"/>
    <w:rsid w:val="46DE97FD"/>
    <w:rsid w:val="46DF1E72"/>
    <w:rsid w:val="46DFFA4C"/>
    <w:rsid w:val="46E33AC3"/>
    <w:rsid w:val="46E4282C"/>
    <w:rsid w:val="46EC335F"/>
    <w:rsid w:val="46EE295A"/>
    <w:rsid w:val="46EE57F7"/>
    <w:rsid w:val="46F06ABC"/>
    <w:rsid w:val="46F43A08"/>
    <w:rsid w:val="4701806D"/>
    <w:rsid w:val="4705AE3E"/>
    <w:rsid w:val="470ECE43"/>
    <w:rsid w:val="472238CA"/>
    <w:rsid w:val="4723D574"/>
    <w:rsid w:val="472B00A8"/>
    <w:rsid w:val="472B6757"/>
    <w:rsid w:val="472EF9CD"/>
    <w:rsid w:val="472F1399"/>
    <w:rsid w:val="47306650"/>
    <w:rsid w:val="47333C87"/>
    <w:rsid w:val="47361CC6"/>
    <w:rsid w:val="473ABD1F"/>
    <w:rsid w:val="473C69CE"/>
    <w:rsid w:val="474C4AE9"/>
    <w:rsid w:val="4751778D"/>
    <w:rsid w:val="47532E9A"/>
    <w:rsid w:val="4757934B"/>
    <w:rsid w:val="47591D7D"/>
    <w:rsid w:val="4759383F"/>
    <w:rsid w:val="4760545B"/>
    <w:rsid w:val="4760BD8E"/>
    <w:rsid w:val="476147CF"/>
    <w:rsid w:val="47618789"/>
    <w:rsid w:val="4762B475"/>
    <w:rsid w:val="4764B3F7"/>
    <w:rsid w:val="47662ECC"/>
    <w:rsid w:val="476BCDAB"/>
    <w:rsid w:val="4770180D"/>
    <w:rsid w:val="47705DD0"/>
    <w:rsid w:val="477385AB"/>
    <w:rsid w:val="4774702B"/>
    <w:rsid w:val="4775CD7B"/>
    <w:rsid w:val="47878C57"/>
    <w:rsid w:val="4789303D"/>
    <w:rsid w:val="4789569A"/>
    <w:rsid w:val="4790E8D2"/>
    <w:rsid w:val="4793136E"/>
    <w:rsid w:val="4795C4F3"/>
    <w:rsid w:val="479764D4"/>
    <w:rsid w:val="479AEC35"/>
    <w:rsid w:val="479BA302"/>
    <w:rsid w:val="47A27973"/>
    <w:rsid w:val="47A2C6E7"/>
    <w:rsid w:val="47AC0E10"/>
    <w:rsid w:val="47AC5C49"/>
    <w:rsid w:val="47B2A0DC"/>
    <w:rsid w:val="47B3A6A7"/>
    <w:rsid w:val="47B5CC95"/>
    <w:rsid w:val="47B6E633"/>
    <w:rsid w:val="47B9549E"/>
    <w:rsid w:val="47BC7CE2"/>
    <w:rsid w:val="47BEAF35"/>
    <w:rsid w:val="47C36211"/>
    <w:rsid w:val="47C4F5D0"/>
    <w:rsid w:val="47C9227E"/>
    <w:rsid w:val="47C95892"/>
    <w:rsid w:val="47CAE4AC"/>
    <w:rsid w:val="47CBAE42"/>
    <w:rsid w:val="47D15E78"/>
    <w:rsid w:val="47D1C907"/>
    <w:rsid w:val="47D3B105"/>
    <w:rsid w:val="47D404C1"/>
    <w:rsid w:val="47D85D69"/>
    <w:rsid w:val="47DC0E03"/>
    <w:rsid w:val="47E33E42"/>
    <w:rsid w:val="47E9D43A"/>
    <w:rsid w:val="47EA6E8E"/>
    <w:rsid w:val="47EB7A4B"/>
    <w:rsid w:val="47EBBF09"/>
    <w:rsid w:val="47F2A1B1"/>
    <w:rsid w:val="47F345C7"/>
    <w:rsid w:val="47F3CFA0"/>
    <w:rsid w:val="47F499DD"/>
    <w:rsid w:val="47FA69C8"/>
    <w:rsid w:val="480000FD"/>
    <w:rsid w:val="4802E7DB"/>
    <w:rsid w:val="48058CB3"/>
    <w:rsid w:val="480D6DBE"/>
    <w:rsid w:val="480E33C0"/>
    <w:rsid w:val="4818BEDD"/>
    <w:rsid w:val="4822C22B"/>
    <w:rsid w:val="482781F7"/>
    <w:rsid w:val="4827B6F0"/>
    <w:rsid w:val="482DC386"/>
    <w:rsid w:val="482F2E34"/>
    <w:rsid w:val="4836B618"/>
    <w:rsid w:val="48396C4E"/>
    <w:rsid w:val="483A8495"/>
    <w:rsid w:val="483E18D9"/>
    <w:rsid w:val="48421217"/>
    <w:rsid w:val="484740D7"/>
    <w:rsid w:val="484AD5DC"/>
    <w:rsid w:val="484BC58A"/>
    <w:rsid w:val="484C7473"/>
    <w:rsid w:val="484D66CB"/>
    <w:rsid w:val="4853A4A7"/>
    <w:rsid w:val="48557D07"/>
    <w:rsid w:val="485B3387"/>
    <w:rsid w:val="485DFE19"/>
    <w:rsid w:val="48630CA1"/>
    <w:rsid w:val="486571A7"/>
    <w:rsid w:val="48707C0A"/>
    <w:rsid w:val="487295BF"/>
    <w:rsid w:val="48780AFC"/>
    <w:rsid w:val="487872EE"/>
    <w:rsid w:val="4878982D"/>
    <w:rsid w:val="4879BF1A"/>
    <w:rsid w:val="487A09EC"/>
    <w:rsid w:val="487AC851"/>
    <w:rsid w:val="487CB8DA"/>
    <w:rsid w:val="487FC5F2"/>
    <w:rsid w:val="4882A55C"/>
    <w:rsid w:val="4883DC6B"/>
    <w:rsid w:val="4884DA0F"/>
    <w:rsid w:val="488B4BE5"/>
    <w:rsid w:val="4891E03D"/>
    <w:rsid w:val="489B341D"/>
    <w:rsid w:val="489D4305"/>
    <w:rsid w:val="48A0014A"/>
    <w:rsid w:val="48A51387"/>
    <w:rsid w:val="48A5D355"/>
    <w:rsid w:val="48A94D03"/>
    <w:rsid w:val="48AB5FAF"/>
    <w:rsid w:val="48AD5A66"/>
    <w:rsid w:val="48AD6210"/>
    <w:rsid w:val="48B4428C"/>
    <w:rsid w:val="48B4ED75"/>
    <w:rsid w:val="48B85CAC"/>
    <w:rsid w:val="48BF5D6E"/>
    <w:rsid w:val="48C04C14"/>
    <w:rsid w:val="48C1569D"/>
    <w:rsid w:val="48C25CA1"/>
    <w:rsid w:val="48C43C58"/>
    <w:rsid w:val="48C5C12A"/>
    <w:rsid w:val="48C9EAE5"/>
    <w:rsid w:val="48CB507A"/>
    <w:rsid w:val="48CED6B9"/>
    <w:rsid w:val="48D05616"/>
    <w:rsid w:val="48D68480"/>
    <w:rsid w:val="48E08371"/>
    <w:rsid w:val="48E65DF4"/>
    <w:rsid w:val="48EBC4B6"/>
    <w:rsid w:val="48F17D5A"/>
    <w:rsid w:val="48F39F3D"/>
    <w:rsid w:val="48F4FAAE"/>
    <w:rsid w:val="48F9A363"/>
    <w:rsid w:val="48FA5CCC"/>
    <w:rsid w:val="48FCE4F0"/>
    <w:rsid w:val="48FF47E6"/>
    <w:rsid w:val="4903317F"/>
    <w:rsid w:val="4906F433"/>
    <w:rsid w:val="4909EE8C"/>
    <w:rsid w:val="490CB27B"/>
    <w:rsid w:val="490D0153"/>
    <w:rsid w:val="4913A3BB"/>
    <w:rsid w:val="4916325A"/>
    <w:rsid w:val="491910E1"/>
    <w:rsid w:val="491B48A3"/>
    <w:rsid w:val="491CDD32"/>
    <w:rsid w:val="49225202"/>
    <w:rsid w:val="4922641A"/>
    <w:rsid w:val="4926F4A5"/>
    <w:rsid w:val="4927A505"/>
    <w:rsid w:val="492DC5FB"/>
    <w:rsid w:val="49303494"/>
    <w:rsid w:val="4932C7A0"/>
    <w:rsid w:val="4934E33F"/>
    <w:rsid w:val="49389882"/>
    <w:rsid w:val="49395E84"/>
    <w:rsid w:val="4939D6DC"/>
    <w:rsid w:val="49415E96"/>
    <w:rsid w:val="4942B71C"/>
    <w:rsid w:val="494514E4"/>
    <w:rsid w:val="494FE258"/>
    <w:rsid w:val="49516BEE"/>
    <w:rsid w:val="49570F58"/>
    <w:rsid w:val="4958C630"/>
    <w:rsid w:val="49596850"/>
    <w:rsid w:val="495A8EB8"/>
    <w:rsid w:val="495A9B70"/>
    <w:rsid w:val="495D6619"/>
    <w:rsid w:val="495ED991"/>
    <w:rsid w:val="495F43FD"/>
    <w:rsid w:val="4965B246"/>
    <w:rsid w:val="496792A1"/>
    <w:rsid w:val="4967FC70"/>
    <w:rsid w:val="49700AD3"/>
    <w:rsid w:val="49708515"/>
    <w:rsid w:val="4972F7CB"/>
    <w:rsid w:val="4972F81E"/>
    <w:rsid w:val="4976516B"/>
    <w:rsid w:val="49780097"/>
    <w:rsid w:val="49795E31"/>
    <w:rsid w:val="497D1554"/>
    <w:rsid w:val="497E415A"/>
    <w:rsid w:val="49805A6A"/>
    <w:rsid w:val="49814DB5"/>
    <w:rsid w:val="498A5D0E"/>
    <w:rsid w:val="498C49CE"/>
    <w:rsid w:val="4994B441"/>
    <w:rsid w:val="499728E5"/>
    <w:rsid w:val="49992B6C"/>
    <w:rsid w:val="499A0A02"/>
    <w:rsid w:val="499E3D12"/>
    <w:rsid w:val="499EDE71"/>
    <w:rsid w:val="49A10FCA"/>
    <w:rsid w:val="49A22491"/>
    <w:rsid w:val="49A22EF3"/>
    <w:rsid w:val="49A2E007"/>
    <w:rsid w:val="49A5F177"/>
    <w:rsid w:val="49A7ACBC"/>
    <w:rsid w:val="49A7D977"/>
    <w:rsid w:val="49A9B82C"/>
    <w:rsid w:val="49ADC974"/>
    <w:rsid w:val="49AE1BF5"/>
    <w:rsid w:val="49AEAA8F"/>
    <w:rsid w:val="49B1CC10"/>
    <w:rsid w:val="49B382A5"/>
    <w:rsid w:val="49B3CDF2"/>
    <w:rsid w:val="49B5AD1C"/>
    <w:rsid w:val="49B7126E"/>
    <w:rsid w:val="49BAEF71"/>
    <w:rsid w:val="49C8313F"/>
    <w:rsid w:val="49CC64E3"/>
    <w:rsid w:val="49D83C86"/>
    <w:rsid w:val="49D90561"/>
    <w:rsid w:val="49DAC59F"/>
    <w:rsid w:val="49DF6795"/>
    <w:rsid w:val="49E055D2"/>
    <w:rsid w:val="49E0961E"/>
    <w:rsid w:val="49E19F63"/>
    <w:rsid w:val="49E2087B"/>
    <w:rsid w:val="49E63A2A"/>
    <w:rsid w:val="49EB4FDB"/>
    <w:rsid w:val="49EBB710"/>
    <w:rsid w:val="49EDA489"/>
    <w:rsid w:val="49EFD235"/>
    <w:rsid w:val="49F4FD07"/>
    <w:rsid w:val="49F5B74C"/>
    <w:rsid w:val="49FDD171"/>
    <w:rsid w:val="49FF64AD"/>
    <w:rsid w:val="4A00E4DA"/>
    <w:rsid w:val="4A0553EB"/>
    <w:rsid w:val="4A0DCFFE"/>
    <w:rsid w:val="4A0FE6C0"/>
    <w:rsid w:val="4A108227"/>
    <w:rsid w:val="4A12D8A1"/>
    <w:rsid w:val="4A201F9A"/>
    <w:rsid w:val="4A256380"/>
    <w:rsid w:val="4A27D6CE"/>
    <w:rsid w:val="4A2A402C"/>
    <w:rsid w:val="4A31800F"/>
    <w:rsid w:val="4A377637"/>
    <w:rsid w:val="4A39B6B8"/>
    <w:rsid w:val="4A3A3FAB"/>
    <w:rsid w:val="4A3E9F35"/>
    <w:rsid w:val="4A4135A1"/>
    <w:rsid w:val="4A41450D"/>
    <w:rsid w:val="4A416E04"/>
    <w:rsid w:val="4A4A7D3A"/>
    <w:rsid w:val="4A506EB2"/>
    <w:rsid w:val="4A51FEA9"/>
    <w:rsid w:val="4A520D51"/>
    <w:rsid w:val="4A5A1E6E"/>
    <w:rsid w:val="4A606228"/>
    <w:rsid w:val="4A629BB4"/>
    <w:rsid w:val="4A6DA652"/>
    <w:rsid w:val="4A6EB186"/>
    <w:rsid w:val="4A6F4A4C"/>
    <w:rsid w:val="4A6F8658"/>
    <w:rsid w:val="4A716773"/>
    <w:rsid w:val="4A754342"/>
    <w:rsid w:val="4A75E1DC"/>
    <w:rsid w:val="4A7661A0"/>
    <w:rsid w:val="4A774508"/>
    <w:rsid w:val="4A799D48"/>
    <w:rsid w:val="4A7E527E"/>
    <w:rsid w:val="4A806E50"/>
    <w:rsid w:val="4A81ABDA"/>
    <w:rsid w:val="4A821EDF"/>
    <w:rsid w:val="4A84A6EA"/>
    <w:rsid w:val="4A88124A"/>
    <w:rsid w:val="4A8A8E34"/>
    <w:rsid w:val="4A8E1560"/>
    <w:rsid w:val="4A96682D"/>
    <w:rsid w:val="4A9D29D4"/>
    <w:rsid w:val="4A9F0EC0"/>
    <w:rsid w:val="4A9F9990"/>
    <w:rsid w:val="4AA4EBCD"/>
    <w:rsid w:val="4AA4FE9F"/>
    <w:rsid w:val="4AAA4BB3"/>
    <w:rsid w:val="4AAB376F"/>
    <w:rsid w:val="4AAD1862"/>
    <w:rsid w:val="4AAD8251"/>
    <w:rsid w:val="4AAF1928"/>
    <w:rsid w:val="4AB27E09"/>
    <w:rsid w:val="4AB34633"/>
    <w:rsid w:val="4AB411E9"/>
    <w:rsid w:val="4AB5C8A3"/>
    <w:rsid w:val="4AB7CD26"/>
    <w:rsid w:val="4ABE5FAF"/>
    <w:rsid w:val="4ABF3C27"/>
    <w:rsid w:val="4AC099E3"/>
    <w:rsid w:val="4AC1AD63"/>
    <w:rsid w:val="4ACBFDF2"/>
    <w:rsid w:val="4AD25609"/>
    <w:rsid w:val="4AD33D1C"/>
    <w:rsid w:val="4ADA03B5"/>
    <w:rsid w:val="4ADD5541"/>
    <w:rsid w:val="4AE44000"/>
    <w:rsid w:val="4AE8D32A"/>
    <w:rsid w:val="4AEBE5F9"/>
    <w:rsid w:val="4AEF8E51"/>
    <w:rsid w:val="4AF88D5A"/>
    <w:rsid w:val="4AFE26CF"/>
    <w:rsid w:val="4AFFE730"/>
    <w:rsid w:val="4B0A60E2"/>
    <w:rsid w:val="4B0B18F9"/>
    <w:rsid w:val="4B0B87F2"/>
    <w:rsid w:val="4B0B8FAA"/>
    <w:rsid w:val="4B0FACB0"/>
    <w:rsid w:val="4B10768B"/>
    <w:rsid w:val="4B11E268"/>
    <w:rsid w:val="4B129BDC"/>
    <w:rsid w:val="4B1325BD"/>
    <w:rsid w:val="4B19F415"/>
    <w:rsid w:val="4B200EAA"/>
    <w:rsid w:val="4B23B10A"/>
    <w:rsid w:val="4B257766"/>
    <w:rsid w:val="4B279E9B"/>
    <w:rsid w:val="4B286A47"/>
    <w:rsid w:val="4B291777"/>
    <w:rsid w:val="4B2C132F"/>
    <w:rsid w:val="4B2C9879"/>
    <w:rsid w:val="4B2E51B2"/>
    <w:rsid w:val="4B310F23"/>
    <w:rsid w:val="4B318C60"/>
    <w:rsid w:val="4B384561"/>
    <w:rsid w:val="4B3875F9"/>
    <w:rsid w:val="4B3A852F"/>
    <w:rsid w:val="4B3E0189"/>
    <w:rsid w:val="4B3F0698"/>
    <w:rsid w:val="4B3FA358"/>
    <w:rsid w:val="4B43308C"/>
    <w:rsid w:val="4B44720E"/>
    <w:rsid w:val="4B49FC32"/>
    <w:rsid w:val="4B4BF532"/>
    <w:rsid w:val="4B521213"/>
    <w:rsid w:val="4B5820FD"/>
    <w:rsid w:val="4B5998C4"/>
    <w:rsid w:val="4B5E1660"/>
    <w:rsid w:val="4B62904F"/>
    <w:rsid w:val="4B674D06"/>
    <w:rsid w:val="4B69E446"/>
    <w:rsid w:val="4B69FAB3"/>
    <w:rsid w:val="4B6CC2E5"/>
    <w:rsid w:val="4B6D81E2"/>
    <w:rsid w:val="4B70908C"/>
    <w:rsid w:val="4B713C55"/>
    <w:rsid w:val="4B7B1556"/>
    <w:rsid w:val="4B7B5D59"/>
    <w:rsid w:val="4B82B2C6"/>
    <w:rsid w:val="4B8657E5"/>
    <w:rsid w:val="4B87ED72"/>
    <w:rsid w:val="4B8DE7FF"/>
    <w:rsid w:val="4B996AED"/>
    <w:rsid w:val="4BA09EAD"/>
    <w:rsid w:val="4BA6B6BA"/>
    <w:rsid w:val="4BA9D396"/>
    <w:rsid w:val="4BAB8504"/>
    <w:rsid w:val="4BAC39B1"/>
    <w:rsid w:val="4BB071DC"/>
    <w:rsid w:val="4BB2AA0E"/>
    <w:rsid w:val="4BB48298"/>
    <w:rsid w:val="4BB73397"/>
    <w:rsid w:val="4BBA2661"/>
    <w:rsid w:val="4BC45D45"/>
    <w:rsid w:val="4BCB1F16"/>
    <w:rsid w:val="4BCC4546"/>
    <w:rsid w:val="4BCCAD67"/>
    <w:rsid w:val="4BD4E9DE"/>
    <w:rsid w:val="4BD4F53D"/>
    <w:rsid w:val="4BD686A6"/>
    <w:rsid w:val="4BE4D9F2"/>
    <w:rsid w:val="4BE7040C"/>
    <w:rsid w:val="4BE75B50"/>
    <w:rsid w:val="4BE85F24"/>
    <w:rsid w:val="4BE862C9"/>
    <w:rsid w:val="4BEA67FD"/>
    <w:rsid w:val="4BECD236"/>
    <w:rsid w:val="4BF5A038"/>
    <w:rsid w:val="4BFA5921"/>
    <w:rsid w:val="4C012884"/>
    <w:rsid w:val="4C01FE73"/>
    <w:rsid w:val="4C0AD024"/>
    <w:rsid w:val="4C0CA8DA"/>
    <w:rsid w:val="4C0CCB50"/>
    <w:rsid w:val="4C0EB016"/>
    <w:rsid w:val="4C0FA8EB"/>
    <w:rsid w:val="4C146DA7"/>
    <w:rsid w:val="4C160807"/>
    <w:rsid w:val="4C1885A1"/>
    <w:rsid w:val="4C1D8298"/>
    <w:rsid w:val="4C1DF749"/>
    <w:rsid w:val="4C1F0864"/>
    <w:rsid w:val="4C2CA082"/>
    <w:rsid w:val="4C2D27EC"/>
    <w:rsid w:val="4C3C37E5"/>
    <w:rsid w:val="4C3F8D2B"/>
    <w:rsid w:val="4C4046E6"/>
    <w:rsid w:val="4C479DB6"/>
    <w:rsid w:val="4C498901"/>
    <w:rsid w:val="4C51DFAB"/>
    <w:rsid w:val="4C5379B4"/>
    <w:rsid w:val="4C55D1DC"/>
    <w:rsid w:val="4C58C383"/>
    <w:rsid w:val="4C5B782D"/>
    <w:rsid w:val="4C604252"/>
    <w:rsid w:val="4C612F5A"/>
    <w:rsid w:val="4C61FD23"/>
    <w:rsid w:val="4C629EB9"/>
    <w:rsid w:val="4C62D704"/>
    <w:rsid w:val="4C6322F2"/>
    <w:rsid w:val="4C668B2F"/>
    <w:rsid w:val="4C6C62B9"/>
    <w:rsid w:val="4C6E491E"/>
    <w:rsid w:val="4C7F4863"/>
    <w:rsid w:val="4C80F23A"/>
    <w:rsid w:val="4C8169B7"/>
    <w:rsid w:val="4C85D67D"/>
    <w:rsid w:val="4C8EE0E4"/>
    <w:rsid w:val="4C97A6E0"/>
    <w:rsid w:val="4C9CD6AB"/>
    <w:rsid w:val="4CA33128"/>
    <w:rsid w:val="4CA3B59A"/>
    <w:rsid w:val="4CA7265F"/>
    <w:rsid w:val="4CA7EB8C"/>
    <w:rsid w:val="4CAA48C6"/>
    <w:rsid w:val="4CACC494"/>
    <w:rsid w:val="4CAD4AD8"/>
    <w:rsid w:val="4CB27308"/>
    <w:rsid w:val="4CB4F7D8"/>
    <w:rsid w:val="4CB60A85"/>
    <w:rsid w:val="4CB90DCE"/>
    <w:rsid w:val="4CBC56A7"/>
    <w:rsid w:val="4CBD7C87"/>
    <w:rsid w:val="4CBF29DA"/>
    <w:rsid w:val="4CC1B6A4"/>
    <w:rsid w:val="4CC1F798"/>
    <w:rsid w:val="4CC28592"/>
    <w:rsid w:val="4CC965B1"/>
    <w:rsid w:val="4CD0EAFB"/>
    <w:rsid w:val="4CD10C20"/>
    <w:rsid w:val="4CD14717"/>
    <w:rsid w:val="4CD4E49B"/>
    <w:rsid w:val="4CD72B3E"/>
    <w:rsid w:val="4CD7D16F"/>
    <w:rsid w:val="4CD88925"/>
    <w:rsid w:val="4CDCA5E9"/>
    <w:rsid w:val="4CDFE6D3"/>
    <w:rsid w:val="4CE4AE65"/>
    <w:rsid w:val="4CE54D12"/>
    <w:rsid w:val="4CECA5FD"/>
    <w:rsid w:val="4CEEB609"/>
    <w:rsid w:val="4CEFE2C7"/>
    <w:rsid w:val="4CF0E131"/>
    <w:rsid w:val="4CF12D0C"/>
    <w:rsid w:val="4CF22533"/>
    <w:rsid w:val="4CF5AA71"/>
    <w:rsid w:val="4CFB0ADB"/>
    <w:rsid w:val="4CFB614C"/>
    <w:rsid w:val="4CFDB2A3"/>
    <w:rsid w:val="4CFE545E"/>
    <w:rsid w:val="4D014162"/>
    <w:rsid w:val="4D083142"/>
    <w:rsid w:val="4D0945D2"/>
    <w:rsid w:val="4D0B670E"/>
    <w:rsid w:val="4D13672A"/>
    <w:rsid w:val="4D147A98"/>
    <w:rsid w:val="4D14CB49"/>
    <w:rsid w:val="4D152EDF"/>
    <w:rsid w:val="4D153D48"/>
    <w:rsid w:val="4D164C38"/>
    <w:rsid w:val="4D168AEB"/>
    <w:rsid w:val="4D184879"/>
    <w:rsid w:val="4D2830A6"/>
    <w:rsid w:val="4D2B6E24"/>
    <w:rsid w:val="4D2E466A"/>
    <w:rsid w:val="4D36592A"/>
    <w:rsid w:val="4D36ECAC"/>
    <w:rsid w:val="4D38A9DF"/>
    <w:rsid w:val="4D43A782"/>
    <w:rsid w:val="4D459CBD"/>
    <w:rsid w:val="4D472CDC"/>
    <w:rsid w:val="4D4B79C9"/>
    <w:rsid w:val="4D4C0DED"/>
    <w:rsid w:val="4D4C3060"/>
    <w:rsid w:val="4D564F81"/>
    <w:rsid w:val="4D5AB317"/>
    <w:rsid w:val="4D5CA591"/>
    <w:rsid w:val="4D5D0338"/>
    <w:rsid w:val="4D5E4F1D"/>
    <w:rsid w:val="4D5F626D"/>
    <w:rsid w:val="4D65E1FC"/>
    <w:rsid w:val="4D6668AE"/>
    <w:rsid w:val="4D6A201D"/>
    <w:rsid w:val="4D6C9577"/>
    <w:rsid w:val="4D6D12D4"/>
    <w:rsid w:val="4D6DE989"/>
    <w:rsid w:val="4D709457"/>
    <w:rsid w:val="4D7180AA"/>
    <w:rsid w:val="4D71E894"/>
    <w:rsid w:val="4D738B04"/>
    <w:rsid w:val="4D794719"/>
    <w:rsid w:val="4D79713B"/>
    <w:rsid w:val="4D809D38"/>
    <w:rsid w:val="4D828235"/>
    <w:rsid w:val="4D85A78D"/>
    <w:rsid w:val="4D8D005C"/>
    <w:rsid w:val="4D91B81B"/>
    <w:rsid w:val="4D9369B4"/>
    <w:rsid w:val="4D93FB2A"/>
    <w:rsid w:val="4D95ECED"/>
    <w:rsid w:val="4D98CFA2"/>
    <w:rsid w:val="4D9B9A72"/>
    <w:rsid w:val="4DA5C2C2"/>
    <w:rsid w:val="4DA5DB7B"/>
    <w:rsid w:val="4DA6308E"/>
    <w:rsid w:val="4DA8D186"/>
    <w:rsid w:val="4DA8DC61"/>
    <w:rsid w:val="4DACBDA5"/>
    <w:rsid w:val="4DAEA2B5"/>
    <w:rsid w:val="4DAFEABE"/>
    <w:rsid w:val="4DAFEFB0"/>
    <w:rsid w:val="4DB094DB"/>
    <w:rsid w:val="4DB52178"/>
    <w:rsid w:val="4DB92719"/>
    <w:rsid w:val="4DBB6AAD"/>
    <w:rsid w:val="4DBD158C"/>
    <w:rsid w:val="4DBDD1AE"/>
    <w:rsid w:val="4DBFD508"/>
    <w:rsid w:val="4DC08CBE"/>
    <w:rsid w:val="4DC32BC8"/>
    <w:rsid w:val="4DCC7354"/>
    <w:rsid w:val="4DCEF4C7"/>
    <w:rsid w:val="4DCFC2EA"/>
    <w:rsid w:val="4DD55083"/>
    <w:rsid w:val="4DD847CF"/>
    <w:rsid w:val="4DD96041"/>
    <w:rsid w:val="4DDFA56D"/>
    <w:rsid w:val="4DE41CA9"/>
    <w:rsid w:val="4DE443C8"/>
    <w:rsid w:val="4DE600A2"/>
    <w:rsid w:val="4DF1D079"/>
    <w:rsid w:val="4DF45589"/>
    <w:rsid w:val="4DFC2792"/>
    <w:rsid w:val="4DFCCD1C"/>
    <w:rsid w:val="4DFD013D"/>
    <w:rsid w:val="4DFE6D32"/>
    <w:rsid w:val="4E079244"/>
    <w:rsid w:val="4E07A573"/>
    <w:rsid w:val="4E0D2A34"/>
    <w:rsid w:val="4E10ADF4"/>
    <w:rsid w:val="4E10DBB6"/>
    <w:rsid w:val="4E165551"/>
    <w:rsid w:val="4E1681F0"/>
    <w:rsid w:val="4E1D6B24"/>
    <w:rsid w:val="4E258460"/>
    <w:rsid w:val="4E2616D6"/>
    <w:rsid w:val="4E2A87B4"/>
    <w:rsid w:val="4E2F216B"/>
    <w:rsid w:val="4E30845D"/>
    <w:rsid w:val="4E30E18A"/>
    <w:rsid w:val="4E3755BC"/>
    <w:rsid w:val="4E39BB8C"/>
    <w:rsid w:val="4E3B8453"/>
    <w:rsid w:val="4E3B888B"/>
    <w:rsid w:val="4E3ED5CD"/>
    <w:rsid w:val="4E403777"/>
    <w:rsid w:val="4E40D5BF"/>
    <w:rsid w:val="4E42E41D"/>
    <w:rsid w:val="4E481A4D"/>
    <w:rsid w:val="4E4A6C87"/>
    <w:rsid w:val="4E5047B4"/>
    <w:rsid w:val="4E55256D"/>
    <w:rsid w:val="4E565B56"/>
    <w:rsid w:val="4E56FB9F"/>
    <w:rsid w:val="4E58197F"/>
    <w:rsid w:val="4E5A8128"/>
    <w:rsid w:val="4E5A8595"/>
    <w:rsid w:val="4E6AC942"/>
    <w:rsid w:val="4E6CFEDB"/>
    <w:rsid w:val="4E6DEBA1"/>
    <w:rsid w:val="4E77734E"/>
    <w:rsid w:val="4E7C6FDA"/>
    <w:rsid w:val="4E858338"/>
    <w:rsid w:val="4E894691"/>
    <w:rsid w:val="4E960F5A"/>
    <w:rsid w:val="4E9660A6"/>
    <w:rsid w:val="4E9A8D6D"/>
    <w:rsid w:val="4E9C83B4"/>
    <w:rsid w:val="4E9E1C67"/>
    <w:rsid w:val="4EA07385"/>
    <w:rsid w:val="4EA5B584"/>
    <w:rsid w:val="4EA6C2D5"/>
    <w:rsid w:val="4EA79CFB"/>
    <w:rsid w:val="4EA7F750"/>
    <w:rsid w:val="4EA94696"/>
    <w:rsid w:val="4EAA241E"/>
    <w:rsid w:val="4EBBA169"/>
    <w:rsid w:val="4EC1BAE6"/>
    <w:rsid w:val="4EC4E870"/>
    <w:rsid w:val="4EC55C80"/>
    <w:rsid w:val="4EC6E1F4"/>
    <w:rsid w:val="4EC8F60D"/>
    <w:rsid w:val="4EC94029"/>
    <w:rsid w:val="4ECA5A1A"/>
    <w:rsid w:val="4ED09456"/>
    <w:rsid w:val="4ED53223"/>
    <w:rsid w:val="4EDA3DD1"/>
    <w:rsid w:val="4EDD0C4D"/>
    <w:rsid w:val="4EDDAD2D"/>
    <w:rsid w:val="4EE0ACB6"/>
    <w:rsid w:val="4EE2F7E1"/>
    <w:rsid w:val="4EE4023C"/>
    <w:rsid w:val="4EE41D18"/>
    <w:rsid w:val="4EE985EA"/>
    <w:rsid w:val="4EEC27F8"/>
    <w:rsid w:val="4EF07B25"/>
    <w:rsid w:val="4EF25D9A"/>
    <w:rsid w:val="4EF32146"/>
    <w:rsid w:val="4EF7241E"/>
    <w:rsid w:val="4EF78260"/>
    <w:rsid w:val="4EF884C1"/>
    <w:rsid w:val="4EFC3BAB"/>
    <w:rsid w:val="4EFD6B7E"/>
    <w:rsid w:val="4EFEDCDA"/>
    <w:rsid w:val="4F014C22"/>
    <w:rsid w:val="4F018CF5"/>
    <w:rsid w:val="4F0C2935"/>
    <w:rsid w:val="4F0C4D8F"/>
    <w:rsid w:val="4F0CE8D6"/>
    <w:rsid w:val="4F0FDA46"/>
    <w:rsid w:val="4F118F55"/>
    <w:rsid w:val="4F1C3B3D"/>
    <w:rsid w:val="4F259324"/>
    <w:rsid w:val="4F27585B"/>
    <w:rsid w:val="4F2D62ED"/>
    <w:rsid w:val="4F2E310A"/>
    <w:rsid w:val="4F319C1B"/>
    <w:rsid w:val="4F3666E0"/>
    <w:rsid w:val="4F37BF77"/>
    <w:rsid w:val="4F3AC15D"/>
    <w:rsid w:val="4F3ACD27"/>
    <w:rsid w:val="4F4439F0"/>
    <w:rsid w:val="4F4CDF68"/>
    <w:rsid w:val="4F566904"/>
    <w:rsid w:val="4F59398B"/>
    <w:rsid w:val="4F5A796E"/>
    <w:rsid w:val="4F630F44"/>
    <w:rsid w:val="4F639605"/>
    <w:rsid w:val="4F674A18"/>
    <w:rsid w:val="4F6B1F21"/>
    <w:rsid w:val="4F6D0BB3"/>
    <w:rsid w:val="4F6DF93E"/>
    <w:rsid w:val="4F7108DB"/>
    <w:rsid w:val="4F71EB71"/>
    <w:rsid w:val="4F72BE04"/>
    <w:rsid w:val="4F72E598"/>
    <w:rsid w:val="4F774022"/>
    <w:rsid w:val="4F789CFC"/>
    <w:rsid w:val="4F7F2325"/>
    <w:rsid w:val="4F8A5A87"/>
    <w:rsid w:val="4F8B1A5B"/>
    <w:rsid w:val="4F8DF6E0"/>
    <w:rsid w:val="4F8E0D59"/>
    <w:rsid w:val="4F901424"/>
    <w:rsid w:val="4F90E4EE"/>
    <w:rsid w:val="4F97FBF6"/>
    <w:rsid w:val="4F99C313"/>
    <w:rsid w:val="4F99E91F"/>
    <w:rsid w:val="4F9B0052"/>
    <w:rsid w:val="4F9BC40C"/>
    <w:rsid w:val="4F9DC53C"/>
    <w:rsid w:val="4FA127B8"/>
    <w:rsid w:val="4FA2BAC9"/>
    <w:rsid w:val="4FA3869B"/>
    <w:rsid w:val="4FA38766"/>
    <w:rsid w:val="4FACDE5A"/>
    <w:rsid w:val="4FADC6BB"/>
    <w:rsid w:val="4FB3D799"/>
    <w:rsid w:val="4FB45F54"/>
    <w:rsid w:val="4FBC36D1"/>
    <w:rsid w:val="4FBE9970"/>
    <w:rsid w:val="4FC00710"/>
    <w:rsid w:val="4FC3EE59"/>
    <w:rsid w:val="4FC5B1DD"/>
    <w:rsid w:val="4FC70F9E"/>
    <w:rsid w:val="4FC97E2C"/>
    <w:rsid w:val="4FCCD9EA"/>
    <w:rsid w:val="4FCF3189"/>
    <w:rsid w:val="4FD2EDB9"/>
    <w:rsid w:val="4FD3AAB4"/>
    <w:rsid w:val="4FD434FB"/>
    <w:rsid w:val="4FD5EA5D"/>
    <w:rsid w:val="4FDA208C"/>
    <w:rsid w:val="4FDBC7A0"/>
    <w:rsid w:val="4FDC7842"/>
    <w:rsid w:val="4FDEF079"/>
    <w:rsid w:val="4FDF215A"/>
    <w:rsid w:val="4FDF2CBB"/>
    <w:rsid w:val="4FE1474D"/>
    <w:rsid w:val="4FEB4672"/>
    <w:rsid w:val="4FFA2B27"/>
    <w:rsid w:val="4FFD3D3B"/>
    <w:rsid w:val="4FFE43B8"/>
    <w:rsid w:val="4FFF3AC7"/>
    <w:rsid w:val="4FFFA36C"/>
    <w:rsid w:val="5001F162"/>
    <w:rsid w:val="500239F1"/>
    <w:rsid w:val="50027989"/>
    <w:rsid w:val="5004AFE7"/>
    <w:rsid w:val="5007C701"/>
    <w:rsid w:val="500D382E"/>
    <w:rsid w:val="5014E8D8"/>
    <w:rsid w:val="5021BDD2"/>
    <w:rsid w:val="502384D7"/>
    <w:rsid w:val="50266EA9"/>
    <w:rsid w:val="5035BC78"/>
    <w:rsid w:val="5037430D"/>
    <w:rsid w:val="5037AA26"/>
    <w:rsid w:val="503A047B"/>
    <w:rsid w:val="503ED932"/>
    <w:rsid w:val="50409374"/>
    <w:rsid w:val="50463F1B"/>
    <w:rsid w:val="5047BEC7"/>
    <w:rsid w:val="504972D2"/>
    <w:rsid w:val="504B5E94"/>
    <w:rsid w:val="504FC416"/>
    <w:rsid w:val="5052EDAA"/>
    <w:rsid w:val="50621718"/>
    <w:rsid w:val="50680845"/>
    <w:rsid w:val="506A41F2"/>
    <w:rsid w:val="506DA750"/>
    <w:rsid w:val="507522BC"/>
    <w:rsid w:val="50769A68"/>
    <w:rsid w:val="5080DC64"/>
    <w:rsid w:val="5081AAD8"/>
    <w:rsid w:val="5081E4DF"/>
    <w:rsid w:val="5082D986"/>
    <w:rsid w:val="508A1930"/>
    <w:rsid w:val="508F50E7"/>
    <w:rsid w:val="50912668"/>
    <w:rsid w:val="5095D226"/>
    <w:rsid w:val="50965F73"/>
    <w:rsid w:val="509D4F9B"/>
    <w:rsid w:val="509E97D6"/>
    <w:rsid w:val="50A1A9A5"/>
    <w:rsid w:val="50A409F7"/>
    <w:rsid w:val="50A44CF3"/>
    <w:rsid w:val="50A4B4C3"/>
    <w:rsid w:val="50A76152"/>
    <w:rsid w:val="50B04436"/>
    <w:rsid w:val="50B4AB04"/>
    <w:rsid w:val="50B4FB07"/>
    <w:rsid w:val="50B73513"/>
    <w:rsid w:val="50B887BB"/>
    <w:rsid w:val="50BB5722"/>
    <w:rsid w:val="50BD1F25"/>
    <w:rsid w:val="50C28F52"/>
    <w:rsid w:val="50C38AE7"/>
    <w:rsid w:val="50C6F193"/>
    <w:rsid w:val="50C6F3CC"/>
    <w:rsid w:val="50C99446"/>
    <w:rsid w:val="50CBAB43"/>
    <w:rsid w:val="50CCD900"/>
    <w:rsid w:val="50CFAF3D"/>
    <w:rsid w:val="50D1F899"/>
    <w:rsid w:val="50E1A92C"/>
    <w:rsid w:val="50E1D199"/>
    <w:rsid w:val="50E6325A"/>
    <w:rsid w:val="50E79538"/>
    <w:rsid w:val="50E82588"/>
    <w:rsid w:val="50E9654C"/>
    <w:rsid w:val="50EA5250"/>
    <w:rsid w:val="50EB3511"/>
    <w:rsid w:val="50ED2095"/>
    <w:rsid w:val="50F20653"/>
    <w:rsid w:val="50F55EE7"/>
    <w:rsid w:val="50F5AF93"/>
    <w:rsid w:val="50F7C158"/>
    <w:rsid w:val="50F9D62F"/>
    <w:rsid w:val="50FBD0F4"/>
    <w:rsid w:val="50FE4DB4"/>
    <w:rsid w:val="50FFAF96"/>
    <w:rsid w:val="51002DAC"/>
    <w:rsid w:val="5101702F"/>
    <w:rsid w:val="51018E6B"/>
    <w:rsid w:val="5108A0C3"/>
    <w:rsid w:val="510B2597"/>
    <w:rsid w:val="510ED58F"/>
    <w:rsid w:val="51109879"/>
    <w:rsid w:val="51178E2F"/>
    <w:rsid w:val="511955C0"/>
    <w:rsid w:val="511983F7"/>
    <w:rsid w:val="511A0B73"/>
    <w:rsid w:val="511DD0F3"/>
    <w:rsid w:val="5128151F"/>
    <w:rsid w:val="512A6244"/>
    <w:rsid w:val="512B6E80"/>
    <w:rsid w:val="512BA054"/>
    <w:rsid w:val="512D09C3"/>
    <w:rsid w:val="512EBD75"/>
    <w:rsid w:val="512F4893"/>
    <w:rsid w:val="512F63EB"/>
    <w:rsid w:val="5130EFDC"/>
    <w:rsid w:val="51331551"/>
    <w:rsid w:val="5135DA7A"/>
    <w:rsid w:val="51374B72"/>
    <w:rsid w:val="513921CA"/>
    <w:rsid w:val="513E4355"/>
    <w:rsid w:val="5144EB51"/>
    <w:rsid w:val="51533CD8"/>
    <w:rsid w:val="5153C4B0"/>
    <w:rsid w:val="5154CE63"/>
    <w:rsid w:val="5155DF07"/>
    <w:rsid w:val="515C37FB"/>
    <w:rsid w:val="51603BB1"/>
    <w:rsid w:val="51613D08"/>
    <w:rsid w:val="5167A674"/>
    <w:rsid w:val="5167BE41"/>
    <w:rsid w:val="516B4489"/>
    <w:rsid w:val="516CD69C"/>
    <w:rsid w:val="516E7702"/>
    <w:rsid w:val="517295AE"/>
    <w:rsid w:val="5172F367"/>
    <w:rsid w:val="51730CAF"/>
    <w:rsid w:val="51766250"/>
    <w:rsid w:val="51766373"/>
    <w:rsid w:val="51769A36"/>
    <w:rsid w:val="51791E1C"/>
    <w:rsid w:val="517962F1"/>
    <w:rsid w:val="517A9E94"/>
    <w:rsid w:val="5180F318"/>
    <w:rsid w:val="5181BFB1"/>
    <w:rsid w:val="5188B301"/>
    <w:rsid w:val="51943621"/>
    <w:rsid w:val="51984842"/>
    <w:rsid w:val="519DBB0E"/>
    <w:rsid w:val="519F500E"/>
    <w:rsid w:val="51A94259"/>
    <w:rsid w:val="51AF2578"/>
    <w:rsid w:val="51B09EF9"/>
    <w:rsid w:val="51B2C95E"/>
    <w:rsid w:val="51B58790"/>
    <w:rsid w:val="51B9853A"/>
    <w:rsid w:val="51C0A233"/>
    <w:rsid w:val="51C28A15"/>
    <w:rsid w:val="51C6C27A"/>
    <w:rsid w:val="51C82152"/>
    <w:rsid w:val="51CC6820"/>
    <w:rsid w:val="51CD1A94"/>
    <w:rsid w:val="51CE8A0A"/>
    <w:rsid w:val="51CEF3A1"/>
    <w:rsid w:val="51CEF91A"/>
    <w:rsid w:val="51CF4AE2"/>
    <w:rsid w:val="51D123A1"/>
    <w:rsid w:val="51D8F516"/>
    <w:rsid w:val="51DA6A2D"/>
    <w:rsid w:val="51DF76F3"/>
    <w:rsid w:val="51E05698"/>
    <w:rsid w:val="51E1063D"/>
    <w:rsid w:val="51E4850D"/>
    <w:rsid w:val="51E4E11A"/>
    <w:rsid w:val="51E5045A"/>
    <w:rsid w:val="51E8B8FF"/>
    <w:rsid w:val="51E8F083"/>
    <w:rsid w:val="51EBBCC3"/>
    <w:rsid w:val="51EC36A0"/>
    <w:rsid w:val="51EF6EA2"/>
    <w:rsid w:val="51F3B226"/>
    <w:rsid w:val="51F77421"/>
    <w:rsid w:val="51F81B06"/>
    <w:rsid w:val="51F8CE61"/>
    <w:rsid w:val="51F96CB3"/>
    <w:rsid w:val="51F999AD"/>
    <w:rsid w:val="51F9ED2C"/>
    <w:rsid w:val="520D78CB"/>
    <w:rsid w:val="52101668"/>
    <w:rsid w:val="52165A90"/>
    <w:rsid w:val="5216C586"/>
    <w:rsid w:val="52194D15"/>
    <w:rsid w:val="52274EF0"/>
    <w:rsid w:val="522A09CF"/>
    <w:rsid w:val="522B2E0D"/>
    <w:rsid w:val="522DB266"/>
    <w:rsid w:val="5237ED18"/>
    <w:rsid w:val="52397B55"/>
    <w:rsid w:val="523D4007"/>
    <w:rsid w:val="524033A0"/>
    <w:rsid w:val="5243A21D"/>
    <w:rsid w:val="5245F8B3"/>
    <w:rsid w:val="52479BE4"/>
    <w:rsid w:val="524BE89D"/>
    <w:rsid w:val="524DBDCE"/>
    <w:rsid w:val="524DCD13"/>
    <w:rsid w:val="524DD721"/>
    <w:rsid w:val="524E6919"/>
    <w:rsid w:val="52538F24"/>
    <w:rsid w:val="525681B1"/>
    <w:rsid w:val="52583356"/>
    <w:rsid w:val="52584142"/>
    <w:rsid w:val="525B8F70"/>
    <w:rsid w:val="525BF283"/>
    <w:rsid w:val="525CC82F"/>
    <w:rsid w:val="525E0EB0"/>
    <w:rsid w:val="5262CBE3"/>
    <w:rsid w:val="52667159"/>
    <w:rsid w:val="5267D1E7"/>
    <w:rsid w:val="526B42F4"/>
    <w:rsid w:val="526B48FF"/>
    <w:rsid w:val="5270CCFB"/>
    <w:rsid w:val="527189C6"/>
    <w:rsid w:val="5273CB30"/>
    <w:rsid w:val="5275CFC3"/>
    <w:rsid w:val="5276627D"/>
    <w:rsid w:val="5278B56E"/>
    <w:rsid w:val="527B6ACE"/>
    <w:rsid w:val="527FED4F"/>
    <w:rsid w:val="52842089"/>
    <w:rsid w:val="5284F55B"/>
    <w:rsid w:val="5285B361"/>
    <w:rsid w:val="5285C41A"/>
    <w:rsid w:val="5287612F"/>
    <w:rsid w:val="528A745E"/>
    <w:rsid w:val="528B6A48"/>
    <w:rsid w:val="5291EFEB"/>
    <w:rsid w:val="529A1863"/>
    <w:rsid w:val="52A39F19"/>
    <w:rsid w:val="52A46E1B"/>
    <w:rsid w:val="52AB32C6"/>
    <w:rsid w:val="52B193C1"/>
    <w:rsid w:val="52B53CA8"/>
    <w:rsid w:val="52B62344"/>
    <w:rsid w:val="52B9A7A0"/>
    <w:rsid w:val="52BC8319"/>
    <w:rsid w:val="52BFA11C"/>
    <w:rsid w:val="52C29384"/>
    <w:rsid w:val="52C2E93E"/>
    <w:rsid w:val="52C4210D"/>
    <w:rsid w:val="52C48DC7"/>
    <w:rsid w:val="52C5F094"/>
    <w:rsid w:val="52C69A4A"/>
    <w:rsid w:val="52C8F639"/>
    <w:rsid w:val="52C94AEB"/>
    <w:rsid w:val="52D67E24"/>
    <w:rsid w:val="52DFA56F"/>
    <w:rsid w:val="52E3AA74"/>
    <w:rsid w:val="52E73CDA"/>
    <w:rsid w:val="52F267C2"/>
    <w:rsid w:val="52F85F64"/>
    <w:rsid w:val="52FAB790"/>
    <w:rsid w:val="52FAFA87"/>
    <w:rsid w:val="52FBC41F"/>
    <w:rsid w:val="53048CB1"/>
    <w:rsid w:val="530586A8"/>
    <w:rsid w:val="5305BFD5"/>
    <w:rsid w:val="53068254"/>
    <w:rsid w:val="530AEE9D"/>
    <w:rsid w:val="531ABFA8"/>
    <w:rsid w:val="531BBF30"/>
    <w:rsid w:val="5320A1C5"/>
    <w:rsid w:val="53212014"/>
    <w:rsid w:val="5324BEFC"/>
    <w:rsid w:val="5326DE9F"/>
    <w:rsid w:val="532E947A"/>
    <w:rsid w:val="5330A581"/>
    <w:rsid w:val="53328039"/>
    <w:rsid w:val="5334B6EF"/>
    <w:rsid w:val="533512B7"/>
    <w:rsid w:val="5336822B"/>
    <w:rsid w:val="53371824"/>
    <w:rsid w:val="533969F7"/>
    <w:rsid w:val="533FBEAA"/>
    <w:rsid w:val="533FC289"/>
    <w:rsid w:val="53428F0A"/>
    <w:rsid w:val="5343623B"/>
    <w:rsid w:val="534603BF"/>
    <w:rsid w:val="53540790"/>
    <w:rsid w:val="5357E498"/>
    <w:rsid w:val="5357F5E9"/>
    <w:rsid w:val="535C4012"/>
    <w:rsid w:val="5360B605"/>
    <w:rsid w:val="536A0D01"/>
    <w:rsid w:val="536B1538"/>
    <w:rsid w:val="536D0528"/>
    <w:rsid w:val="536E1F5A"/>
    <w:rsid w:val="537B2144"/>
    <w:rsid w:val="537C11D9"/>
    <w:rsid w:val="53802B1F"/>
    <w:rsid w:val="538AEE08"/>
    <w:rsid w:val="538B8321"/>
    <w:rsid w:val="538BA834"/>
    <w:rsid w:val="538BBE8F"/>
    <w:rsid w:val="5392D3EE"/>
    <w:rsid w:val="5395314E"/>
    <w:rsid w:val="539D0495"/>
    <w:rsid w:val="53A0E51E"/>
    <w:rsid w:val="53A1EFD7"/>
    <w:rsid w:val="53A245C8"/>
    <w:rsid w:val="53A3D4B7"/>
    <w:rsid w:val="53A44FF9"/>
    <w:rsid w:val="53A50DE1"/>
    <w:rsid w:val="53A8C421"/>
    <w:rsid w:val="53B17DFB"/>
    <w:rsid w:val="53B99A51"/>
    <w:rsid w:val="53BA52A4"/>
    <w:rsid w:val="53BC0B5C"/>
    <w:rsid w:val="53CAC509"/>
    <w:rsid w:val="53CED41A"/>
    <w:rsid w:val="53D71ECC"/>
    <w:rsid w:val="53DE1C20"/>
    <w:rsid w:val="53DFF3C1"/>
    <w:rsid w:val="53E0DB75"/>
    <w:rsid w:val="53E471E5"/>
    <w:rsid w:val="53E793E2"/>
    <w:rsid w:val="53E8150F"/>
    <w:rsid w:val="53E8C99D"/>
    <w:rsid w:val="53EEDB99"/>
    <w:rsid w:val="53EF1789"/>
    <w:rsid w:val="53F3B6B7"/>
    <w:rsid w:val="53F4CF52"/>
    <w:rsid w:val="53F575C5"/>
    <w:rsid w:val="53FB5034"/>
    <w:rsid w:val="53FE91FD"/>
    <w:rsid w:val="54041940"/>
    <w:rsid w:val="5404829F"/>
    <w:rsid w:val="5408F0AB"/>
    <w:rsid w:val="540BB888"/>
    <w:rsid w:val="540EEDE3"/>
    <w:rsid w:val="5416D186"/>
    <w:rsid w:val="5419963C"/>
    <w:rsid w:val="541B88D4"/>
    <w:rsid w:val="541F9E5B"/>
    <w:rsid w:val="54248011"/>
    <w:rsid w:val="5424B19B"/>
    <w:rsid w:val="54258BD4"/>
    <w:rsid w:val="5428DF69"/>
    <w:rsid w:val="542E9FD8"/>
    <w:rsid w:val="54323393"/>
    <w:rsid w:val="54356F3E"/>
    <w:rsid w:val="54362374"/>
    <w:rsid w:val="54412051"/>
    <w:rsid w:val="5445999A"/>
    <w:rsid w:val="544E3198"/>
    <w:rsid w:val="5452A529"/>
    <w:rsid w:val="5452B00B"/>
    <w:rsid w:val="54541E3F"/>
    <w:rsid w:val="54565544"/>
    <w:rsid w:val="54589179"/>
    <w:rsid w:val="545A0AFC"/>
    <w:rsid w:val="545F59E3"/>
    <w:rsid w:val="54627057"/>
    <w:rsid w:val="5462F6E6"/>
    <w:rsid w:val="5465A170"/>
    <w:rsid w:val="546C8631"/>
    <w:rsid w:val="546FB6E1"/>
    <w:rsid w:val="5473C077"/>
    <w:rsid w:val="5474361A"/>
    <w:rsid w:val="547D5FD2"/>
    <w:rsid w:val="5482B7A9"/>
    <w:rsid w:val="54882E95"/>
    <w:rsid w:val="548ACCC0"/>
    <w:rsid w:val="5490A5D2"/>
    <w:rsid w:val="54964630"/>
    <w:rsid w:val="54969947"/>
    <w:rsid w:val="549763DC"/>
    <w:rsid w:val="5498568D"/>
    <w:rsid w:val="549860BC"/>
    <w:rsid w:val="549870FF"/>
    <w:rsid w:val="5499202F"/>
    <w:rsid w:val="549A8359"/>
    <w:rsid w:val="549BAF06"/>
    <w:rsid w:val="549DACD5"/>
    <w:rsid w:val="549F0A0B"/>
    <w:rsid w:val="549FCA93"/>
    <w:rsid w:val="54AAD60B"/>
    <w:rsid w:val="54ADA1AB"/>
    <w:rsid w:val="54B22225"/>
    <w:rsid w:val="54B5180E"/>
    <w:rsid w:val="54C280E0"/>
    <w:rsid w:val="54D42E66"/>
    <w:rsid w:val="54D77319"/>
    <w:rsid w:val="54D783FF"/>
    <w:rsid w:val="54E0A625"/>
    <w:rsid w:val="54E54943"/>
    <w:rsid w:val="54E65229"/>
    <w:rsid w:val="54EA1762"/>
    <w:rsid w:val="54EA79FD"/>
    <w:rsid w:val="54EBBD5E"/>
    <w:rsid w:val="54F77E37"/>
    <w:rsid w:val="54FC3AD1"/>
    <w:rsid w:val="55004FC8"/>
    <w:rsid w:val="550455E6"/>
    <w:rsid w:val="550D8FF0"/>
    <w:rsid w:val="5511BE19"/>
    <w:rsid w:val="551AA8A9"/>
    <w:rsid w:val="551CEBD3"/>
    <w:rsid w:val="551DF9E0"/>
    <w:rsid w:val="55238BE4"/>
    <w:rsid w:val="5523A702"/>
    <w:rsid w:val="552D78CE"/>
    <w:rsid w:val="552E74EB"/>
    <w:rsid w:val="553119BD"/>
    <w:rsid w:val="5532F4EB"/>
    <w:rsid w:val="55336AB1"/>
    <w:rsid w:val="55345759"/>
    <w:rsid w:val="553C23CD"/>
    <w:rsid w:val="553DD813"/>
    <w:rsid w:val="554997F3"/>
    <w:rsid w:val="554B8DC7"/>
    <w:rsid w:val="554D8FD5"/>
    <w:rsid w:val="554FBACF"/>
    <w:rsid w:val="55516058"/>
    <w:rsid w:val="555A323C"/>
    <w:rsid w:val="555BA46B"/>
    <w:rsid w:val="5560397E"/>
    <w:rsid w:val="5560A127"/>
    <w:rsid w:val="556325B1"/>
    <w:rsid w:val="55651A6F"/>
    <w:rsid w:val="55692819"/>
    <w:rsid w:val="556CE426"/>
    <w:rsid w:val="556F0235"/>
    <w:rsid w:val="55715D16"/>
    <w:rsid w:val="557431AD"/>
    <w:rsid w:val="557ACB6E"/>
    <w:rsid w:val="55825BEB"/>
    <w:rsid w:val="5582F21E"/>
    <w:rsid w:val="5583D53A"/>
    <w:rsid w:val="55926A3E"/>
    <w:rsid w:val="55970666"/>
    <w:rsid w:val="559A4678"/>
    <w:rsid w:val="55A52180"/>
    <w:rsid w:val="55A5B802"/>
    <w:rsid w:val="55A754CC"/>
    <w:rsid w:val="55A78F5C"/>
    <w:rsid w:val="55A8626B"/>
    <w:rsid w:val="55ADD06B"/>
    <w:rsid w:val="55B24FB9"/>
    <w:rsid w:val="55B2A3A0"/>
    <w:rsid w:val="55B3637C"/>
    <w:rsid w:val="55B36CA0"/>
    <w:rsid w:val="55B48CBD"/>
    <w:rsid w:val="55B754CC"/>
    <w:rsid w:val="55C13303"/>
    <w:rsid w:val="55C49892"/>
    <w:rsid w:val="55C53A1C"/>
    <w:rsid w:val="55C6DC0E"/>
    <w:rsid w:val="55C736EC"/>
    <w:rsid w:val="55C96411"/>
    <w:rsid w:val="55CFA728"/>
    <w:rsid w:val="55D63ACE"/>
    <w:rsid w:val="55DA24B5"/>
    <w:rsid w:val="55E0D7D4"/>
    <w:rsid w:val="55E61C8F"/>
    <w:rsid w:val="55E83D1E"/>
    <w:rsid w:val="55E8E611"/>
    <w:rsid w:val="55ED41F5"/>
    <w:rsid w:val="55EF1B4E"/>
    <w:rsid w:val="55EF9A3D"/>
    <w:rsid w:val="55F3229C"/>
    <w:rsid w:val="55F7D54C"/>
    <w:rsid w:val="55F890B9"/>
    <w:rsid w:val="55F8AC8A"/>
    <w:rsid w:val="55FB6DBD"/>
    <w:rsid w:val="55FD9DE2"/>
    <w:rsid w:val="560177CA"/>
    <w:rsid w:val="5601AD3B"/>
    <w:rsid w:val="5601BC81"/>
    <w:rsid w:val="56021638"/>
    <w:rsid w:val="5603CFB1"/>
    <w:rsid w:val="5605C6C7"/>
    <w:rsid w:val="560BD262"/>
    <w:rsid w:val="560C77AA"/>
    <w:rsid w:val="56108D6F"/>
    <w:rsid w:val="561116B0"/>
    <w:rsid w:val="5613E947"/>
    <w:rsid w:val="56153B0F"/>
    <w:rsid w:val="56261E09"/>
    <w:rsid w:val="5627C985"/>
    <w:rsid w:val="562C7A39"/>
    <w:rsid w:val="562E9168"/>
    <w:rsid w:val="562F1079"/>
    <w:rsid w:val="5632FAFD"/>
    <w:rsid w:val="5635601B"/>
    <w:rsid w:val="5635C36D"/>
    <w:rsid w:val="563A7A31"/>
    <w:rsid w:val="5643F63E"/>
    <w:rsid w:val="5646A86E"/>
    <w:rsid w:val="564795E3"/>
    <w:rsid w:val="56492D08"/>
    <w:rsid w:val="564ABA35"/>
    <w:rsid w:val="564B7FA4"/>
    <w:rsid w:val="564C6E9A"/>
    <w:rsid w:val="564DFA24"/>
    <w:rsid w:val="564EB582"/>
    <w:rsid w:val="56532ABE"/>
    <w:rsid w:val="5659C9EF"/>
    <w:rsid w:val="565AE335"/>
    <w:rsid w:val="565B2921"/>
    <w:rsid w:val="5660C254"/>
    <w:rsid w:val="5661F136"/>
    <w:rsid w:val="56641703"/>
    <w:rsid w:val="56646572"/>
    <w:rsid w:val="56650DE3"/>
    <w:rsid w:val="56659CC2"/>
    <w:rsid w:val="56660D6B"/>
    <w:rsid w:val="566CC114"/>
    <w:rsid w:val="566D6FDB"/>
    <w:rsid w:val="56702D05"/>
    <w:rsid w:val="56714599"/>
    <w:rsid w:val="5672709E"/>
    <w:rsid w:val="56773386"/>
    <w:rsid w:val="567BA443"/>
    <w:rsid w:val="567BCFE6"/>
    <w:rsid w:val="567C7C9D"/>
    <w:rsid w:val="567EB51F"/>
    <w:rsid w:val="568150F2"/>
    <w:rsid w:val="5685C798"/>
    <w:rsid w:val="5689F194"/>
    <w:rsid w:val="568A0C39"/>
    <w:rsid w:val="568BF5AF"/>
    <w:rsid w:val="568E1567"/>
    <w:rsid w:val="56947738"/>
    <w:rsid w:val="5695DC83"/>
    <w:rsid w:val="56964602"/>
    <w:rsid w:val="5699E3D2"/>
    <w:rsid w:val="569B6EA3"/>
    <w:rsid w:val="569FBE83"/>
    <w:rsid w:val="569FFAFB"/>
    <w:rsid w:val="56A53B51"/>
    <w:rsid w:val="56AB0ED2"/>
    <w:rsid w:val="56AC2176"/>
    <w:rsid w:val="56AD8F03"/>
    <w:rsid w:val="56AF1E5E"/>
    <w:rsid w:val="56B68210"/>
    <w:rsid w:val="56B87893"/>
    <w:rsid w:val="56B8B88C"/>
    <w:rsid w:val="56B94493"/>
    <w:rsid w:val="56C0126D"/>
    <w:rsid w:val="56C5315A"/>
    <w:rsid w:val="56C671E3"/>
    <w:rsid w:val="56C6DEE5"/>
    <w:rsid w:val="56C8D995"/>
    <w:rsid w:val="56CF9C48"/>
    <w:rsid w:val="56D02A92"/>
    <w:rsid w:val="56D4A444"/>
    <w:rsid w:val="56D89241"/>
    <w:rsid w:val="56DEB989"/>
    <w:rsid w:val="56E0EFF9"/>
    <w:rsid w:val="56E6AEC2"/>
    <w:rsid w:val="56EA1C76"/>
    <w:rsid w:val="56EC452A"/>
    <w:rsid w:val="56EE060D"/>
    <w:rsid w:val="56EFEAF3"/>
    <w:rsid w:val="56F15E6B"/>
    <w:rsid w:val="56F3FD81"/>
    <w:rsid w:val="56F47490"/>
    <w:rsid w:val="56FBB296"/>
    <w:rsid w:val="56FFB98A"/>
    <w:rsid w:val="5700A096"/>
    <w:rsid w:val="5700ED56"/>
    <w:rsid w:val="57054A0D"/>
    <w:rsid w:val="5717E798"/>
    <w:rsid w:val="571ABC48"/>
    <w:rsid w:val="571E0392"/>
    <w:rsid w:val="5722B3B4"/>
    <w:rsid w:val="57238DE0"/>
    <w:rsid w:val="5724A6FE"/>
    <w:rsid w:val="572CA3A9"/>
    <w:rsid w:val="572EB420"/>
    <w:rsid w:val="572FE170"/>
    <w:rsid w:val="572FFE1A"/>
    <w:rsid w:val="5731451B"/>
    <w:rsid w:val="57315F99"/>
    <w:rsid w:val="573AE11D"/>
    <w:rsid w:val="573ED6C8"/>
    <w:rsid w:val="5742552B"/>
    <w:rsid w:val="574672FF"/>
    <w:rsid w:val="5751522D"/>
    <w:rsid w:val="57560AAC"/>
    <w:rsid w:val="57574B04"/>
    <w:rsid w:val="5758E7C5"/>
    <w:rsid w:val="575E0299"/>
    <w:rsid w:val="5761975C"/>
    <w:rsid w:val="576700CC"/>
    <w:rsid w:val="576940FD"/>
    <w:rsid w:val="576A3105"/>
    <w:rsid w:val="576FDFED"/>
    <w:rsid w:val="5774C6C3"/>
    <w:rsid w:val="578B095F"/>
    <w:rsid w:val="578C210B"/>
    <w:rsid w:val="578F3985"/>
    <w:rsid w:val="57949556"/>
    <w:rsid w:val="57996C5C"/>
    <w:rsid w:val="579D5005"/>
    <w:rsid w:val="57A33F44"/>
    <w:rsid w:val="57A48ACB"/>
    <w:rsid w:val="57A97A21"/>
    <w:rsid w:val="57ADF3D1"/>
    <w:rsid w:val="57AE591C"/>
    <w:rsid w:val="57B0F260"/>
    <w:rsid w:val="57B559F5"/>
    <w:rsid w:val="57BA8B21"/>
    <w:rsid w:val="57BF1D03"/>
    <w:rsid w:val="57C08C7E"/>
    <w:rsid w:val="57C58355"/>
    <w:rsid w:val="57CD6554"/>
    <w:rsid w:val="57CDD2BB"/>
    <w:rsid w:val="57D8C8C9"/>
    <w:rsid w:val="57D8F32D"/>
    <w:rsid w:val="57D90048"/>
    <w:rsid w:val="57DA4175"/>
    <w:rsid w:val="57DB0AA6"/>
    <w:rsid w:val="57E0FA6A"/>
    <w:rsid w:val="57E16166"/>
    <w:rsid w:val="57E844FF"/>
    <w:rsid w:val="57EAA6F9"/>
    <w:rsid w:val="57ECD542"/>
    <w:rsid w:val="57EE80A4"/>
    <w:rsid w:val="57F49484"/>
    <w:rsid w:val="57F71E9A"/>
    <w:rsid w:val="57F812CD"/>
    <w:rsid w:val="57FF983F"/>
    <w:rsid w:val="5807821E"/>
    <w:rsid w:val="5807B99A"/>
    <w:rsid w:val="580DF329"/>
    <w:rsid w:val="5816BCEF"/>
    <w:rsid w:val="5816FD5B"/>
    <w:rsid w:val="581AA770"/>
    <w:rsid w:val="581B83D6"/>
    <w:rsid w:val="581C859E"/>
    <w:rsid w:val="581D2E0C"/>
    <w:rsid w:val="582EA78E"/>
    <w:rsid w:val="582EFA80"/>
    <w:rsid w:val="58300206"/>
    <w:rsid w:val="5833B8BD"/>
    <w:rsid w:val="5834FFE4"/>
    <w:rsid w:val="5841C86E"/>
    <w:rsid w:val="58439A52"/>
    <w:rsid w:val="5845142C"/>
    <w:rsid w:val="58454561"/>
    <w:rsid w:val="58494792"/>
    <w:rsid w:val="5849895B"/>
    <w:rsid w:val="584A36CE"/>
    <w:rsid w:val="584AEAD9"/>
    <w:rsid w:val="584F9A35"/>
    <w:rsid w:val="5852BA85"/>
    <w:rsid w:val="58538FFF"/>
    <w:rsid w:val="58572578"/>
    <w:rsid w:val="585BD960"/>
    <w:rsid w:val="585FE628"/>
    <w:rsid w:val="5868B707"/>
    <w:rsid w:val="5869984F"/>
    <w:rsid w:val="586AF5B6"/>
    <w:rsid w:val="586C0495"/>
    <w:rsid w:val="586C9DD0"/>
    <w:rsid w:val="586CD688"/>
    <w:rsid w:val="5872DFAE"/>
    <w:rsid w:val="5876EC7F"/>
    <w:rsid w:val="588A3876"/>
    <w:rsid w:val="588B1FE8"/>
    <w:rsid w:val="589325E5"/>
    <w:rsid w:val="589C99D1"/>
    <w:rsid w:val="589DDCE8"/>
    <w:rsid w:val="589E277F"/>
    <w:rsid w:val="589F35FC"/>
    <w:rsid w:val="58A4E07B"/>
    <w:rsid w:val="58A7A93B"/>
    <w:rsid w:val="58AA1024"/>
    <w:rsid w:val="58AFA50A"/>
    <w:rsid w:val="58B491D8"/>
    <w:rsid w:val="58B5444F"/>
    <w:rsid w:val="58B5EF8B"/>
    <w:rsid w:val="58BAB5EB"/>
    <w:rsid w:val="58BFFCBA"/>
    <w:rsid w:val="58C164FB"/>
    <w:rsid w:val="58C2094D"/>
    <w:rsid w:val="58C2E46F"/>
    <w:rsid w:val="58C4B31C"/>
    <w:rsid w:val="58CAC7E9"/>
    <w:rsid w:val="58CE4F37"/>
    <w:rsid w:val="58D606B2"/>
    <w:rsid w:val="58DBAF02"/>
    <w:rsid w:val="58E31C1E"/>
    <w:rsid w:val="58E5F1DD"/>
    <w:rsid w:val="58E9B049"/>
    <w:rsid w:val="58EA47C3"/>
    <w:rsid w:val="58EAE9BB"/>
    <w:rsid w:val="58EBB741"/>
    <w:rsid w:val="58F016FE"/>
    <w:rsid w:val="58F60D6C"/>
    <w:rsid w:val="58F91D31"/>
    <w:rsid w:val="58FFEA63"/>
    <w:rsid w:val="590ADD0B"/>
    <w:rsid w:val="590BC5F6"/>
    <w:rsid w:val="590D960D"/>
    <w:rsid w:val="59119317"/>
    <w:rsid w:val="591B1722"/>
    <w:rsid w:val="591B6633"/>
    <w:rsid w:val="591DCC64"/>
    <w:rsid w:val="591FFB31"/>
    <w:rsid w:val="5928F848"/>
    <w:rsid w:val="5929C2DB"/>
    <w:rsid w:val="592F16D5"/>
    <w:rsid w:val="5930824D"/>
    <w:rsid w:val="59318A45"/>
    <w:rsid w:val="593A2AB9"/>
    <w:rsid w:val="593CA106"/>
    <w:rsid w:val="594040F0"/>
    <w:rsid w:val="5940A64D"/>
    <w:rsid w:val="59414ABB"/>
    <w:rsid w:val="594648A5"/>
    <w:rsid w:val="594B284C"/>
    <w:rsid w:val="594CEC35"/>
    <w:rsid w:val="5959CE29"/>
    <w:rsid w:val="595A9D61"/>
    <w:rsid w:val="595BAEDA"/>
    <w:rsid w:val="595F2A3F"/>
    <w:rsid w:val="59602B35"/>
    <w:rsid w:val="59630E66"/>
    <w:rsid w:val="59638994"/>
    <w:rsid w:val="596B88F6"/>
    <w:rsid w:val="596DE0B3"/>
    <w:rsid w:val="5970FD99"/>
    <w:rsid w:val="5971F901"/>
    <w:rsid w:val="59736B9A"/>
    <w:rsid w:val="5973AA9E"/>
    <w:rsid w:val="59776319"/>
    <w:rsid w:val="5977749C"/>
    <w:rsid w:val="597A51F4"/>
    <w:rsid w:val="597F78E6"/>
    <w:rsid w:val="5981F353"/>
    <w:rsid w:val="59852A71"/>
    <w:rsid w:val="5986668A"/>
    <w:rsid w:val="599B62F8"/>
    <w:rsid w:val="599E7587"/>
    <w:rsid w:val="59A04503"/>
    <w:rsid w:val="59A4F3D2"/>
    <w:rsid w:val="59A6755C"/>
    <w:rsid w:val="59A81A2D"/>
    <w:rsid w:val="59A8E7CB"/>
    <w:rsid w:val="59AD0058"/>
    <w:rsid w:val="59B273E3"/>
    <w:rsid w:val="59B6DB34"/>
    <w:rsid w:val="59B83E52"/>
    <w:rsid w:val="59B9FC11"/>
    <w:rsid w:val="59BCBC6A"/>
    <w:rsid w:val="59BF0F26"/>
    <w:rsid w:val="59C45C38"/>
    <w:rsid w:val="59C65F30"/>
    <w:rsid w:val="59C6F828"/>
    <w:rsid w:val="59C9E186"/>
    <w:rsid w:val="59C9E7DA"/>
    <w:rsid w:val="59CA308B"/>
    <w:rsid w:val="59CE6146"/>
    <w:rsid w:val="59CEE462"/>
    <w:rsid w:val="59D12577"/>
    <w:rsid w:val="59D285FB"/>
    <w:rsid w:val="59D6597F"/>
    <w:rsid w:val="59D6E0A7"/>
    <w:rsid w:val="59D928DE"/>
    <w:rsid w:val="59E1E74F"/>
    <w:rsid w:val="59E36EFE"/>
    <w:rsid w:val="59E48675"/>
    <w:rsid w:val="59E7CC05"/>
    <w:rsid w:val="59EAD63D"/>
    <w:rsid w:val="59F0163E"/>
    <w:rsid w:val="59F04262"/>
    <w:rsid w:val="59F3642F"/>
    <w:rsid w:val="5A01C2C3"/>
    <w:rsid w:val="5A030CE8"/>
    <w:rsid w:val="5A04D6F9"/>
    <w:rsid w:val="5A0D812D"/>
    <w:rsid w:val="5A13CFB2"/>
    <w:rsid w:val="5A176263"/>
    <w:rsid w:val="5A193107"/>
    <w:rsid w:val="5A1E3E9F"/>
    <w:rsid w:val="5A220CD1"/>
    <w:rsid w:val="5A270F8E"/>
    <w:rsid w:val="5A28287D"/>
    <w:rsid w:val="5A296CD2"/>
    <w:rsid w:val="5A2A2E08"/>
    <w:rsid w:val="5A304A7B"/>
    <w:rsid w:val="5A3684D4"/>
    <w:rsid w:val="5A3688E0"/>
    <w:rsid w:val="5A37FD44"/>
    <w:rsid w:val="5A3FD540"/>
    <w:rsid w:val="5A406925"/>
    <w:rsid w:val="5A41FACD"/>
    <w:rsid w:val="5A4282C9"/>
    <w:rsid w:val="5A42CF3C"/>
    <w:rsid w:val="5A43B71F"/>
    <w:rsid w:val="5A463590"/>
    <w:rsid w:val="5A4738E7"/>
    <w:rsid w:val="5A49CB3E"/>
    <w:rsid w:val="5A4AB15E"/>
    <w:rsid w:val="5A4FFDA4"/>
    <w:rsid w:val="5A53E265"/>
    <w:rsid w:val="5A59C9E3"/>
    <w:rsid w:val="5A5E96D6"/>
    <w:rsid w:val="5A6150F9"/>
    <w:rsid w:val="5A615233"/>
    <w:rsid w:val="5A6395D7"/>
    <w:rsid w:val="5A6CE534"/>
    <w:rsid w:val="5A6FF88B"/>
    <w:rsid w:val="5A778A91"/>
    <w:rsid w:val="5A794AB4"/>
    <w:rsid w:val="5A83D09A"/>
    <w:rsid w:val="5A85905A"/>
    <w:rsid w:val="5A881AF2"/>
    <w:rsid w:val="5A8C9DDC"/>
    <w:rsid w:val="5A8DCC2A"/>
    <w:rsid w:val="5A91D56A"/>
    <w:rsid w:val="5A939831"/>
    <w:rsid w:val="5A9CFC92"/>
    <w:rsid w:val="5A9E3555"/>
    <w:rsid w:val="5AAC48C4"/>
    <w:rsid w:val="5AAF9B6B"/>
    <w:rsid w:val="5AB89BBD"/>
    <w:rsid w:val="5AC1205E"/>
    <w:rsid w:val="5AC197DC"/>
    <w:rsid w:val="5AC506BA"/>
    <w:rsid w:val="5ACBA296"/>
    <w:rsid w:val="5AD47010"/>
    <w:rsid w:val="5AD84F95"/>
    <w:rsid w:val="5ADCBF4B"/>
    <w:rsid w:val="5AE03251"/>
    <w:rsid w:val="5AE0BD43"/>
    <w:rsid w:val="5AE4EEDB"/>
    <w:rsid w:val="5AEA129B"/>
    <w:rsid w:val="5AEB2108"/>
    <w:rsid w:val="5AECEE00"/>
    <w:rsid w:val="5AF06F14"/>
    <w:rsid w:val="5AF86BF3"/>
    <w:rsid w:val="5AFCB457"/>
    <w:rsid w:val="5B00BA85"/>
    <w:rsid w:val="5B07AB3F"/>
    <w:rsid w:val="5B094E55"/>
    <w:rsid w:val="5B0C50A3"/>
    <w:rsid w:val="5B118BC2"/>
    <w:rsid w:val="5B14B485"/>
    <w:rsid w:val="5B1819F1"/>
    <w:rsid w:val="5B1CDA1E"/>
    <w:rsid w:val="5B23B722"/>
    <w:rsid w:val="5B262372"/>
    <w:rsid w:val="5B265533"/>
    <w:rsid w:val="5B26FD96"/>
    <w:rsid w:val="5B2883AF"/>
    <w:rsid w:val="5B2C4165"/>
    <w:rsid w:val="5B2CB726"/>
    <w:rsid w:val="5B2DD56B"/>
    <w:rsid w:val="5B304061"/>
    <w:rsid w:val="5B3578D9"/>
    <w:rsid w:val="5B36AF73"/>
    <w:rsid w:val="5B3873C0"/>
    <w:rsid w:val="5B421322"/>
    <w:rsid w:val="5B42BFFC"/>
    <w:rsid w:val="5B454613"/>
    <w:rsid w:val="5B487F22"/>
    <w:rsid w:val="5B495299"/>
    <w:rsid w:val="5B51922D"/>
    <w:rsid w:val="5B54A6DA"/>
    <w:rsid w:val="5B557597"/>
    <w:rsid w:val="5B57AFF3"/>
    <w:rsid w:val="5B58B3A3"/>
    <w:rsid w:val="5B595ACF"/>
    <w:rsid w:val="5B5A7826"/>
    <w:rsid w:val="5B5CF625"/>
    <w:rsid w:val="5B5E06CC"/>
    <w:rsid w:val="5B64D013"/>
    <w:rsid w:val="5B673452"/>
    <w:rsid w:val="5B6842C4"/>
    <w:rsid w:val="5B68B06C"/>
    <w:rsid w:val="5B699652"/>
    <w:rsid w:val="5B6F6AC3"/>
    <w:rsid w:val="5B79A037"/>
    <w:rsid w:val="5B7D3F4D"/>
    <w:rsid w:val="5B7E39B3"/>
    <w:rsid w:val="5B84E836"/>
    <w:rsid w:val="5B85F79D"/>
    <w:rsid w:val="5B8934EF"/>
    <w:rsid w:val="5B8D377B"/>
    <w:rsid w:val="5B90AA66"/>
    <w:rsid w:val="5B9476FD"/>
    <w:rsid w:val="5B957D97"/>
    <w:rsid w:val="5B9EF0AA"/>
    <w:rsid w:val="5BA05F9F"/>
    <w:rsid w:val="5BA5EBB3"/>
    <w:rsid w:val="5BA8000E"/>
    <w:rsid w:val="5BAB3BC6"/>
    <w:rsid w:val="5BAD706D"/>
    <w:rsid w:val="5BB0519C"/>
    <w:rsid w:val="5BB142E0"/>
    <w:rsid w:val="5BB43CCB"/>
    <w:rsid w:val="5BB46A3E"/>
    <w:rsid w:val="5BB6AB08"/>
    <w:rsid w:val="5BB72560"/>
    <w:rsid w:val="5BBDDF64"/>
    <w:rsid w:val="5BCD147F"/>
    <w:rsid w:val="5BD11F52"/>
    <w:rsid w:val="5BE566F5"/>
    <w:rsid w:val="5BEA820C"/>
    <w:rsid w:val="5BEC19CF"/>
    <w:rsid w:val="5BEE34EB"/>
    <w:rsid w:val="5BEFC93E"/>
    <w:rsid w:val="5BF41C48"/>
    <w:rsid w:val="5BF5B39F"/>
    <w:rsid w:val="5BF8EBBE"/>
    <w:rsid w:val="5BFBBEF4"/>
    <w:rsid w:val="5C024637"/>
    <w:rsid w:val="5C0432CC"/>
    <w:rsid w:val="5C054586"/>
    <w:rsid w:val="5C0893E6"/>
    <w:rsid w:val="5C0F51D3"/>
    <w:rsid w:val="5C12F90C"/>
    <w:rsid w:val="5C138173"/>
    <w:rsid w:val="5C16BFB4"/>
    <w:rsid w:val="5C16C431"/>
    <w:rsid w:val="5C175305"/>
    <w:rsid w:val="5C1AD28D"/>
    <w:rsid w:val="5C1E6C88"/>
    <w:rsid w:val="5C2525B6"/>
    <w:rsid w:val="5C2AA440"/>
    <w:rsid w:val="5C2B4F8E"/>
    <w:rsid w:val="5C3209D6"/>
    <w:rsid w:val="5C32581E"/>
    <w:rsid w:val="5C382317"/>
    <w:rsid w:val="5C3A9366"/>
    <w:rsid w:val="5C3E58FE"/>
    <w:rsid w:val="5C418178"/>
    <w:rsid w:val="5C45031E"/>
    <w:rsid w:val="5C4B82BD"/>
    <w:rsid w:val="5C4D2D8B"/>
    <w:rsid w:val="5C4E33BC"/>
    <w:rsid w:val="5C4E4F6A"/>
    <w:rsid w:val="5C4F5928"/>
    <w:rsid w:val="5C4FD256"/>
    <w:rsid w:val="5C5BFE03"/>
    <w:rsid w:val="5C626805"/>
    <w:rsid w:val="5C66218D"/>
    <w:rsid w:val="5C66394C"/>
    <w:rsid w:val="5C6958E9"/>
    <w:rsid w:val="5C6A65B1"/>
    <w:rsid w:val="5C6D74FD"/>
    <w:rsid w:val="5C6F495A"/>
    <w:rsid w:val="5C716B20"/>
    <w:rsid w:val="5C76889A"/>
    <w:rsid w:val="5C7931BB"/>
    <w:rsid w:val="5C7A221E"/>
    <w:rsid w:val="5C80C7FC"/>
    <w:rsid w:val="5C85AA67"/>
    <w:rsid w:val="5C8997E0"/>
    <w:rsid w:val="5C8E8BEC"/>
    <w:rsid w:val="5C90CFCA"/>
    <w:rsid w:val="5C923156"/>
    <w:rsid w:val="5C934E3C"/>
    <w:rsid w:val="5C93AC81"/>
    <w:rsid w:val="5C96FB8D"/>
    <w:rsid w:val="5C9773BA"/>
    <w:rsid w:val="5C9C8DC8"/>
    <w:rsid w:val="5C9F1A06"/>
    <w:rsid w:val="5CA0D1DB"/>
    <w:rsid w:val="5CA1C1E9"/>
    <w:rsid w:val="5CA59328"/>
    <w:rsid w:val="5CA9D63A"/>
    <w:rsid w:val="5CACDB4E"/>
    <w:rsid w:val="5CBDD6F5"/>
    <w:rsid w:val="5CC13594"/>
    <w:rsid w:val="5CD048F3"/>
    <w:rsid w:val="5CD167FE"/>
    <w:rsid w:val="5CD1DC60"/>
    <w:rsid w:val="5CD3F548"/>
    <w:rsid w:val="5CD4C251"/>
    <w:rsid w:val="5CD7DF2B"/>
    <w:rsid w:val="5CD89648"/>
    <w:rsid w:val="5CDA3A80"/>
    <w:rsid w:val="5CE2A11C"/>
    <w:rsid w:val="5CE2C1C4"/>
    <w:rsid w:val="5CE4FBBE"/>
    <w:rsid w:val="5CE84204"/>
    <w:rsid w:val="5CE9521C"/>
    <w:rsid w:val="5CEAE584"/>
    <w:rsid w:val="5CEB0F93"/>
    <w:rsid w:val="5CEE37E5"/>
    <w:rsid w:val="5CF9CE91"/>
    <w:rsid w:val="5CFA0E74"/>
    <w:rsid w:val="5CFA6A20"/>
    <w:rsid w:val="5CFFED09"/>
    <w:rsid w:val="5D028FD6"/>
    <w:rsid w:val="5D059889"/>
    <w:rsid w:val="5D06A920"/>
    <w:rsid w:val="5D0AB474"/>
    <w:rsid w:val="5D0CB766"/>
    <w:rsid w:val="5D103048"/>
    <w:rsid w:val="5D122658"/>
    <w:rsid w:val="5D16261D"/>
    <w:rsid w:val="5D1C6C31"/>
    <w:rsid w:val="5D2228E4"/>
    <w:rsid w:val="5D240CEC"/>
    <w:rsid w:val="5D31F62F"/>
    <w:rsid w:val="5D322EF5"/>
    <w:rsid w:val="5D41F6BE"/>
    <w:rsid w:val="5D4CEF5A"/>
    <w:rsid w:val="5D4DC33D"/>
    <w:rsid w:val="5D4FE3A0"/>
    <w:rsid w:val="5D508D10"/>
    <w:rsid w:val="5D514FC8"/>
    <w:rsid w:val="5D53037D"/>
    <w:rsid w:val="5D59E3C3"/>
    <w:rsid w:val="5D59FBAD"/>
    <w:rsid w:val="5D5F6A30"/>
    <w:rsid w:val="5D659974"/>
    <w:rsid w:val="5D6C866D"/>
    <w:rsid w:val="5D6DDA07"/>
    <w:rsid w:val="5D73BD50"/>
    <w:rsid w:val="5D73E8CF"/>
    <w:rsid w:val="5D749CB6"/>
    <w:rsid w:val="5D777B92"/>
    <w:rsid w:val="5D7B19BA"/>
    <w:rsid w:val="5D7EF582"/>
    <w:rsid w:val="5D7F0C51"/>
    <w:rsid w:val="5D8070C6"/>
    <w:rsid w:val="5D8B3F3B"/>
    <w:rsid w:val="5D8BEC2E"/>
    <w:rsid w:val="5D8BF109"/>
    <w:rsid w:val="5D8E95D9"/>
    <w:rsid w:val="5D911DC1"/>
    <w:rsid w:val="5D9199DD"/>
    <w:rsid w:val="5D99D0AA"/>
    <w:rsid w:val="5D9A5EA2"/>
    <w:rsid w:val="5D9A6722"/>
    <w:rsid w:val="5D9AF1A4"/>
    <w:rsid w:val="5D9DBD4F"/>
    <w:rsid w:val="5D9F52BB"/>
    <w:rsid w:val="5DA22B4F"/>
    <w:rsid w:val="5DA81B69"/>
    <w:rsid w:val="5DAB0B66"/>
    <w:rsid w:val="5DABDCA8"/>
    <w:rsid w:val="5DAC5FBE"/>
    <w:rsid w:val="5DACF1C2"/>
    <w:rsid w:val="5DADAF4A"/>
    <w:rsid w:val="5DAE7B44"/>
    <w:rsid w:val="5DB0D753"/>
    <w:rsid w:val="5DB79FCF"/>
    <w:rsid w:val="5DD05232"/>
    <w:rsid w:val="5DD0F2A4"/>
    <w:rsid w:val="5DD6B98C"/>
    <w:rsid w:val="5DD9EF8A"/>
    <w:rsid w:val="5DDB6218"/>
    <w:rsid w:val="5DE483D4"/>
    <w:rsid w:val="5DE82AC4"/>
    <w:rsid w:val="5DEEDE36"/>
    <w:rsid w:val="5DEEFE4D"/>
    <w:rsid w:val="5DF1EFB8"/>
    <w:rsid w:val="5DF25CB8"/>
    <w:rsid w:val="5DFB1F9C"/>
    <w:rsid w:val="5DFDE7BC"/>
    <w:rsid w:val="5E05F5C0"/>
    <w:rsid w:val="5E12D3D1"/>
    <w:rsid w:val="5E178D03"/>
    <w:rsid w:val="5E19F87B"/>
    <w:rsid w:val="5E1A82B2"/>
    <w:rsid w:val="5E1C3B29"/>
    <w:rsid w:val="5E1E9185"/>
    <w:rsid w:val="5E1FBFA4"/>
    <w:rsid w:val="5E232AFD"/>
    <w:rsid w:val="5E310AE0"/>
    <w:rsid w:val="5E35124D"/>
    <w:rsid w:val="5E36830C"/>
    <w:rsid w:val="5E3B26C1"/>
    <w:rsid w:val="5E498E5D"/>
    <w:rsid w:val="5E503B48"/>
    <w:rsid w:val="5E50A838"/>
    <w:rsid w:val="5E51B1C9"/>
    <w:rsid w:val="5E6064BE"/>
    <w:rsid w:val="5E62455B"/>
    <w:rsid w:val="5E65CD10"/>
    <w:rsid w:val="5E683ED8"/>
    <w:rsid w:val="5E6A89D7"/>
    <w:rsid w:val="5E6C0BD3"/>
    <w:rsid w:val="5E6C68D1"/>
    <w:rsid w:val="5E6D8114"/>
    <w:rsid w:val="5E6FF12A"/>
    <w:rsid w:val="5E7487E1"/>
    <w:rsid w:val="5E767677"/>
    <w:rsid w:val="5E77C567"/>
    <w:rsid w:val="5E8064EB"/>
    <w:rsid w:val="5E8102AE"/>
    <w:rsid w:val="5E8A2FF8"/>
    <w:rsid w:val="5E8C03C5"/>
    <w:rsid w:val="5E8C1A20"/>
    <w:rsid w:val="5E8D60D2"/>
    <w:rsid w:val="5E8FC2F1"/>
    <w:rsid w:val="5E919120"/>
    <w:rsid w:val="5E9473C4"/>
    <w:rsid w:val="5E9632A4"/>
    <w:rsid w:val="5E9910EE"/>
    <w:rsid w:val="5E9E969A"/>
    <w:rsid w:val="5EABFCBB"/>
    <w:rsid w:val="5EAFCF5B"/>
    <w:rsid w:val="5EB320AE"/>
    <w:rsid w:val="5EB3908C"/>
    <w:rsid w:val="5EB59311"/>
    <w:rsid w:val="5EB64B7B"/>
    <w:rsid w:val="5EB7828A"/>
    <w:rsid w:val="5EB835DB"/>
    <w:rsid w:val="5EBC5313"/>
    <w:rsid w:val="5EBE73FE"/>
    <w:rsid w:val="5EBED421"/>
    <w:rsid w:val="5EC0C213"/>
    <w:rsid w:val="5EC2BEDC"/>
    <w:rsid w:val="5EC3EB40"/>
    <w:rsid w:val="5EC64A3D"/>
    <w:rsid w:val="5ECC318F"/>
    <w:rsid w:val="5ECCC148"/>
    <w:rsid w:val="5ED2DCA1"/>
    <w:rsid w:val="5ED639EA"/>
    <w:rsid w:val="5ED7996A"/>
    <w:rsid w:val="5EDC9C10"/>
    <w:rsid w:val="5EE5FF1F"/>
    <w:rsid w:val="5EE677DF"/>
    <w:rsid w:val="5EEA36C5"/>
    <w:rsid w:val="5EF2055F"/>
    <w:rsid w:val="5EF51A72"/>
    <w:rsid w:val="5EF77FC8"/>
    <w:rsid w:val="5EFD8A14"/>
    <w:rsid w:val="5F0327CA"/>
    <w:rsid w:val="5F06F6C2"/>
    <w:rsid w:val="5F105E50"/>
    <w:rsid w:val="5F133AD3"/>
    <w:rsid w:val="5F153D98"/>
    <w:rsid w:val="5F1555B2"/>
    <w:rsid w:val="5F15DEEB"/>
    <w:rsid w:val="5F177821"/>
    <w:rsid w:val="5F1BF8BA"/>
    <w:rsid w:val="5F1E7ACA"/>
    <w:rsid w:val="5F1E97C4"/>
    <w:rsid w:val="5F226980"/>
    <w:rsid w:val="5F23B6D5"/>
    <w:rsid w:val="5F23F9E0"/>
    <w:rsid w:val="5F25287C"/>
    <w:rsid w:val="5F262726"/>
    <w:rsid w:val="5F28B192"/>
    <w:rsid w:val="5F2AB02C"/>
    <w:rsid w:val="5F2C9A3D"/>
    <w:rsid w:val="5F2E1C11"/>
    <w:rsid w:val="5F2F0FDE"/>
    <w:rsid w:val="5F31E64C"/>
    <w:rsid w:val="5F3437F8"/>
    <w:rsid w:val="5F350978"/>
    <w:rsid w:val="5F3826D8"/>
    <w:rsid w:val="5F39F6BE"/>
    <w:rsid w:val="5F3A7D94"/>
    <w:rsid w:val="5F3C453C"/>
    <w:rsid w:val="5F3D3F51"/>
    <w:rsid w:val="5F408D3B"/>
    <w:rsid w:val="5F4206F9"/>
    <w:rsid w:val="5F444889"/>
    <w:rsid w:val="5F44A807"/>
    <w:rsid w:val="5F44E903"/>
    <w:rsid w:val="5F4611AA"/>
    <w:rsid w:val="5F4616D9"/>
    <w:rsid w:val="5F476797"/>
    <w:rsid w:val="5F476C68"/>
    <w:rsid w:val="5F482BB1"/>
    <w:rsid w:val="5F4A3D9D"/>
    <w:rsid w:val="5F4BEA1D"/>
    <w:rsid w:val="5F51AA84"/>
    <w:rsid w:val="5F556625"/>
    <w:rsid w:val="5F56F152"/>
    <w:rsid w:val="5F573EC6"/>
    <w:rsid w:val="5F57863A"/>
    <w:rsid w:val="5F59CF5B"/>
    <w:rsid w:val="5F5BB0CF"/>
    <w:rsid w:val="5F5DCB93"/>
    <w:rsid w:val="5F5EDB3C"/>
    <w:rsid w:val="5F5F6E9E"/>
    <w:rsid w:val="5F607A67"/>
    <w:rsid w:val="5F6817AD"/>
    <w:rsid w:val="5F6EA841"/>
    <w:rsid w:val="5F7567F4"/>
    <w:rsid w:val="5F7C8523"/>
    <w:rsid w:val="5F8DA654"/>
    <w:rsid w:val="5F8E5AC6"/>
    <w:rsid w:val="5F90A74C"/>
    <w:rsid w:val="5F96B178"/>
    <w:rsid w:val="5F9958A4"/>
    <w:rsid w:val="5F9DE26E"/>
    <w:rsid w:val="5F9E1582"/>
    <w:rsid w:val="5FA00E60"/>
    <w:rsid w:val="5FA2A434"/>
    <w:rsid w:val="5FA5CF38"/>
    <w:rsid w:val="5FA67413"/>
    <w:rsid w:val="5FA69B36"/>
    <w:rsid w:val="5FA7B465"/>
    <w:rsid w:val="5FA9298D"/>
    <w:rsid w:val="5FAE3EFF"/>
    <w:rsid w:val="5FB1326C"/>
    <w:rsid w:val="5FB54C80"/>
    <w:rsid w:val="5FBA17C7"/>
    <w:rsid w:val="5FC3C587"/>
    <w:rsid w:val="5FC5478C"/>
    <w:rsid w:val="5FC5C4A1"/>
    <w:rsid w:val="5FC6C1F6"/>
    <w:rsid w:val="5FC96B44"/>
    <w:rsid w:val="5FCD5BD9"/>
    <w:rsid w:val="5FCEA07E"/>
    <w:rsid w:val="5FCFAE5E"/>
    <w:rsid w:val="5FD293E4"/>
    <w:rsid w:val="5FD38198"/>
    <w:rsid w:val="5FD4149D"/>
    <w:rsid w:val="5FD848B5"/>
    <w:rsid w:val="5FDABC50"/>
    <w:rsid w:val="5FDC6826"/>
    <w:rsid w:val="5FE29708"/>
    <w:rsid w:val="5FE39E32"/>
    <w:rsid w:val="5FE6D03D"/>
    <w:rsid w:val="5FE8BD70"/>
    <w:rsid w:val="5FEA4665"/>
    <w:rsid w:val="5FEBFAC7"/>
    <w:rsid w:val="5FEE012B"/>
    <w:rsid w:val="5FF2FC0B"/>
    <w:rsid w:val="5FF3C49F"/>
    <w:rsid w:val="5FFA5FB7"/>
    <w:rsid w:val="5FFFD28B"/>
    <w:rsid w:val="60085503"/>
    <w:rsid w:val="600B3CDB"/>
    <w:rsid w:val="600CA644"/>
    <w:rsid w:val="600E8DC0"/>
    <w:rsid w:val="6011871C"/>
    <w:rsid w:val="6013C6A8"/>
    <w:rsid w:val="6016BC21"/>
    <w:rsid w:val="6019D3C3"/>
    <w:rsid w:val="601D24F3"/>
    <w:rsid w:val="60220C57"/>
    <w:rsid w:val="60266234"/>
    <w:rsid w:val="60274EC8"/>
    <w:rsid w:val="60292ED7"/>
    <w:rsid w:val="602A4D1D"/>
    <w:rsid w:val="602A61E0"/>
    <w:rsid w:val="602AFFB1"/>
    <w:rsid w:val="60332C06"/>
    <w:rsid w:val="60338C63"/>
    <w:rsid w:val="60343B04"/>
    <w:rsid w:val="603587E6"/>
    <w:rsid w:val="603773A6"/>
    <w:rsid w:val="603BBDFA"/>
    <w:rsid w:val="603BCFED"/>
    <w:rsid w:val="60414983"/>
    <w:rsid w:val="6044DAF1"/>
    <w:rsid w:val="604A27A8"/>
    <w:rsid w:val="604FC864"/>
    <w:rsid w:val="6054F414"/>
    <w:rsid w:val="60575A9A"/>
    <w:rsid w:val="60588641"/>
    <w:rsid w:val="605D3856"/>
    <w:rsid w:val="605FAF93"/>
    <w:rsid w:val="6063A929"/>
    <w:rsid w:val="6066E6AB"/>
    <w:rsid w:val="606D0696"/>
    <w:rsid w:val="6070AC12"/>
    <w:rsid w:val="6079B91B"/>
    <w:rsid w:val="6079CDBF"/>
    <w:rsid w:val="607C8795"/>
    <w:rsid w:val="607D7074"/>
    <w:rsid w:val="607E1A55"/>
    <w:rsid w:val="60813C0A"/>
    <w:rsid w:val="608AB73A"/>
    <w:rsid w:val="609F65F4"/>
    <w:rsid w:val="609FBB01"/>
    <w:rsid w:val="60A390E8"/>
    <w:rsid w:val="60B0EDE9"/>
    <w:rsid w:val="60B1892D"/>
    <w:rsid w:val="60B356C7"/>
    <w:rsid w:val="60B3E78C"/>
    <w:rsid w:val="60B9CCF4"/>
    <w:rsid w:val="60BBC985"/>
    <w:rsid w:val="60BC73FA"/>
    <w:rsid w:val="60BCB689"/>
    <w:rsid w:val="60BDA974"/>
    <w:rsid w:val="60BE0159"/>
    <w:rsid w:val="60C25DB4"/>
    <w:rsid w:val="60CA3F2A"/>
    <w:rsid w:val="60CAFE05"/>
    <w:rsid w:val="60CD5B3D"/>
    <w:rsid w:val="60DDCD73"/>
    <w:rsid w:val="60DDE6CB"/>
    <w:rsid w:val="60E47B69"/>
    <w:rsid w:val="60E983D7"/>
    <w:rsid w:val="60F1EBF9"/>
    <w:rsid w:val="60FC5A17"/>
    <w:rsid w:val="60FDE1F3"/>
    <w:rsid w:val="6105EB80"/>
    <w:rsid w:val="610CF573"/>
    <w:rsid w:val="61122538"/>
    <w:rsid w:val="6114C11F"/>
    <w:rsid w:val="6119DECA"/>
    <w:rsid w:val="611AC3CD"/>
    <w:rsid w:val="611D34D5"/>
    <w:rsid w:val="611F2BDA"/>
    <w:rsid w:val="6120E6E3"/>
    <w:rsid w:val="6122AB1F"/>
    <w:rsid w:val="6126CBC9"/>
    <w:rsid w:val="612CFC31"/>
    <w:rsid w:val="612D276D"/>
    <w:rsid w:val="61308856"/>
    <w:rsid w:val="61317A7B"/>
    <w:rsid w:val="613186F9"/>
    <w:rsid w:val="61385B9D"/>
    <w:rsid w:val="613CCA3A"/>
    <w:rsid w:val="613FE655"/>
    <w:rsid w:val="6149FE37"/>
    <w:rsid w:val="614C40E9"/>
    <w:rsid w:val="6152296C"/>
    <w:rsid w:val="6152F518"/>
    <w:rsid w:val="61551E3E"/>
    <w:rsid w:val="6156D6B2"/>
    <w:rsid w:val="615EFA12"/>
    <w:rsid w:val="61611A89"/>
    <w:rsid w:val="616397EF"/>
    <w:rsid w:val="6168D606"/>
    <w:rsid w:val="616C3A6A"/>
    <w:rsid w:val="6170704A"/>
    <w:rsid w:val="6170AEF7"/>
    <w:rsid w:val="61722ACF"/>
    <w:rsid w:val="617256F2"/>
    <w:rsid w:val="617682B5"/>
    <w:rsid w:val="617D18F1"/>
    <w:rsid w:val="617F2CBF"/>
    <w:rsid w:val="61860EF7"/>
    <w:rsid w:val="6188C3D2"/>
    <w:rsid w:val="618B8061"/>
    <w:rsid w:val="618C71CB"/>
    <w:rsid w:val="618DBED7"/>
    <w:rsid w:val="6193B5AB"/>
    <w:rsid w:val="6194C5D2"/>
    <w:rsid w:val="6195AA88"/>
    <w:rsid w:val="61976D29"/>
    <w:rsid w:val="61AC6D0F"/>
    <w:rsid w:val="61ACFD6B"/>
    <w:rsid w:val="61B1E9BB"/>
    <w:rsid w:val="61B37CBC"/>
    <w:rsid w:val="61B49460"/>
    <w:rsid w:val="61B65458"/>
    <w:rsid w:val="61B8E34D"/>
    <w:rsid w:val="61BF010A"/>
    <w:rsid w:val="61C1BED4"/>
    <w:rsid w:val="61C92020"/>
    <w:rsid w:val="61CB67D9"/>
    <w:rsid w:val="61CFB55D"/>
    <w:rsid w:val="61D09AC2"/>
    <w:rsid w:val="61D5D55F"/>
    <w:rsid w:val="61DC64F7"/>
    <w:rsid w:val="61DE2947"/>
    <w:rsid w:val="61DE47C6"/>
    <w:rsid w:val="61DF0752"/>
    <w:rsid w:val="61E16E79"/>
    <w:rsid w:val="61E34616"/>
    <w:rsid w:val="61EE3D7E"/>
    <w:rsid w:val="61F0C214"/>
    <w:rsid w:val="61F307DA"/>
    <w:rsid w:val="61F3FD68"/>
    <w:rsid w:val="61F6ACB4"/>
    <w:rsid w:val="62003BDF"/>
    <w:rsid w:val="6200A01C"/>
    <w:rsid w:val="620151EF"/>
    <w:rsid w:val="62083D48"/>
    <w:rsid w:val="620AC847"/>
    <w:rsid w:val="620E4BE1"/>
    <w:rsid w:val="621125F1"/>
    <w:rsid w:val="6214D3BA"/>
    <w:rsid w:val="62187B60"/>
    <w:rsid w:val="621881AE"/>
    <w:rsid w:val="621B4DFA"/>
    <w:rsid w:val="621F3127"/>
    <w:rsid w:val="621F7B7F"/>
    <w:rsid w:val="6222C501"/>
    <w:rsid w:val="62249DE8"/>
    <w:rsid w:val="6225077F"/>
    <w:rsid w:val="62291AE3"/>
    <w:rsid w:val="622E43B3"/>
    <w:rsid w:val="6233958A"/>
    <w:rsid w:val="6236E7C8"/>
    <w:rsid w:val="623B74DD"/>
    <w:rsid w:val="624064F3"/>
    <w:rsid w:val="62431B50"/>
    <w:rsid w:val="62474BEF"/>
    <w:rsid w:val="6247F6B9"/>
    <w:rsid w:val="62519FC7"/>
    <w:rsid w:val="6254AA7C"/>
    <w:rsid w:val="625546DE"/>
    <w:rsid w:val="625767AA"/>
    <w:rsid w:val="62580F45"/>
    <w:rsid w:val="62617B0E"/>
    <w:rsid w:val="6262C201"/>
    <w:rsid w:val="626E57D3"/>
    <w:rsid w:val="62798A21"/>
    <w:rsid w:val="62799C02"/>
    <w:rsid w:val="627C673D"/>
    <w:rsid w:val="628020DE"/>
    <w:rsid w:val="6287088D"/>
    <w:rsid w:val="6288A1FB"/>
    <w:rsid w:val="628A6290"/>
    <w:rsid w:val="628C770C"/>
    <w:rsid w:val="62900CA4"/>
    <w:rsid w:val="6290B9A0"/>
    <w:rsid w:val="6293457C"/>
    <w:rsid w:val="62949F35"/>
    <w:rsid w:val="6294B355"/>
    <w:rsid w:val="6294CE92"/>
    <w:rsid w:val="629D51A5"/>
    <w:rsid w:val="629E38A2"/>
    <w:rsid w:val="629F7617"/>
    <w:rsid w:val="62A11E31"/>
    <w:rsid w:val="62A1436D"/>
    <w:rsid w:val="62A514F2"/>
    <w:rsid w:val="62A54043"/>
    <w:rsid w:val="62A6E888"/>
    <w:rsid w:val="62A812E4"/>
    <w:rsid w:val="62A9BD33"/>
    <w:rsid w:val="62AC9CB8"/>
    <w:rsid w:val="62ACE5CC"/>
    <w:rsid w:val="62AE4CA3"/>
    <w:rsid w:val="62B25852"/>
    <w:rsid w:val="62B3A0B7"/>
    <w:rsid w:val="62B5106E"/>
    <w:rsid w:val="62BC7F19"/>
    <w:rsid w:val="62C7FDE8"/>
    <w:rsid w:val="62CAD1BF"/>
    <w:rsid w:val="62D27511"/>
    <w:rsid w:val="62D40B94"/>
    <w:rsid w:val="62D9A0D2"/>
    <w:rsid w:val="62D9BEED"/>
    <w:rsid w:val="62DD5CA3"/>
    <w:rsid w:val="62DE4F60"/>
    <w:rsid w:val="62DE7E28"/>
    <w:rsid w:val="62E32EE9"/>
    <w:rsid w:val="62E5387F"/>
    <w:rsid w:val="62ED27F7"/>
    <w:rsid w:val="62F04E51"/>
    <w:rsid w:val="62F12FB0"/>
    <w:rsid w:val="62F8729E"/>
    <w:rsid w:val="62FDACC2"/>
    <w:rsid w:val="6302E26B"/>
    <w:rsid w:val="63074FEF"/>
    <w:rsid w:val="630E1F21"/>
    <w:rsid w:val="630F2888"/>
    <w:rsid w:val="6310FFA7"/>
    <w:rsid w:val="631A46FE"/>
    <w:rsid w:val="631ABA79"/>
    <w:rsid w:val="631B897F"/>
    <w:rsid w:val="631CA279"/>
    <w:rsid w:val="63211DE1"/>
    <w:rsid w:val="632215A0"/>
    <w:rsid w:val="6322E7F7"/>
    <w:rsid w:val="6323ECD4"/>
    <w:rsid w:val="63263A5E"/>
    <w:rsid w:val="632741D8"/>
    <w:rsid w:val="63277001"/>
    <w:rsid w:val="632D7F86"/>
    <w:rsid w:val="632F7430"/>
    <w:rsid w:val="63326A50"/>
    <w:rsid w:val="633452B0"/>
    <w:rsid w:val="633553A9"/>
    <w:rsid w:val="6335A317"/>
    <w:rsid w:val="633D6427"/>
    <w:rsid w:val="633DEC9F"/>
    <w:rsid w:val="6341DF00"/>
    <w:rsid w:val="6342C1C9"/>
    <w:rsid w:val="6344E285"/>
    <w:rsid w:val="6354138A"/>
    <w:rsid w:val="6355A259"/>
    <w:rsid w:val="635800F1"/>
    <w:rsid w:val="63605ABF"/>
    <w:rsid w:val="6362C853"/>
    <w:rsid w:val="636397CF"/>
    <w:rsid w:val="6364EDD1"/>
    <w:rsid w:val="636732B2"/>
    <w:rsid w:val="636E555E"/>
    <w:rsid w:val="636F3D37"/>
    <w:rsid w:val="63720C7C"/>
    <w:rsid w:val="63743AA6"/>
    <w:rsid w:val="6376D40F"/>
    <w:rsid w:val="63773B37"/>
    <w:rsid w:val="6383F18D"/>
    <w:rsid w:val="638798A6"/>
    <w:rsid w:val="63886D0B"/>
    <w:rsid w:val="6389103A"/>
    <w:rsid w:val="638A253A"/>
    <w:rsid w:val="638CCEE6"/>
    <w:rsid w:val="638FD45F"/>
    <w:rsid w:val="6395BCDC"/>
    <w:rsid w:val="63A34E11"/>
    <w:rsid w:val="63AABC61"/>
    <w:rsid w:val="63ACAFA6"/>
    <w:rsid w:val="63B0256F"/>
    <w:rsid w:val="63B04388"/>
    <w:rsid w:val="63B42E72"/>
    <w:rsid w:val="63B4FB49"/>
    <w:rsid w:val="63B50BAE"/>
    <w:rsid w:val="63B7EDCB"/>
    <w:rsid w:val="63BE8B80"/>
    <w:rsid w:val="63BF7039"/>
    <w:rsid w:val="63C4BD90"/>
    <w:rsid w:val="63C5217C"/>
    <w:rsid w:val="63C5F447"/>
    <w:rsid w:val="63C79E5B"/>
    <w:rsid w:val="63C83677"/>
    <w:rsid w:val="63C88440"/>
    <w:rsid w:val="63CA7D47"/>
    <w:rsid w:val="63D075B5"/>
    <w:rsid w:val="63D122FE"/>
    <w:rsid w:val="63D3DF36"/>
    <w:rsid w:val="63DF9EA7"/>
    <w:rsid w:val="63E31F0A"/>
    <w:rsid w:val="63E9921D"/>
    <w:rsid w:val="63E9CDE5"/>
    <w:rsid w:val="63EAC00C"/>
    <w:rsid w:val="63EDB503"/>
    <w:rsid w:val="63EF8C68"/>
    <w:rsid w:val="63F01420"/>
    <w:rsid w:val="63F47291"/>
    <w:rsid w:val="63F54E06"/>
    <w:rsid w:val="63F7FCAC"/>
    <w:rsid w:val="63F94590"/>
    <w:rsid w:val="63FAAE6A"/>
    <w:rsid w:val="640272DF"/>
    <w:rsid w:val="64031C06"/>
    <w:rsid w:val="64087A7B"/>
    <w:rsid w:val="6408E4C4"/>
    <w:rsid w:val="64094729"/>
    <w:rsid w:val="64099C2D"/>
    <w:rsid w:val="640B3933"/>
    <w:rsid w:val="641072B9"/>
    <w:rsid w:val="6412C01E"/>
    <w:rsid w:val="6414B272"/>
    <w:rsid w:val="6417D828"/>
    <w:rsid w:val="6419C066"/>
    <w:rsid w:val="641D1CD9"/>
    <w:rsid w:val="641E6AF2"/>
    <w:rsid w:val="6426CAB7"/>
    <w:rsid w:val="64290201"/>
    <w:rsid w:val="642910F0"/>
    <w:rsid w:val="64291184"/>
    <w:rsid w:val="6429F6CB"/>
    <w:rsid w:val="642C4918"/>
    <w:rsid w:val="642F3BA3"/>
    <w:rsid w:val="6431AF6E"/>
    <w:rsid w:val="643245A5"/>
    <w:rsid w:val="6435C318"/>
    <w:rsid w:val="643A026B"/>
    <w:rsid w:val="64408F19"/>
    <w:rsid w:val="64415EF8"/>
    <w:rsid w:val="644842A9"/>
    <w:rsid w:val="644BEF58"/>
    <w:rsid w:val="644CF5F9"/>
    <w:rsid w:val="645591A2"/>
    <w:rsid w:val="645623B8"/>
    <w:rsid w:val="645C6681"/>
    <w:rsid w:val="645C9B73"/>
    <w:rsid w:val="64631A47"/>
    <w:rsid w:val="646532AC"/>
    <w:rsid w:val="64679726"/>
    <w:rsid w:val="646A75CD"/>
    <w:rsid w:val="646D5B16"/>
    <w:rsid w:val="646FF1F6"/>
    <w:rsid w:val="6472FB0A"/>
    <w:rsid w:val="64765A23"/>
    <w:rsid w:val="64779F09"/>
    <w:rsid w:val="647D6876"/>
    <w:rsid w:val="647E0D4E"/>
    <w:rsid w:val="647FF35B"/>
    <w:rsid w:val="6480B571"/>
    <w:rsid w:val="648285B3"/>
    <w:rsid w:val="64829576"/>
    <w:rsid w:val="6486E076"/>
    <w:rsid w:val="648AB3B3"/>
    <w:rsid w:val="64924133"/>
    <w:rsid w:val="6495680F"/>
    <w:rsid w:val="64958FA3"/>
    <w:rsid w:val="649B8C9A"/>
    <w:rsid w:val="649C51C7"/>
    <w:rsid w:val="649D28B2"/>
    <w:rsid w:val="64A16484"/>
    <w:rsid w:val="64AE56C1"/>
    <w:rsid w:val="64AF8243"/>
    <w:rsid w:val="64B40DBA"/>
    <w:rsid w:val="64BEC567"/>
    <w:rsid w:val="64C2750E"/>
    <w:rsid w:val="64C3BDA6"/>
    <w:rsid w:val="64C5650C"/>
    <w:rsid w:val="64C687F8"/>
    <w:rsid w:val="64C7848B"/>
    <w:rsid w:val="64CC342D"/>
    <w:rsid w:val="64D71499"/>
    <w:rsid w:val="64DB04D5"/>
    <w:rsid w:val="64DCD4F0"/>
    <w:rsid w:val="64E20D8E"/>
    <w:rsid w:val="64E355E5"/>
    <w:rsid w:val="64EE36AE"/>
    <w:rsid w:val="64EE44E5"/>
    <w:rsid w:val="64F09D61"/>
    <w:rsid w:val="64FA101E"/>
    <w:rsid w:val="65002D6D"/>
    <w:rsid w:val="65004018"/>
    <w:rsid w:val="650358E2"/>
    <w:rsid w:val="6510B6AE"/>
    <w:rsid w:val="6514C92B"/>
    <w:rsid w:val="6519D86E"/>
    <w:rsid w:val="651AE27E"/>
    <w:rsid w:val="651C1F36"/>
    <w:rsid w:val="65250439"/>
    <w:rsid w:val="65251D97"/>
    <w:rsid w:val="652629B1"/>
    <w:rsid w:val="65294B88"/>
    <w:rsid w:val="6532BE72"/>
    <w:rsid w:val="6533885F"/>
    <w:rsid w:val="653CAB72"/>
    <w:rsid w:val="653F9D4C"/>
    <w:rsid w:val="6540A165"/>
    <w:rsid w:val="65456ABE"/>
    <w:rsid w:val="6547123D"/>
    <w:rsid w:val="6547FD22"/>
    <w:rsid w:val="654E5252"/>
    <w:rsid w:val="65502536"/>
    <w:rsid w:val="6552408B"/>
    <w:rsid w:val="6555C613"/>
    <w:rsid w:val="65593D7D"/>
    <w:rsid w:val="655B3DCC"/>
    <w:rsid w:val="655B46A8"/>
    <w:rsid w:val="655FC812"/>
    <w:rsid w:val="656FD8A8"/>
    <w:rsid w:val="65701E34"/>
    <w:rsid w:val="6572194A"/>
    <w:rsid w:val="6575E6A5"/>
    <w:rsid w:val="6577FF1D"/>
    <w:rsid w:val="657A19B9"/>
    <w:rsid w:val="657CC718"/>
    <w:rsid w:val="657F2D0B"/>
    <w:rsid w:val="657FB2D2"/>
    <w:rsid w:val="65869C33"/>
    <w:rsid w:val="65875273"/>
    <w:rsid w:val="658CD517"/>
    <w:rsid w:val="658F7D36"/>
    <w:rsid w:val="65911C53"/>
    <w:rsid w:val="6595BEC6"/>
    <w:rsid w:val="659B3EB9"/>
    <w:rsid w:val="659D5CD5"/>
    <w:rsid w:val="659F5949"/>
    <w:rsid w:val="659F6382"/>
    <w:rsid w:val="65A127D4"/>
    <w:rsid w:val="65A2A6D5"/>
    <w:rsid w:val="65A5E261"/>
    <w:rsid w:val="65AA1259"/>
    <w:rsid w:val="65B0D9FE"/>
    <w:rsid w:val="65B21A35"/>
    <w:rsid w:val="65B3BD26"/>
    <w:rsid w:val="65B5AB74"/>
    <w:rsid w:val="65B5E339"/>
    <w:rsid w:val="65B6B338"/>
    <w:rsid w:val="65B7870B"/>
    <w:rsid w:val="65BADDBC"/>
    <w:rsid w:val="65C26509"/>
    <w:rsid w:val="65C87504"/>
    <w:rsid w:val="65C8DE37"/>
    <w:rsid w:val="65C99DD2"/>
    <w:rsid w:val="65CEB898"/>
    <w:rsid w:val="65D2A62E"/>
    <w:rsid w:val="65D58C65"/>
    <w:rsid w:val="65DFC40E"/>
    <w:rsid w:val="65E22A60"/>
    <w:rsid w:val="65E80794"/>
    <w:rsid w:val="65E99A52"/>
    <w:rsid w:val="65EE0FC6"/>
    <w:rsid w:val="65F81FDD"/>
    <w:rsid w:val="65FE52E5"/>
    <w:rsid w:val="6604C2FE"/>
    <w:rsid w:val="6606496C"/>
    <w:rsid w:val="6611D0DE"/>
    <w:rsid w:val="661A8163"/>
    <w:rsid w:val="661D1C2F"/>
    <w:rsid w:val="661D627D"/>
    <w:rsid w:val="661E0B42"/>
    <w:rsid w:val="6620581C"/>
    <w:rsid w:val="6623B959"/>
    <w:rsid w:val="6624962B"/>
    <w:rsid w:val="66282F94"/>
    <w:rsid w:val="66286871"/>
    <w:rsid w:val="6629638C"/>
    <w:rsid w:val="662F7F23"/>
    <w:rsid w:val="66326AF2"/>
    <w:rsid w:val="6634A1F0"/>
    <w:rsid w:val="6634B4EF"/>
    <w:rsid w:val="6636A13C"/>
    <w:rsid w:val="663E7D25"/>
    <w:rsid w:val="6640FE13"/>
    <w:rsid w:val="664222D1"/>
    <w:rsid w:val="66433E53"/>
    <w:rsid w:val="6647C1C6"/>
    <w:rsid w:val="664CABFE"/>
    <w:rsid w:val="664F571E"/>
    <w:rsid w:val="66500D73"/>
    <w:rsid w:val="6657382F"/>
    <w:rsid w:val="6662B477"/>
    <w:rsid w:val="66638E1C"/>
    <w:rsid w:val="66648C92"/>
    <w:rsid w:val="6664CEDD"/>
    <w:rsid w:val="6667FFEB"/>
    <w:rsid w:val="66680933"/>
    <w:rsid w:val="666F9FCE"/>
    <w:rsid w:val="6670A20D"/>
    <w:rsid w:val="667590CC"/>
    <w:rsid w:val="667AF727"/>
    <w:rsid w:val="667CBC42"/>
    <w:rsid w:val="667F1FA0"/>
    <w:rsid w:val="667F9980"/>
    <w:rsid w:val="668A8C37"/>
    <w:rsid w:val="668C5E98"/>
    <w:rsid w:val="6691FEB2"/>
    <w:rsid w:val="6694CB91"/>
    <w:rsid w:val="66984A40"/>
    <w:rsid w:val="66A125FA"/>
    <w:rsid w:val="66A16738"/>
    <w:rsid w:val="66A67B02"/>
    <w:rsid w:val="66AC59E7"/>
    <w:rsid w:val="66ACD949"/>
    <w:rsid w:val="66B0D778"/>
    <w:rsid w:val="66B1217D"/>
    <w:rsid w:val="66B54B1F"/>
    <w:rsid w:val="66B5F49C"/>
    <w:rsid w:val="66B6C2B2"/>
    <w:rsid w:val="66B7595E"/>
    <w:rsid w:val="66B7F5EE"/>
    <w:rsid w:val="66B88D45"/>
    <w:rsid w:val="66BA3E9B"/>
    <w:rsid w:val="66BBD6FC"/>
    <w:rsid w:val="66BF8716"/>
    <w:rsid w:val="66C79AE0"/>
    <w:rsid w:val="66C8CDCF"/>
    <w:rsid w:val="66CAE5B6"/>
    <w:rsid w:val="66CE09E5"/>
    <w:rsid w:val="66CE541A"/>
    <w:rsid w:val="66D272A5"/>
    <w:rsid w:val="66D2B02A"/>
    <w:rsid w:val="66DB1EE0"/>
    <w:rsid w:val="66DDF8AA"/>
    <w:rsid w:val="66DE158E"/>
    <w:rsid w:val="66DFA2E1"/>
    <w:rsid w:val="66E03E8A"/>
    <w:rsid w:val="66E11A62"/>
    <w:rsid w:val="66E79896"/>
    <w:rsid w:val="66EDBB5B"/>
    <w:rsid w:val="66EE609F"/>
    <w:rsid w:val="66F049E5"/>
    <w:rsid w:val="66F15F68"/>
    <w:rsid w:val="66F374AD"/>
    <w:rsid w:val="66F3DB86"/>
    <w:rsid w:val="66F3F102"/>
    <w:rsid w:val="66F715C8"/>
    <w:rsid w:val="66F7180E"/>
    <w:rsid w:val="66F7F5C5"/>
    <w:rsid w:val="66F92FBD"/>
    <w:rsid w:val="66FB6AA6"/>
    <w:rsid w:val="66FB7E8F"/>
    <w:rsid w:val="66FC07B0"/>
    <w:rsid w:val="66FD3832"/>
    <w:rsid w:val="66FD9EF4"/>
    <w:rsid w:val="66FF3DEE"/>
    <w:rsid w:val="67028445"/>
    <w:rsid w:val="6705076E"/>
    <w:rsid w:val="6709A418"/>
    <w:rsid w:val="670A3DE2"/>
    <w:rsid w:val="6714D98A"/>
    <w:rsid w:val="67162980"/>
    <w:rsid w:val="67170FF8"/>
    <w:rsid w:val="67211E13"/>
    <w:rsid w:val="6728A637"/>
    <w:rsid w:val="672907CD"/>
    <w:rsid w:val="672EDC0D"/>
    <w:rsid w:val="673A1D82"/>
    <w:rsid w:val="67446094"/>
    <w:rsid w:val="67453139"/>
    <w:rsid w:val="6754B46C"/>
    <w:rsid w:val="67574BF0"/>
    <w:rsid w:val="6759199F"/>
    <w:rsid w:val="6759AE06"/>
    <w:rsid w:val="67612EBB"/>
    <w:rsid w:val="6762049A"/>
    <w:rsid w:val="67635DF2"/>
    <w:rsid w:val="67666E1E"/>
    <w:rsid w:val="676B8BDE"/>
    <w:rsid w:val="676DABE1"/>
    <w:rsid w:val="676FB0C2"/>
    <w:rsid w:val="6776882A"/>
    <w:rsid w:val="6776B0DA"/>
    <w:rsid w:val="677B6472"/>
    <w:rsid w:val="677E23D1"/>
    <w:rsid w:val="6780E464"/>
    <w:rsid w:val="67844F5B"/>
    <w:rsid w:val="67848FA0"/>
    <w:rsid w:val="678A56B0"/>
    <w:rsid w:val="678CD900"/>
    <w:rsid w:val="678E387C"/>
    <w:rsid w:val="67992238"/>
    <w:rsid w:val="6799E61A"/>
    <w:rsid w:val="679D900D"/>
    <w:rsid w:val="67A1C47A"/>
    <w:rsid w:val="67A23AE5"/>
    <w:rsid w:val="67A89E0E"/>
    <w:rsid w:val="67AC3144"/>
    <w:rsid w:val="67AC618F"/>
    <w:rsid w:val="67AE3267"/>
    <w:rsid w:val="67AFD9D0"/>
    <w:rsid w:val="67B13055"/>
    <w:rsid w:val="67B5892B"/>
    <w:rsid w:val="67B93DFF"/>
    <w:rsid w:val="67C5897E"/>
    <w:rsid w:val="67C68B43"/>
    <w:rsid w:val="67C6FAEE"/>
    <w:rsid w:val="67CD92BA"/>
    <w:rsid w:val="67DD0756"/>
    <w:rsid w:val="67E0D0CF"/>
    <w:rsid w:val="67E12247"/>
    <w:rsid w:val="67EA6F2D"/>
    <w:rsid w:val="67F01397"/>
    <w:rsid w:val="67F04C12"/>
    <w:rsid w:val="67F1EA32"/>
    <w:rsid w:val="67F3B7A1"/>
    <w:rsid w:val="67F82A1C"/>
    <w:rsid w:val="67FFD50A"/>
    <w:rsid w:val="68026617"/>
    <w:rsid w:val="6805C60F"/>
    <w:rsid w:val="6805D55D"/>
    <w:rsid w:val="680F529B"/>
    <w:rsid w:val="68106BFA"/>
    <w:rsid w:val="68108284"/>
    <w:rsid w:val="6810E991"/>
    <w:rsid w:val="68166354"/>
    <w:rsid w:val="6819A835"/>
    <w:rsid w:val="681A7D43"/>
    <w:rsid w:val="681BBAFF"/>
    <w:rsid w:val="681D3C90"/>
    <w:rsid w:val="6823E194"/>
    <w:rsid w:val="682547F1"/>
    <w:rsid w:val="6828FE15"/>
    <w:rsid w:val="68295436"/>
    <w:rsid w:val="683CA41C"/>
    <w:rsid w:val="68447699"/>
    <w:rsid w:val="68467FF8"/>
    <w:rsid w:val="6846F377"/>
    <w:rsid w:val="6849FF95"/>
    <w:rsid w:val="684FE49A"/>
    <w:rsid w:val="6851451A"/>
    <w:rsid w:val="685227D9"/>
    <w:rsid w:val="6853AFAC"/>
    <w:rsid w:val="68547A23"/>
    <w:rsid w:val="6857F56D"/>
    <w:rsid w:val="6858A632"/>
    <w:rsid w:val="685CD648"/>
    <w:rsid w:val="6860712B"/>
    <w:rsid w:val="68624396"/>
    <w:rsid w:val="68667C46"/>
    <w:rsid w:val="68686171"/>
    <w:rsid w:val="6868BDC5"/>
    <w:rsid w:val="686D363F"/>
    <w:rsid w:val="686F8E0F"/>
    <w:rsid w:val="687078FD"/>
    <w:rsid w:val="6870D686"/>
    <w:rsid w:val="687C0CBF"/>
    <w:rsid w:val="68864062"/>
    <w:rsid w:val="6894BE89"/>
    <w:rsid w:val="6897CCED"/>
    <w:rsid w:val="689C2537"/>
    <w:rsid w:val="68A121FF"/>
    <w:rsid w:val="68A1526F"/>
    <w:rsid w:val="68AA9751"/>
    <w:rsid w:val="68ABE020"/>
    <w:rsid w:val="68AF0155"/>
    <w:rsid w:val="68BBC4F5"/>
    <w:rsid w:val="68BF1FBB"/>
    <w:rsid w:val="68C312EE"/>
    <w:rsid w:val="68C48C6A"/>
    <w:rsid w:val="68C5ADDA"/>
    <w:rsid w:val="68C913A8"/>
    <w:rsid w:val="68CCF731"/>
    <w:rsid w:val="68CDEF8C"/>
    <w:rsid w:val="68CE1ABB"/>
    <w:rsid w:val="68D16175"/>
    <w:rsid w:val="68D2B15B"/>
    <w:rsid w:val="68D3A01A"/>
    <w:rsid w:val="68D3FCBC"/>
    <w:rsid w:val="68D4210F"/>
    <w:rsid w:val="68D62527"/>
    <w:rsid w:val="68D64BF5"/>
    <w:rsid w:val="68DA722C"/>
    <w:rsid w:val="68DB22C0"/>
    <w:rsid w:val="68DEB960"/>
    <w:rsid w:val="68E1646A"/>
    <w:rsid w:val="68E2AEB4"/>
    <w:rsid w:val="68E530D5"/>
    <w:rsid w:val="68E64596"/>
    <w:rsid w:val="68E86C13"/>
    <w:rsid w:val="68EB5D76"/>
    <w:rsid w:val="68EDEA12"/>
    <w:rsid w:val="68EDF323"/>
    <w:rsid w:val="68F5DE21"/>
    <w:rsid w:val="68F78986"/>
    <w:rsid w:val="68F88721"/>
    <w:rsid w:val="69017C3A"/>
    <w:rsid w:val="69042816"/>
    <w:rsid w:val="690520C8"/>
    <w:rsid w:val="69052436"/>
    <w:rsid w:val="69057F01"/>
    <w:rsid w:val="690A4ABF"/>
    <w:rsid w:val="690C1C5E"/>
    <w:rsid w:val="690C877C"/>
    <w:rsid w:val="690F2D4D"/>
    <w:rsid w:val="6910DF00"/>
    <w:rsid w:val="6911AA39"/>
    <w:rsid w:val="69128D7E"/>
    <w:rsid w:val="6913B860"/>
    <w:rsid w:val="69148E3F"/>
    <w:rsid w:val="69180B73"/>
    <w:rsid w:val="691BD497"/>
    <w:rsid w:val="69249D54"/>
    <w:rsid w:val="69260ACF"/>
    <w:rsid w:val="69371827"/>
    <w:rsid w:val="6938E6F5"/>
    <w:rsid w:val="693DB931"/>
    <w:rsid w:val="693F2178"/>
    <w:rsid w:val="6940B1D2"/>
    <w:rsid w:val="6942F98C"/>
    <w:rsid w:val="6943CF10"/>
    <w:rsid w:val="694A7737"/>
    <w:rsid w:val="694C6349"/>
    <w:rsid w:val="6954C1E6"/>
    <w:rsid w:val="695638D5"/>
    <w:rsid w:val="69578CF0"/>
    <w:rsid w:val="695C8D1E"/>
    <w:rsid w:val="69606A8C"/>
    <w:rsid w:val="69653840"/>
    <w:rsid w:val="69666A0B"/>
    <w:rsid w:val="696F1324"/>
    <w:rsid w:val="697059E3"/>
    <w:rsid w:val="6977A358"/>
    <w:rsid w:val="6979ABC9"/>
    <w:rsid w:val="697C2A0E"/>
    <w:rsid w:val="697DEEF7"/>
    <w:rsid w:val="697EC10F"/>
    <w:rsid w:val="6983FD58"/>
    <w:rsid w:val="69897CD6"/>
    <w:rsid w:val="698A3C3B"/>
    <w:rsid w:val="699040C5"/>
    <w:rsid w:val="69989E16"/>
    <w:rsid w:val="699B0DAB"/>
    <w:rsid w:val="69A04594"/>
    <w:rsid w:val="69A15E01"/>
    <w:rsid w:val="69AE8556"/>
    <w:rsid w:val="69B0F291"/>
    <w:rsid w:val="69B16AC2"/>
    <w:rsid w:val="69B6F1B8"/>
    <w:rsid w:val="69BAEF1E"/>
    <w:rsid w:val="69BB900E"/>
    <w:rsid w:val="69BD7841"/>
    <w:rsid w:val="69BF256C"/>
    <w:rsid w:val="69C0D11B"/>
    <w:rsid w:val="69C21C8A"/>
    <w:rsid w:val="69CBA6FA"/>
    <w:rsid w:val="69CC2FE8"/>
    <w:rsid w:val="69CCE430"/>
    <w:rsid w:val="69CD3188"/>
    <w:rsid w:val="69CED084"/>
    <w:rsid w:val="69D0E18E"/>
    <w:rsid w:val="69D2DFEF"/>
    <w:rsid w:val="69D49C7F"/>
    <w:rsid w:val="69D81348"/>
    <w:rsid w:val="69D899A0"/>
    <w:rsid w:val="69D89BE9"/>
    <w:rsid w:val="69E3DBA7"/>
    <w:rsid w:val="69E74F18"/>
    <w:rsid w:val="69ED5AC2"/>
    <w:rsid w:val="69F620AD"/>
    <w:rsid w:val="69FAE129"/>
    <w:rsid w:val="69FDDDEB"/>
    <w:rsid w:val="69FFDE3C"/>
    <w:rsid w:val="6A0251F1"/>
    <w:rsid w:val="6A0948BE"/>
    <w:rsid w:val="6A11CCEE"/>
    <w:rsid w:val="6A12BE01"/>
    <w:rsid w:val="6A146A31"/>
    <w:rsid w:val="6A1483CB"/>
    <w:rsid w:val="6A17B660"/>
    <w:rsid w:val="6A199796"/>
    <w:rsid w:val="6A1B6896"/>
    <w:rsid w:val="6A1BB00F"/>
    <w:rsid w:val="6A1BB603"/>
    <w:rsid w:val="6A1D3124"/>
    <w:rsid w:val="6A1F8912"/>
    <w:rsid w:val="6A208019"/>
    <w:rsid w:val="6A20D192"/>
    <w:rsid w:val="6A249210"/>
    <w:rsid w:val="6A2A8CD8"/>
    <w:rsid w:val="6A2C180E"/>
    <w:rsid w:val="6A2E3F3B"/>
    <w:rsid w:val="6A2FAEDD"/>
    <w:rsid w:val="6A334884"/>
    <w:rsid w:val="6A37D3DA"/>
    <w:rsid w:val="6A384269"/>
    <w:rsid w:val="6A39FC35"/>
    <w:rsid w:val="6A3A7DE0"/>
    <w:rsid w:val="6A3AB2FD"/>
    <w:rsid w:val="6A4069C8"/>
    <w:rsid w:val="6A4363D2"/>
    <w:rsid w:val="6A44D4B8"/>
    <w:rsid w:val="6A4BED4A"/>
    <w:rsid w:val="6A502BF7"/>
    <w:rsid w:val="6A5084C5"/>
    <w:rsid w:val="6A516BD3"/>
    <w:rsid w:val="6A544260"/>
    <w:rsid w:val="6A56CA12"/>
    <w:rsid w:val="6A5761E9"/>
    <w:rsid w:val="6A58F9A0"/>
    <w:rsid w:val="6A61FE39"/>
    <w:rsid w:val="6A63E06F"/>
    <w:rsid w:val="6A67C29D"/>
    <w:rsid w:val="6A692E51"/>
    <w:rsid w:val="6A6AB2DD"/>
    <w:rsid w:val="6A6ACB07"/>
    <w:rsid w:val="6A6D0C29"/>
    <w:rsid w:val="6A6E3EC8"/>
    <w:rsid w:val="6A6FE0E6"/>
    <w:rsid w:val="6A7196DC"/>
    <w:rsid w:val="6A7477A6"/>
    <w:rsid w:val="6A74E5CB"/>
    <w:rsid w:val="6A75B97D"/>
    <w:rsid w:val="6A7630BB"/>
    <w:rsid w:val="6A7CD93B"/>
    <w:rsid w:val="6A7DEA7F"/>
    <w:rsid w:val="6A7EAF13"/>
    <w:rsid w:val="6A8A6D13"/>
    <w:rsid w:val="6A8C13CC"/>
    <w:rsid w:val="6A8EF19F"/>
    <w:rsid w:val="6A91028D"/>
    <w:rsid w:val="6A9149EA"/>
    <w:rsid w:val="6A98261B"/>
    <w:rsid w:val="6A9B8A72"/>
    <w:rsid w:val="6A9D8C5A"/>
    <w:rsid w:val="6A9F20E9"/>
    <w:rsid w:val="6A9F93FD"/>
    <w:rsid w:val="6AA076D0"/>
    <w:rsid w:val="6AA388F2"/>
    <w:rsid w:val="6AA44120"/>
    <w:rsid w:val="6AA44D35"/>
    <w:rsid w:val="6AAEA866"/>
    <w:rsid w:val="6AB13055"/>
    <w:rsid w:val="6AB4D984"/>
    <w:rsid w:val="6AB9167D"/>
    <w:rsid w:val="6AB98549"/>
    <w:rsid w:val="6ABAC41B"/>
    <w:rsid w:val="6ABD6E56"/>
    <w:rsid w:val="6ABDA632"/>
    <w:rsid w:val="6ABEF75D"/>
    <w:rsid w:val="6AC2BB85"/>
    <w:rsid w:val="6AC367A5"/>
    <w:rsid w:val="6AC4930E"/>
    <w:rsid w:val="6AC55754"/>
    <w:rsid w:val="6AC6417F"/>
    <w:rsid w:val="6AC6ED92"/>
    <w:rsid w:val="6ACA7AD9"/>
    <w:rsid w:val="6ACB594E"/>
    <w:rsid w:val="6AD2238D"/>
    <w:rsid w:val="6AD381B5"/>
    <w:rsid w:val="6AD810CF"/>
    <w:rsid w:val="6ADB0288"/>
    <w:rsid w:val="6ADE56CB"/>
    <w:rsid w:val="6ADF6A2B"/>
    <w:rsid w:val="6AE4D5A2"/>
    <w:rsid w:val="6AE81D3C"/>
    <w:rsid w:val="6AE8AEA3"/>
    <w:rsid w:val="6AEE4BC8"/>
    <w:rsid w:val="6AEF5946"/>
    <w:rsid w:val="6AF3F6A7"/>
    <w:rsid w:val="6AF5E8E2"/>
    <w:rsid w:val="6AFCD7F8"/>
    <w:rsid w:val="6B0A559A"/>
    <w:rsid w:val="6B124870"/>
    <w:rsid w:val="6B12FC57"/>
    <w:rsid w:val="6B167B36"/>
    <w:rsid w:val="6B170ECE"/>
    <w:rsid w:val="6B1D8C33"/>
    <w:rsid w:val="6B1EF70A"/>
    <w:rsid w:val="6B24B8DC"/>
    <w:rsid w:val="6B2A9C07"/>
    <w:rsid w:val="6B2B0A81"/>
    <w:rsid w:val="6B2CAB4B"/>
    <w:rsid w:val="6B321F80"/>
    <w:rsid w:val="6B367C39"/>
    <w:rsid w:val="6B37480B"/>
    <w:rsid w:val="6B39E9EC"/>
    <w:rsid w:val="6B3A376F"/>
    <w:rsid w:val="6B3D3BEC"/>
    <w:rsid w:val="6B43DB38"/>
    <w:rsid w:val="6B486BB4"/>
    <w:rsid w:val="6B4ED4BE"/>
    <w:rsid w:val="6B52FA06"/>
    <w:rsid w:val="6B55446A"/>
    <w:rsid w:val="6B55F627"/>
    <w:rsid w:val="6B5649C5"/>
    <w:rsid w:val="6B58B22C"/>
    <w:rsid w:val="6B59B718"/>
    <w:rsid w:val="6B5DAF9B"/>
    <w:rsid w:val="6B5ECF64"/>
    <w:rsid w:val="6B677D58"/>
    <w:rsid w:val="6B6CC276"/>
    <w:rsid w:val="6B704C92"/>
    <w:rsid w:val="6B7CFCFE"/>
    <w:rsid w:val="6B7DACEC"/>
    <w:rsid w:val="6B7FD9D0"/>
    <w:rsid w:val="6B86EB60"/>
    <w:rsid w:val="6B882942"/>
    <w:rsid w:val="6B883004"/>
    <w:rsid w:val="6B8AF379"/>
    <w:rsid w:val="6B8D1EC8"/>
    <w:rsid w:val="6B907283"/>
    <w:rsid w:val="6B914937"/>
    <w:rsid w:val="6B919DCF"/>
    <w:rsid w:val="6B937945"/>
    <w:rsid w:val="6B95C541"/>
    <w:rsid w:val="6B973087"/>
    <w:rsid w:val="6B98079E"/>
    <w:rsid w:val="6B9C10BC"/>
    <w:rsid w:val="6BA01C1F"/>
    <w:rsid w:val="6BA1D040"/>
    <w:rsid w:val="6BA2E166"/>
    <w:rsid w:val="6BA6B17E"/>
    <w:rsid w:val="6BAA4B8D"/>
    <w:rsid w:val="6BAAF85C"/>
    <w:rsid w:val="6BABE4AB"/>
    <w:rsid w:val="6BAECC3F"/>
    <w:rsid w:val="6BAFBEE9"/>
    <w:rsid w:val="6BB44372"/>
    <w:rsid w:val="6BB564A5"/>
    <w:rsid w:val="6BB59C74"/>
    <w:rsid w:val="6BB605EA"/>
    <w:rsid w:val="6BBA34D8"/>
    <w:rsid w:val="6BBD5892"/>
    <w:rsid w:val="6BBE62C0"/>
    <w:rsid w:val="6BC451F8"/>
    <w:rsid w:val="6BC5E69E"/>
    <w:rsid w:val="6BC5E7D1"/>
    <w:rsid w:val="6BC6A7A6"/>
    <w:rsid w:val="6BC809CC"/>
    <w:rsid w:val="6BC81D86"/>
    <w:rsid w:val="6BC9C68A"/>
    <w:rsid w:val="6BD34030"/>
    <w:rsid w:val="6BD45A0C"/>
    <w:rsid w:val="6BDB919C"/>
    <w:rsid w:val="6BE8027E"/>
    <w:rsid w:val="6BEE3021"/>
    <w:rsid w:val="6BF2DC6B"/>
    <w:rsid w:val="6BF4DCE3"/>
    <w:rsid w:val="6BF5346F"/>
    <w:rsid w:val="6BF55677"/>
    <w:rsid w:val="6BF61605"/>
    <w:rsid w:val="6BFB17F9"/>
    <w:rsid w:val="6BFD7FEA"/>
    <w:rsid w:val="6C00FEC9"/>
    <w:rsid w:val="6C064AD9"/>
    <w:rsid w:val="6C0A23DF"/>
    <w:rsid w:val="6C0D34BF"/>
    <w:rsid w:val="6C0EC968"/>
    <w:rsid w:val="6C13C979"/>
    <w:rsid w:val="6C1A3F33"/>
    <w:rsid w:val="6C2AE0F3"/>
    <w:rsid w:val="6C2B7D9A"/>
    <w:rsid w:val="6C3069FF"/>
    <w:rsid w:val="6C306CE7"/>
    <w:rsid w:val="6C326955"/>
    <w:rsid w:val="6C33D428"/>
    <w:rsid w:val="6C349D8B"/>
    <w:rsid w:val="6C35B945"/>
    <w:rsid w:val="6C394576"/>
    <w:rsid w:val="6C3A04B8"/>
    <w:rsid w:val="6C3BB379"/>
    <w:rsid w:val="6C467D50"/>
    <w:rsid w:val="6C49D94C"/>
    <w:rsid w:val="6C4AA518"/>
    <w:rsid w:val="6C4B41ED"/>
    <w:rsid w:val="6C4DC1CC"/>
    <w:rsid w:val="6C510F69"/>
    <w:rsid w:val="6C5173D9"/>
    <w:rsid w:val="6C51DE16"/>
    <w:rsid w:val="6C549426"/>
    <w:rsid w:val="6C583205"/>
    <w:rsid w:val="6C58761D"/>
    <w:rsid w:val="6C5DCF2E"/>
    <w:rsid w:val="6C5F118E"/>
    <w:rsid w:val="6C62BA41"/>
    <w:rsid w:val="6C631912"/>
    <w:rsid w:val="6C671C85"/>
    <w:rsid w:val="6C679C98"/>
    <w:rsid w:val="6C67F71C"/>
    <w:rsid w:val="6C69DD31"/>
    <w:rsid w:val="6C6C31DD"/>
    <w:rsid w:val="6C712A7E"/>
    <w:rsid w:val="6C7615B5"/>
    <w:rsid w:val="6C770AB2"/>
    <w:rsid w:val="6C787C21"/>
    <w:rsid w:val="6C7B38C2"/>
    <w:rsid w:val="6C800EFA"/>
    <w:rsid w:val="6C82B6D5"/>
    <w:rsid w:val="6C84665C"/>
    <w:rsid w:val="6C878BC0"/>
    <w:rsid w:val="6C87F6C5"/>
    <w:rsid w:val="6C940BDF"/>
    <w:rsid w:val="6C947F22"/>
    <w:rsid w:val="6C973339"/>
    <w:rsid w:val="6C9855DA"/>
    <w:rsid w:val="6C995D3E"/>
    <w:rsid w:val="6C99DF74"/>
    <w:rsid w:val="6CA1EFC1"/>
    <w:rsid w:val="6CA772F0"/>
    <w:rsid w:val="6CA7E6F3"/>
    <w:rsid w:val="6CAC3823"/>
    <w:rsid w:val="6CB139F9"/>
    <w:rsid w:val="6CB30EC5"/>
    <w:rsid w:val="6CB5E969"/>
    <w:rsid w:val="6CBA5C49"/>
    <w:rsid w:val="6CBAA7CE"/>
    <w:rsid w:val="6CC1824E"/>
    <w:rsid w:val="6CC28E3F"/>
    <w:rsid w:val="6CC458A2"/>
    <w:rsid w:val="6CCDA461"/>
    <w:rsid w:val="6CCDF488"/>
    <w:rsid w:val="6CD232C5"/>
    <w:rsid w:val="6CE1E1D4"/>
    <w:rsid w:val="6CE22C03"/>
    <w:rsid w:val="6CE38ABF"/>
    <w:rsid w:val="6CE7998C"/>
    <w:rsid w:val="6CE8F124"/>
    <w:rsid w:val="6CEFC145"/>
    <w:rsid w:val="6CFD9933"/>
    <w:rsid w:val="6D01C114"/>
    <w:rsid w:val="6D094957"/>
    <w:rsid w:val="6D0D271A"/>
    <w:rsid w:val="6D119851"/>
    <w:rsid w:val="6D196180"/>
    <w:rsid w:val="6D1C2F97"/>
    <w:rsid w:val="6D22616A"/>
    <w:rsid w:val="6D2EE368"/>
    <w:rsid w:val="6D3397D9"/>
    <w:rsid w:val="6D33DB4E"/>
    <w:rsid w:val="6D3A8FD2"/>
    <w:rsid w:val="6D3B90C1"/>
    <w:rsid w:val="6D40ADD3"/>
    <w:rsid w:val="6D4278E2"/>
    <w:rsid w:val="6D43A53B"/>
    <w:rsid w:val="6D440F10"/>
    <w:rsid w:val="6D441296"/>
    <w:rsid w:val="6D48340A"/>
    <w:rsid w:val="6D486ECD"/>
    <w:rsid w:val="6D48EE22"/>
    <w:rsid w:val="6D4900D8"/>
    <w:rsid w:val="6D491FC6"/>
    <w:rsid w:val="6D509832"/>
    <w:rsid w:val="6D53A071"/>
    <w:rsid w:val="6D53F81E"/>
    <w:rsid w:val="6D556A8E"/>
    <w:rsid w:val="6D583DFA"/>
    <w:rsid w:val="6D5E4236"/>
    <w:rsid w:val="6D5F7D19"/>
    <w:rsid w:val="6D61B986"/>
    <w:rsid w:val="6D62160C"/>
    <w:rsid w:val="6D6BC3A4"/>
    <w:rsid w:val="6D71F034"/>
    <w:rsid w:val="6D721745"/>
    <w:rsid w:val="6D77957E"/>
    <w:rsid w:val="6D787E7E"/>
    <w:rsid w:val="6D7CDDB8"/>
    <w:rsid w:val="6D7D4ACE"/>
    <w:rsid w:val="6D82982D"/>
    <w:rsid w:val="6D830698"/>
    <w:rsid w:val="6D8B09DE"/>
    <w:rsid w:val="6D980503"/>
    <w:rsid w:val="6D991D94"/>
    <w:rsid w:val="6D994E4F"/>
    <w:rsid w:val="6D9DD4EE"/>
    <w:rsid w:val="6D9EAFDA"/>
    <w:rsid w:val="6D9FB25F"/>
    <w:rsid w:val="6DA2A64F"/>
    <w:rsid w:val="6DA445ED"/>
    <w:rsid w:val="6DA47AD1"/>
    <w:rsid w:val="6DA4DCA6"/>
    <w:rsid w:val="6DA61AD9"/>
    <w:rsid w:val="6DABE5B0"/>
    <w:rsid w:val="6DAD59E7"/>
    <w:rsid w:val="6DB01349"/>
    <w:rsid w:val="6DB32F92"/>
    <w:rsid w:val="6DB57255"/>
    <w:rsid w:val="6DBA3935"/>
    <w:rsid w:val="6DBB506F"/>
    <w:rsid w:val="6DBD07C6"/>
    <w:rsid w:val="6DBE58F8"/>
    <w:rsid w:val="6DC2BFFB"/>
    <w:rsid w:val="6DC78517"/>
    <w:rsid w:val="6DCE61A3"/>
    <w:rsid w:val="6DCF81F6"/>
    <w:rsid w:val="6DD15A34"/>
    <w:rsid w:val="6DD234B3"/>
    <w:rsid w:val="6DDA40F9"/>
    <w:rsid w:val="6DDD4C6D"/>
    <w:rsid w:val="6DDF17B0"/>
    <w:rsid w:val="6DE9409D"/>
    <w:rsid w:val="6DEA64D0"/>
    <w:rsid w:val="6DEC325A"/>
    <w:rsid w:val="6DEDF3EC"/>
    <w:rsid w:val="6DEFD618"/>
    <w:rsid w:val="6DF0C9D7"/>
    <w:rsid w:val="6DF5CFF4"/>
    <w:rsid w:val="6DF62EAA"/>
    <w:rsid w:val="6DF9B5EC"/>
    <w:rsid w:val="6E05BF36"/>
    <w:rsid w:val="6E09E7B7"/>
    <w:rsid w:val="6E100AFE"/>
    <w:rsid w:val="6E1049A8"/>
    <w:rsid w:val="6E13D980"/>
    <w:rsid w:val="6E185B99"/>
    <w:rsid w:val="6E21BA6B"/>
    <w:rsid w:val="6E25A2B8"/>
    <w:rsid w:val="6E25F26C"/>
    <w:rsid w:val="6E260221"/>
    <w:rsid w:val="6E26D705"/>
    <w:rsid w:val="6E2B1623"/>
    <w:rsid w:val="6E2EE602"/>
    <w:rsid w:val="6E32534F"/>
    <w:rsid w:val="6E36A5D0"/>
    <w:rsid w:val="6E37755B"/>
    <w:rsid w:val="6E3CE66B"/>
    <w:rsid w:val="6E403358"/>
    <w:rsid w:val="6E40946F"/>
    <w:rsid w:val="6E44E5F2"/>
    <w:rsid w:val="6E462940"/>
    <w:rsid w:val="6E48A632"/>
    <w:rsid w:val="6E4CB97B"/>
    <w:rsid w:val="6E4F7C05"/>
    <w:rsid w:val="6E52BD0F"/>
    <w:rsid w:val="6E5530C0"/>
    <w:rsid w:val="6E580893"/>
    <w:rsid w:val="6E5CF5C1"/>
    <w:rsid w:val="6E5EA81A"/>
    <w:rsid w:val="6E5F4511"/>
    <w:rsid w:val="6E6314CA"/>
    <w:rsid w:val="6E641F77"/>
    <w:rsid w:val="6E690284"/>
    <w:rsid w:val="6E6AA594"/>
    <w:rsid w:val="6E6AFED1"/>
    <w:rsid w:val="6E6ECE39"/>
    <w:rsid w:val="6E71A94F"/>
    <w:rsid w:val="6E74E03A"/>
    <w:rsid w:val="6E76BAD3"/>
    <w:rsid w:val="6E771E71"/>
    <w:rsid w:val="6E7C44B1"/>
    <w:rsid w:val="6E87CFA8"/>
    <w:rsid w:val="6E9080B8"/>
    <w:rsid w:val="6E91B7D0"/>
    <w:rsid w:val="6E967369"/>
    <w:rsid w:val="6E9897CD"/>
    <w:rsid w:val="6E9956D5"/>
    <w:rsid w:val="6E9B7093"/>
    <w:rsid w:val="6E9ED635"/>
    <w:rsid w:val="6E9F6ADE"/>
    <w:rsid w:val="6EA23960"/>
    <w:rsid w:val="6EA2DF07"/>
    <w:rsid w:val="6EA39D30"/>
    <w:rsid w:val="6EA620AF"/>
    <w:rsid w:val="6EA759ED"/>
    <w:rsid w:val="6EAD6785"/>
    <w:rsid w:val="6EB3BAB8"/>
    <w:rsid w:val="6EBA32A9"/>
    <w:rsid w:val="6EBA884B"/>
    <w:rsid w:val="6EBAAF05"/>
    <w:rsid w:val="6EBCA89A"/>
    <w:rsid w:val="6EBD0751"/>
    <w:rsid w:val="6EC07D25"/>
    <w:rsid w:val="6EC49B22"/>
    <w:rsid w:val="6EC74D7B"/>
    <w:rsid w:val="6EC8EEE2"/>
    <w:rsid w:val="6ECBD9F8"/>
    <w:rsid w:val="6ECBE0F7"/>
    <w:rsid w:val="6ED024B0"/>
    <w:rsid w:val="6ED34103"/>
    <w:rsid w:val="6ED62D08"/>
    <w:rsid w:val="6ED8DCF9"/>
    <w:rsid w:val="6ED9C5F4"/>
    <w:rsid w:val="6EDEA4FA"/>
    <w:rsid w:val="6EDF38E9"/>
    <w:rsid w:val="6EE1D3EB"/>
    <w:rsid w:val="6EE43661"/>
    <w:rsid w:val="6EE53B07"/>
    <w:rsid w:val="6EE70479"/>
    <w:rsid w:val="6EEACD00"/>
    <w:rsid w:val="6EEB8F5F"/>
    <w:rsid w:val="6EEDD5F6"/>
    <w:rsid w:val="6EF0105B"/>
    <w:rsid w:val="6EF39899"/>
    <w:rsid w:val="6EF421AF"/>
    <w:rsid w:val="6EF5C0AD"/>
    <w:rsid w:val="6EF612A5"/>
    <w:rsid w:val="6EF67CD8"/>
    <w:rsid w:val="6EF961B4"/>
    <w:rsid w:val="6EF99A61"/>
    <w:rsid w:val="6EFF9B05"/>
    <w:rsid w:val="6EFFADC4"/>
    <w:rsid w:val="6F004833"/>
    <w:rsid w:val="6F0B325B"/>
    <w:rsid w:val="6F0D8504"/>
    <w:rsid w:val="6F114A6A"/>
    <w:rsid w:val="6F1569AB"/>
    <w:rsid w:val="6F1A1594"/>
    <w:rsid w:val="6F1E945A"/>
    <w:rsid w:val="6F1ED2DC"/>
    <w:rsid w:val="6F21280D"/>
    <w:rsid w:val="6F2454A7"/>
    <w:rsid w:val="6F27A54A"/>
    <w:rsid w:val="6F2C4FFE"/>
    <w:rsid w:val="6F30707C"/>
    <w:rsid w:val="6F408158"/>
    <w:rsid w:val="6F42AE9A"/>
    <w:rsid w:val="6F42E080"/>
    <w:rsid w:val="6F46B37F"/>
    <w:rsid w:val="6F497B93"/>
    <w:rsid w:val="6F4BCEBF"/>
    <w:rsid w:val="6F521B1A"/>
    <w:rsid w:val="6F53EED3"/>
    <w:rsid w:val="6F57D72C"/>
    <w:rsid w:val="6F5C8669"/>
    <w:rsid w:val="6F662E50"/>
    <w:rsid w:val="6F693754"/>
    <w:rsid w:val="6F694BFD"/>
    <w:rsid w:val="6F6BDDFB"/>
    <w:rsid w:val="6F6D0C7B"/>
    <w:rsid w:val="6F7302A2"/>
    <w:rsid w:val="6F74D8FD"/>
    <w:rsid w:val="6F7B6722"/>
    <w:rsid w:val="6F7C820B"/>
    <w:rsid w:val="6F7DCBBC"/>
    <w:rsid w:val="6F80F585"/>
    <w:rsid w:val="6F82D269"/>
    <w:rsid w:val="6F8A0F85"/>
    <w:rsid w:val="6F8FC0E6"/>
    <w:rsid w:val="6F90DAAD"/>
    <w:rsid w:val="6F913A2C"/>
    <w:rsid w:val="6F917AAE"/>
    <w:rsid w:val="6F9425A9"/>
    <w:rsid w:val="6F948712"/>
    <w:rsid w:val="6F973DC7"/>
    <w:rsid w:val="6F9D6076"/>
    <w:rsid w:val="6FA027BB"/>
    <w:rsid w:val="6FA30436"/>
    <w:rsid w:val="6FA42785"/>
    <w:rsid w:val="6FA8395A"/>
    <w:rsid w:val="6FAA97EF"/>
    <w:rsid w:val="6FAAD52F"/>
    <w:rsid w:val="6FABE810"/>
    <w:rsid w:val="6FACC827"/>
    <w:rsid w:val="6FAF2525"/>
    <w:rsid w:val="6FB795C3"/>
    <w:rsid w:val="6FBC0CC8"/>
    <w:rsid w:val="6FC246BD"/>
    <w:rsid w:val="6FCAF3A6"/>
    <w:rsid w:val="6FCDA85A"/>
    <w:rsid w:val="6FCE3C18"/>
    <w:rsid w:val="6FCE44C4"/>
    <w:rsid w:val="6FD21971"/>
    <w:rsid w:val="6FDB5B03"/>
    <w:rsid w:val="6FDC0D3F"/>
    <w:rsid w:val="6FDEED0F"/>
    <w:rsid w:val="6FE3A2AD"/>
    <w:rsid w:val="6FEAD03B"/>
    <w:rsid w:val="6FF2A6A2"/>
    <w:rsid w:val="6FF2BF10"/>
    <w:rsid w:val="6FF5DDC6"/>
    <w:rsid w:val="6FFA4D44"/>
    <w:rsid w:val="6FFB7200"/>
    <w:rsid w:val="6FFB913D"/>
    <w:rsid w:val="6FFBE34C"/>
    <w:rsid w:val="6FFC1DF2"/>
    <w:rsid w:val="6FFE1238"/>
    <w:rsid w:val="6FFEE3A4"/>
    <w:rsid w:val="6FFF9065"/>
    <w:rsid w:val="6FFFBBA4"/>
    <w:rsid w:val="70005950"/>
    <w:rsid w:val="70056861"/>
    <w:rsid w:val="7009E41D"/>
    <w:rsid w:val="700BC4F8"/>
    <w:rsid w:val="700CD02C"/>
    <w:rsid w:val="7012C686"/>
    <w:rsid w:val="70157005"/>
    <w:rsid w:val="70173606"/>
    <w:rsid w:val="701865A6"/>
    <w:rsid w:val="701A54C6"/>
    <w:rsid w:val="7026EBA3"/>
    <w:rsid w:val="7028BC1D"/>
    <w:rsid w:val="7028EF52"/>
    <w:rsid w:val="702A3921"/>
    <w:rsid w:val="702D86D6"/>
    <w:rsid w:val="702DD1B6"/>
    <w:rsid w:val="703082C0"/>
    <w:rsid w:val="70361D9D"/>
    <w:rsid w:val="703BE5F1"/>
    <w:rsid w:val="703E5907"/>
    <w:rsid w:val="70430FFE"/>
    <w:rsid w:val="70459ECA"/>
    <w:rsid w:val="7046DBF1"/>
    <w:rsid w:val="7052804C"/>
    <w:rsid w:val="705A1748"/>
    <w:rsid w:val="705CCFD5"/>
    <w:rsid w:val="705D89E2"/>
    <w:rsid w:val="705E0E6E"/>
    <w:rsid w:val="705F5ED7"/>
    <w:rsid w:val="7061AB9B"/>
    <w:rsid w:val="70658F70"/>
    <w:rsid w:val="706933DA"/>
    <w:rsid w:val="7069639A"/>
    <w:rsid w:val="706DB50F"/>
    <w:rsid w:val="706E4149"/>
    <w:rsid w:val="7074206D"/>
    <w:rsid w:val="70783939"/>
    <w:rsid w:val="707B7CAF"/>
    <w:rsid w:val="707E02D8"/>
    <w:rsid w:val="70805095"/>
    <w:rsid w:val="708353A7"/>
    <w:rsid w:val="708547E7"/>
    <w:rsid w:val="70873614"/>
    <w:rsid w:val="708B92FC"/>
    <w:rsid w:val="708B9C10"/>
    <w:rsid w:val="70901556"/>
    <w:rsid w:val="7096EE61"/>
    <w:rsid w:val="709B643D"/>
    <w:rsid w:val="709F20E5"/>
    <w:rsid w:val="70A07667"/>
    <w:rsid w:val="70A4C457"/>
    <w:rsid w:val="70A7A495"/>
    <w:rsid w:val="70A8095D"/>
    <w:rsid w:val="70B2A4CB"/>
    <w:rsid w:val="70B86D2A"/>
    <w:rsid w:val="70BB4AD1"/>
    <w:rsid w:val="70BBABB8"/>
    <w:rsid w:val="70C12839"/>
    <w:rsid w:val="70C1A59E"/>
    <w:rsid w:val="70C52EB7"/>
    <w:rsid w:val="70CD1C3E"/>
    <w:rsid w:val="70CDC016"/>
    <w:rsid w:val="70DBD516"/>
    <w:rsid w:val="70DC34A1"/>
    <w:rsid w:val="70DD23B5"/>
    <w:rsid w:val="70DE63B8"/>
    <w:rsid w:val="70E6A2D6"/>
    <w:rsid w:val="70EB83D5"/>
    <w:rsid w:val="70F50DD2"/>
    <w:rsid w:val="70F9F51A"/>
    <w:rsid w:val="70FD0946"/>
    <w:rsid w:val="7102915E"/>
    <w:rsid w:val="71037878"/>
    <w:rsid w:val="710493EF"/>
    <w:rsid w:val="71055DDB"/>
    <w:rsid w:val="7107A2FF"/>
    <w:rsid w:val="7109BD6D"/>
    <w:rsid w:val="710A34C1"/>
    <w:rsid w:val="710B3322"/>
    <w:rsid w:val="710D6A74"/>
    <w:rsid w:val="71109DE8"/>
    <w:rsid w:val="71117221"/>
    <w:rsid w:val="7115F0EE"/>
    <w:rsid w:val="7117815B"/>
    <w:rsid w:val="7119A4CC"/>
    <w:rsid w:val="711E3F6B"/>
    <w:rsid w:val="711E5B75"/>
    <w:rsid w:val="711EFD88"/>
    <w:rsid w:val="7124DB0B"/>
    <w:rsid w:val="71267268"/>
    <w:rsid w:val="712F0A60"/>
    <w:rsid w:val="7130F82C"/>
    <w:rsid w:val="71329D5C"/>
    <w:rsid w:val="713EA12E"/>
    <w:rsid w:val="713EBBB7"/>
    <w:rsid w:val="713EE39E"/>
    <w:rsid w:val="7146C0E3"/>
    <w:rsid w:val="7149623A"/>
    <w:rsid w:val="714A80C8"/>
    <w:rsid w:val="7152BD3A"/>
    <w:rsid w:val="7152DC3A"/>
    <w:rsid w:val="715E509B"/>
    <w:rsid w:val="7161F644"/>
    <w:rsid w:val="716819DC"/>
    <w:rsid w:val="716CA231"/>
    <w:rsid w:val="716CDDEA"/>
    <w:rsid w:val="716DD9AF"/>
    <w:rsid w:val="716FBACF"/>
    <w:rsid w:val="71778B1E"/>
    <w:rsid w:val="7179D1E6"/>
    <w:rsid w:val="717D8C15"/>
    <w:rsid w:val="717DE9AC"/>
    <w:rsid w:val="718A9B04"/>
    <w:rsid w:val="718C1297"/>
    <w:rsid w:val="718D53BE"/>
    <w:rsid w:val="718EC8C3"/>
    <w:rsid w:val="718F5C5D"/>
    <w:rsid w:val="718FE63F"/>
    <w:rsid w:val="71A25804"/>
    <w:rsid w:val="71A6394A"/>
    <w:rsid w:val="71A7FFB5"/>
    <w:rsid w:val="71A90663"/>
    <w:rsid w:val="71ACECDF"/>
    <w:rsid w:val="71AF347A"/>
    <w:rsid w:val="71B43293"/>
    <w:rsid w:val="71B5CE7B"/>
    <w:rsid w:val="71B5FF9D"/>
    <w:rsid w:val="71B99C25"/>
    <w:rsid w:val="71C05509"/>
    <w:rsid w:val="71C0DB08"/>
    <w:rsid w:val="71C3DB8B"/>
    <w:rsid w:val="71C6C219"/>
    <w:rsid w:val="71CC57D3"/>
    <w:rsid w:val="71CD681F"/>
    <w:rsid w:val="71D2651A"/>
    <w:rsid w:val="71D53BA1"/>
    <w:rsid w:val="71DB0219"/>
    <w:rsid w:val="71DF347A"/>
    <w:rsid w:val="71E87E4A"/>
    <w:rsid w:val="71F2C9BA"/>
    <w:rsid w:val="71F3E8FF"/>
    <w:rsid w:val="71F7D4CF"/>
    <w:rsid w:val="71FA6DAF"/>
    <w:rsid w:val="71FE2C41"/>
    <w:rsid w:val="71FF99E3"/>
    <w:rsid w:val="720C1139"/>
    <w:rsid w:val="720C1D07"/>
    <w:rsid w:val="720D4F02"/>
    <w:rsid w:val="720EAD21"/>
    <w:rsid w:val="72113AAC"/>
    <w:rsid w:val="72125E1B"/>
    <w:rsid w:val="721484AE"/>
    <w:rsid w:val="72167FC0"/>
    <w:rsid w:val="721B47FE"/>
    <w:rsid w:val="721D3466"/>
    <w:rsid w:val="721D75B9"/>
    <w:rsid w:val="72217B06"/>
    <w:rsid w:val="7221C90F"/>
    <w:rsid w:val="7223AB58"/>
    <w:rsid w:val="722548A4"/>
    <w:rsid w:val="72254CE3"/>
    <w:rsid w:val="722563B7"/>
    <w:rsid w:val="722809B7"/>
    <w:rsid w:val="7228BC06"/>
    <w:rsid w:val="722F8710"/>
    <w:rsid w:val="72321F77"/>
    <w:rsid w:val="7232BDD1"/>
    <w:rsid w:val="7235FBF1"/>
    <w:rsid w:val="72386C90"/>
    <w:rsid w:val="723D8B78"/>
    <w:rsid w:val="7240C149"/>
    <w:rsid w:val="7247581E"/>
    <w:rsid w:val="724F9E4F"/>
    <w:rsid w:val="72501564"/>
    <w:rsid w:val="7253CC33"/>
    <w:rsid w:val="7254BB65"/>
    <w:rsid w:val="7255FC7D"/>
    <w:rsid w:val="725601AF"/>
    <w:rsid w:val="725A5257"/>
    <w:rsid w:val="725AAE25"/>
    <w:rsid w:val="72619372"/>
    <w:rsid w:val="7263A0AC"/>
    <w:rsid w:val="7264DC1C"/>
    <w:rsid w:val="726C92A3"/>
    <w:rsid w:val="7274908F"/>
    <w:rsid w:val="72786951"/>
    <w:rsid w:val="72788B9D"/>
    <w:rsid w:val="727A4CF5"/>
    <w:rsid w:val="727D4D96"/>
    <w:rsid w:val="727F2A47"/>
    <w:rsid w:val="72804DA0"/>
    <w:rsid w:val="72859497"/>
    <w:rsid w:val="72872DCD"/>
    <w:rsid w:val="728B7A10"/>
    <w:rsid w:val="72923ACE"/>
    <w:rsid w:val="72931593"/>
    <w:rsid w:val="729C416F"/>
    <w:rsid w:val="729D98F0"/>
    <w:rsid w:val="72AB6B23"/>
    <w:rsid w:val="72AFBA7D"/>
    <w:rsid w:val="72B758DB"/>
    <w:rsid w:val="72BC96D2"/>
    <w:rsid w:val="72BF0546"/>
    <w:rsid w:val="72BF4643"/>
    <w:rsid w:val="72C1AB0E"/>
    <w:rsid w:val="72C43A06"/>
    <w:rsid w:val="72C9FBE6"/>
    <w:rsid w:val="72CEE82D"/>
    <w:rsid w:val="72CFC71C"/>
    <w:rsid w:val="72D2B36D"/>
    <w:rsid w:val="72D982D8"/>
    <w:rsid w:val="72DA9E32"/>
    <w:rsid w:val="72DEADE8"/>
    <w:rsid w:val="72DF1175"/>
    <w:rsid w:val="72E762C6"/>
    <w:rsid w:val="72F5E458"/>
    <w:rsid w:val="72F93685"/>
    <w:rsid w:val="72F9922B"/>
    <w:rsid w:val="72FF84E1"/>
    <w:rsid w:val="73045806"/>
    <w:rsid w:val="730A0898"/>
    <w:rsid w:val="730DF2C9"/>
    <w:rsid w:val="7310DAC4"/>
    <w:rsid w:val="7312E638"/>
    <w:rsid w:val="73165EC4"/>
    <w:rsid w:val="731C4F5B"/>
    <w:rsid w:val="731D2ECE"/>
    <w:rsid w:val="731DE504"/>
    <w:rsid w:val="7320D0B4"/>
    <w:rsid w:val="7322DCDC"/>
    <w:rsid w:val="7325AA24"/>
    <w:rsid w:val="7325C360"/>
    <w:rsid w:val="7328923B"/>
    <w:rsid w:val="732B35DD"/>
    <w:rsid w:val="733A349B"/>
    <w:rsid w:val="733E1F73"/>
    <w:rsid w:val="734094A2"/>
    <w:rsid w:val="7342BB79"/>
    <w:rsid w:val="734328BE"/>
    <w:rsid w:val="73439DBA"/>
    <w:rsid w:val="7343BFA5"/>
    <w:rsid w:val="73662405"/>
    <w:rsid w:val="7369789E"/>
    <w:rsid w:val="736AE901"/>
    <w:rsid w:val="736B84DC"/>
    <w:rsid w:val="736D33AB"/>
    <w:rsid w:val="737AD76C"/>
    <w:rsid w:val="737CCEB1"/>
    <w:rsid w:val="737EADB8"/>
    <w:rsid w:val="73826166"/>
    <w:rsid w:val="7387C3D5"/>
    <w:rsid w:val="738E6674"/>
    <w:rsid w:val="7394FD5D"/>
    <w:rsid w:val="739645AD"/>
    <w:rsid w:val="7399D120"/>
    <w:rsid w:val="739BDC34"/>
    <w:rsid w:val="739F2A83"/>
    <w:rsid w:val="73A0B8A3"/>
    <w:rsid w:val="73B5EDE2"/>
    <w:rsid w:val="73B98100"/>
    <w:rsid w:val="73B9E32E"/>
    <w:rsid w:val="73BD2658"/>
    <w:rsid w:val="73C2F92C"/>
    <w:rsid w:val="73C5E835"/>
    <w:rsid w:val="73CACE01"/>
    <w:rsid w:val="73CE21A6"/>
    <w:rsid w:val="73CE2638"/>
    <w:rsid w:val="73CF3212"/>
    <w:rsid w:val="73D2847C"/>
    <w:rsid w:val="73D5063A"/>
    <w:rsid w:val="73D8F7BD"/>
    <w:rsid w:val="73D9686B"/>
    <w:rsid w:val="73D968BD"/>
    <w:rsid w:val="73DA8E8F"/>
    <w:rsid w:val="73E3B7FF"/>
    <w:rsid w:val="73E83161"/>
    <w:rsid w:val="73E92158"/>
    <w:rsid w:val="73EF599D"/>
    <w:rsid w:val="73F41D3A"/>
    <w:rsid w:val="73F8F326"/>
    <w:rsid w:val="73FAF9F2"/>
    <w:rsid w:val="7401CB9E"/>
    <w:rsid w:val="74090279"/>
    <w:rsid w:val="740C41F9"/>
    <w:rsid w:val="740EBD46"/>
    <w:rsid w:val="740F87E4"/>
    <w:rsid w:val="741341B0"/>
    <w:rsid w:val="7416A607"/>
    <w:rsid w:val="7419A822"/>
    <w:rsid w:val="741FC474"/>
    <w:rsid w:val="74201262"/>
    <w:rsid w:val="742C1CD0"/>
    <w:rsid w:val="74301F26"/>
    <w:rsid w:val="74314BE7"/>
    <w:rsid w:val="7438F900"/>
    <w:rsid w:val="74523516"/>
    <w:rsid w:val="74581CC0"/>
    <w:rsid w:val="74583B98"/>
    <w:rsid w:val="745E52BE"/>
    <w:rsid w:val="74629D95"/>
    <w:rsid w:val="74688BBE"/>
    <w:rsid w:val="746F730D"/>
    <w:rsid w:val="7476357D"/>
    <w:rsid w:val="7476C5F2"/>
    <w:rsid w:val="747B6D51"/>
    <w:rsid w:val="747E2474"/>
    <w:rsid w:val="74826D61"/>
    <w:rsid w:val="74851120"/>
    <w:rsid w:val="74853468"/>
    <w:rsid w:val="74855E0B"/>
    <w:rsid w:val="748B867A"/>
    <w:rsid w:val="748E5203"/>
    <w:rsid w:val="74900E75"/>
    <w:rsid w:val="749A9025"/>
    <w:rsid w:val="749B1CEF"/>
    <w:rsid w:val="749E8CDF"/>
    <w:rsid w:val="74A209A7"/>
    <w:rsid w:val="74A44BDF"/>
    <w:rsid w:val="74A7B0A1"/>
    <w:rsid w:val="74AF00BA"/>
    <w:rsid w:val="74B4B68A"/>
    <w:rsid w:val="74B62C19"/>
    <w:rsid w:val="74B86019"/>
    <w:rsid w:val="74B8822B"/>
    <w:rsid w:val="74BBB087"/>
    <w:rsid w:val="74BDBB84"/>
    <w:rsid w:val="74BF317F"/>
    <w:rsid w:val="74C5818B"/>
    <w:rsid w:val="74C6A36B"/>
    <w:rsid w:val="74C7F4D5"/>
    <w:rsid w:val="74C86177"/>
    <w:rsid w:val="74C9373C"/>
    <w:rsid w:val="74CC6E2E"/>
    <w:rsid w:val="74CE0469"/>
    <w:rsid w:val="74D16FB6"/>
    <w:rsid w:val="74D3CF33"/>
    <w:rsid w:val="74D51E8A"/>
    <w:rsid w:val="74D6D000"/>
    <w:rsid w:val="74D739A6"/>
    <w:rsid w:val="74DA661C"/>
    <w:rsid w:val="74DB1CE3"/>
    <w:rsid w:val="74DBFE3A"/>
    <w:rsid w:val="74DC4E5B"/>
    <w:rsid w:val="74DE7615"/>
    <w:rsid w:val="74E10BC0"/>
    <w:rsid w:val="74E82A06"/>
    <w:rsid w:val="74EAF9F0"/>
    <w:rsid w:val="74EB522E"/>
    <w:rsid w:val="74EF01EA"/>
    <w:rsid w:val="74F194CA"/>
    <w:rsid w:val="74F23F72"/>
    <w:rsid w:val="74F278B6"/>
    <w:rsid w:val="74F8C87B"/>
    <w:rsid w:val="74FE4069"/>
    <w:rsid w:val="74FF1300"/>
    <w:rsid w:val="75017F6B"/>
    <w:rsid w:val="7507179B"/>
    <w:rsid w:val="7507B703"/>
    <w:rsid w:val="7507D99A"/>
    <w:rsid w:val="750BCA43"/>
    <w:rsid w:val="750FA331"/>
    <w:rsid w:val="750FF7FE"/>
    <w:rsid w:val="75135524"/>
    <w:rsid w:val="7514C3C3"/>
    <w:rsid w:val="751518C0"/>
    <w:rsid w:val="75164680"/>
    <w:rsid w:val="7517DF55"/>
    <w:rsid w:val="751ECC28"/>
    <w:rsid w:val="751F201F"/>
    <w:rsid w:val="7524889E"/>
    <w:rsid w:val="7526EF99"/>
    <w:rsid w:val="752A4AD2"/>
    <w:rsid w:val="752F8241"/>
    <w:rsid w:val="752FA43F"/>
    <w:rsid w:val="753109D5"/>
    <w:rsid w:val="7533647D"/>
    <w:rsid w:val="75344661"/>
    <w:rsid w:val="753D15A1"/>
    <w:rsid w:val="753E39F7"/>
    <w:rsid w:val="753E4D2C"/>
    <w:rsid w:val="75431C3F"/>
    <w:rsid w:val="7543DAAE"/>
    <w:rsid w:val="75466B9A"/>
    <w:rsid w:val="75474D05"/>
    <w:rsid w:val="754AA4B2"/>
    <w:rsid w:val="754D36EA"/>
    <w:rsid w:val="755089B2"/>
    <w:rsid w:val="75546872"/>
    <w:rsid w:val="755AA55E"/>
    <w:rsid w:val="755D7DA2"/>
    <w:rsid w:val="755D888E"/>
    <w:rsid w:val="7561336B"/>
    <w:rsid w:val="75623013"/>
    <w:rsid w:val="75661634"/>
    <w:rsid w:val="7568B70C"/>
    <w:rsid w:val="756BC325"/>
    <w:rsid w:val="756F94D4"/>
    <w:rsid w:val="75715781"/>
    <w:rsid w:val="757485B3"/>
    <w:rsid w:val="757496F5"/>
    <w:rsid w:val="75755319"/>
    <w:rsid w:val="7575E62C"/>
    <w:rsid w:val="75767EA1"/>
    <w:rsid w:val="7578141E"/>
    <w:rsid w:val="7578E2F8"/>
    <w:rsid w:val="757CD8D9"/>
    <w:rsid w:val="757DF182"/>
    <w:rsid w:val="7588506E"/>
    <w:rsid w:val="758B630B"/>
    <w:rsid w:val="7591CCEE"/>
    <w:rsid w:val="7591E0EF"/>
    <w:rsid w:val="759DA8D0"/>
    <w:rsid w:val="759E5E69"/>
    <w:rsid w:val="759F268E"/>
    <w:rsid w:val="75A03279"/>
    <w:rsid w:val="75A153FB"/>
    <w:rsid w:val="75A155FF"/>
    <w:rsid w:val="75A2254A"/>
    <w:rsid w:val="75A7B3C9"/>
    <w:rsid w:val="75AA2E4F"/>
    <w:rsid w:val="75AA9E11"/>
    <w:rsid w:val="75ACABF7"/>
    <w:rsid w:val="75ACAFED"/>
    <w:rsid w:val="75BA4CEF"/>
    <w:rsid w:val="75BD9EA9"/>
    <w:rsid w:val="75BF024D"/>
    <w:rsid w:val="75C0F1BC"/>
    <w:rsid w:val="75C9330C"/>
    <w:rsid w:val="75C94E6E"/>
    <w:rsid w:val="75C9C999"/>
    <w:rsid w:val="75CF5B43"/>
    <w:rsid w:val="75D30A86"/>
    <w:rsid w:val="75DABE0C"/>
    <w:rsid w:val="75E47EE1"/>
    <w:rsid w:val="75EACD96"/>
    <w:rsid w:val="75ED6CC6"/>
    <w:rsid w:val="75F3DAF7"/>
    <w:rsid w:val="75F58A59"/>
    <w:rsid w:val="75FA894F"/>
    <w:rsid w:val="75FBEC9B"/>
    <w:rsid w:val="75FE3958"/>
    <w:rsid w:val="75FF0048"/>
    <w:rsid w:val="760362A1"/>
    <w:rsid w:val="760AC6FB"/>
    <w:rsid w:val="760C2465"/>
    <w:rsid w:val="7612CDF6"/>
    <w:rsid w:val="7614318C"/>
    <w:rsid w:val="76182B2C"/>
    <w:rsid w:val="76185BE5"/>
    <w:rsid w:val="761D07E5"/>
    <w:rsid w:val="76238D6E"/>
    <w:rsid w:val="76250E24"/>
    <w:rsid w:val="762841ED"/>
    <w:rsid w:val="762B43BC"/>
    <w:rsid w:val="762B6F86"/>
    <w:rsid w:val="762BC048"/>
    <w:rsid w:val="762EC884"/>
    <w:rsid w:val="763011B1"/>
    <w:rsid w:val="763A327B"/>
    <w:rsid w:val="763D4B84"/>
    <w:rsid w:val="7643BB9D"/>
    <w:rsid w:val="764625E5"/>
    <w:rsid w:val="7646928E"/>
    <w:rsid w:val="76484148"/>
    <w:rsid w:val="7654E085"/>
    <w:rsid w:val="765634A4"/>
    <w:rsid w:val="7658170E"/>
    <w:rsid w:val="765A6F6D"/>
    <w:rsid w:val="7664208F"/>
    <w:rsid w:val="7665CB02"/>
    <w:rsid w:val="7668D5C8"/>
    <w:rsid w:val="766DFEA2"/>
    <w:rsid w:val="7670F313"/>
    <w:rsid w:val="76732B5D"/>
    <w:rsid w:val="7675A728"/>
    <w:rsid w:val="7676593F"/>
    <w:rsid w:val="76766178"/>
    <w:rsid w:val="767F6BC5"/>
    <w:rsid w:val="7687E031"/>
    <w:rsid w:val="7688D8A5"/>
    <w:rsid w:val="76897F26"/>
    <w:rsid w:val="7689A6B2"/>
    <w:rsid w:val="76947D77"/>
    <w:rsid w:val="76995DB5"/>
    <w:rsid w:val="769A7D2A"/>
    <w:rsid w:val="769F390B"/>
    <w:rsid w:val="769F5A9A"/>
    <w:rsid w:val="76A363A3"/>
    <w:rsid w:val="76A949F3"/>
    <w:rsid w:val="76B12616"/>
    <w:rsid w:val="76B7C9DD"/>
    <w:rsid w:val="76B90B49"/>
    <w:rsid w:val="76BECF10"/>
    <w:rsid w:val="76C2D16A"/>
    <w:rsid w:val="76C58F0B"/>
    <w:rsid w:val="76C611C3"/>
    <w:rsid w:val="76C9A6B8"/>
    <w:rsid w:val="76CA0879"/>
    <w:rsid w:val="76CFE21B"/>
    <w:rsid w:val="76D1172A"/>
    <w:rsid w:val="76D1EBFA"/>
    <w:rsid w:val="76D45AEE"/>
    <w:rsid w:val="76D538B0"/>
    <w:rsid w:val="76D7D16D"/>
    <w:rsid w:val="76DA3E3A"/>
    <w:rsid w:val="76DB1B6E"/>
    <w:rsid w:val="76DFBC04"/>
    <w:rsid w:val="76E33EC6"/>
    <w:rsid w:val="76E3D917"/>
    <w:rsid w:val="76E7BCA1"/>
    <w:rsid w:val="76E8149B"/>
    <w:rsid w:val="76EA36B2"/>
    <w:rsid w:val="76EB8A80"/>
    <w:rsid w:val="76EE9FB9"/>
    <w:rsid w:val="76F3D270"/>
    <w:rsid w:val="76F53F48"/>
    <w:rsid w:val="76FA607A"/>
    <w:rsid w:val="76FD7C7F"/>
    <w:rsid w:val="76FF128A"/>
    <w:rsid w:val="77008647"/>
    <w:rsid w:val="770277AE"/>
    <w:rsid w:val="770587A8"/>
    <w:rsid w:val="77058993"/>
    <w:rsid w:val="77074EC0"/>
    <w:rsid w:val="7713064D"/>
    <w:rsid w:val="7715A56C"/>
    <w:rsid w:val="771752AD"/>
    <w:rsid w:val="771BF46E"/>
    <w:rsid w:val="771C28F3"/>
    <w:rsid w:val="771D90FF"/>
    <w:rsid w:val="77206B8A"/>
    <w:rsid w:val="7724179F"/>
    <w:rsid w:val="772A06B4"/>
    <w:rsid w:val="772AF9BC"/>
    <w:rsid w:val="7734B8FD"/>
    <w:rsid w:val="7734F7F4"/>
    <w:rsid w:val="7735898D"/>
    <w:rsid w:val="773674CF"/>
    <w:rsid w:val="77370630"/>
    <w:rsid w:val="773C3805"/>
    <w:rsid w:val="773D53DF"/>
    <w:rsid w:val="773EA572"/>
    <w:rsid w:val="773FCBBA"/>
    <w:rsid w:val="773FEF9D"/>
    <w:rsid w:val="77456E97"/>
    <w:rsid w:val="77468916"/>
    <w:rsid w:val="77472AB9"/>
    <w:rsid w:val="77481E85"/>
    <w:rsid w:val="774A3DD4"/>
    <w:rsid w:val="774BB612"/>
    <w:rsid w:val="7757043A"/>
    <w:rsid w:val="7759E231"/>
    <w:rsid w:val="775B75F6"/>
    <w:rsid w:val="775C6AA5"/>
    <w:rsid w:val="775E5EDF"/>
    <w:rsid w:val="775ED1DA"/>
    <w:rsid w:val="77659898"/>
    <w:rsid w:val="77681050"/>
    <w:rsid w:val="776E0761"/>
    <w:rsid w:val="776F4A28"/>
    <w:rsid w:val="7771335D"/>
    <w:rsid w:val="7774D9C7"/>
    <w:rsid w:val="777989B6"/>
    <w:rsid w:val="777CA6D1"/>
    <w:rsid w:val="777CF3C9"/>
    <w:rsid w:val="778345EE"/>
    <w:rsid w:val="778B6EA6"/>
    <w:rsid w:val="778FBCBB"/>
    <w:rsid w:val="7790ECFB"/>
    <w:rsid w:val="7790F693"/>
    <w:rsid w:val="77952F8E"/>
    <w:rsid w:val="77968DF2"/>
    <w:rsid w:val="779911CD"/>
    <w:rsid w:val="77A13AB9"/>
    <w:rsid w:val="77A2B68F"/>
    <w:rsid w:val="77A58105"/>
    <w:rsid w:val="77ACDDCE"/>
    <w:rsid w:val="77B7D569"/>
    <w:rsid w:val="77B98EBF"/>
    <w:rsid w:val="77BAD845"/>
    <w:rsid w:val="77C26316"/>
    <w:rsid w:val="77C9E0C4"/>
    <w:rsid w:val="77CBAB78"/>
    <w:rsid w:val="77CE2446"/>
    <w:rsid w:val="77D03779"/>
    <w:rsid w:val="77D0589E"/>
    <w:rsid w:val="77D06691"/>
    <w:rsid w:val="77D111BC"/>
    <w:rsid w:val="77D3AF27"/>
    <w:rsid w:val="77D5D6A0"/>
    <w:rsid w:val="77D6D58C"/>
    <w:rsid w:val="77D8F611"/>
    <w:rsid w:val="77DC9854"/>
    <w:rsid w:val="77E17D65"/>
    <w:rsid w:val="77E5A7CC"/>
    <w:rsid w:val="77E5FEE3"/>
    <w:rsid w:val="77E60E73"/>
    <w:rsid w:val="77E68E1C"/>
    <w:rsid w:val="77E8E63B"/>
    <w:rsid w:val="77ED692C"/>
    <w:rsid w:val="77F081F8"/>
    <w:rsid w:val="77F29D6E"/>
    <w:rsid w:val="77F6962D"/>
    <w:rsid w:val="77FC165D"/>
    <w:rsid w:val="77FE7B52"/>
    <w:rsid w:val="78039E39"/>
    <w:rsid w:val="7809D088"/>
    <w:rsid w:val="780EC66E"/>
    <w:rsid w:val="7811A75D"/>
    <w:rsid w:val="7812A66B"/>
    <w:rsid w:val="78169F5B"/>
    <w:rsid w:val="781B43E9"/>
    <w:rsid w:val="78215072"/>
    <w:rsid w:val="78217301"/>
    <w:rsid w:val="782789B2"/>
    <w:rsid w:val="78281A10"/>
    <w:rsid w:val="78282990"/>
    <w:rsid w:val="782FB174"/>
    <w:rsid w:val="78336563"/>
    <w:rsid w:val="78338D69"/>
    <w:rsid w:val="7833C25F"/>
    <w:rsid w:val="7838A7AB"/>
    <w:rsid w:val="784D61E4"/>
    <w:rsid w:val="785284B6"/>
    <w:rsid w:val="78575662"/>
    <w:rsid w:val="785AECD5"/>
    <w:rsid w:val="785C9445"/>
    <w:rsid w:val="785CDA3F"/>
    <w:rsid w:val="785FD409"/>
    <w:rsid w:val="78621DE4"/>
    <w:rsid w:val="7862772A"/>
    <w:rsid w:val="7864E9EB"/>
    <w:rsid w:val="786BC162"/>
    <w:rsid w:val="786E7B99"/>
    <w:rsid w:val="786F5544"/>
    <w:rsid w:val="787115A4"/>
    <w:rsid w:val="7872519D"/>
    <w:rsid w:val="787F3FFE"/>
    <w:rsid w:val="788510A9"/>
    <w:rsid w:val="7887CA70"/>
    <w:rsid w:val="788EB0E3"/>
    <w:rsid w:val="7891BC3B"/>
    <w:rsid w:val="7896631B"/>
    <w:rsid w:val="78A499A9"/>
    <w:rsid w:val="78A780F3"/>
    <w:rsid w:val="78A7A88A"/>
    <w:rsid w:val="78AFB1EC"/>
    <w:rsid w:val="78B093ED"/>
    <w:rsid w:val="78B0C95D"/>
    <w:rsid w:val="78B18FCC"/>
    <w:rsid w:val="78B3D029"/>
    <w:rsid w:val="78B4D2AE"/>
    <w:rsid w:val="78B976D0"/>
    <w:rsid w:val="78BF5783"/>
    <w:rsid w:val="78C0EA30"/>
    <w:rsid w:val="78C2FE12"/>
    <w:rsid w:val="78C32EC8"/>
    <w:rsid w:val="78C8C8A7"/>
    <w:rsid w:val="78CECFC0"/>
    <w:rsid w:val="78D376D4"/>
    <w:rsid w:val="78D39881"/>
    <w:rsid w:val="78D80203"/>
    <w:rsid w:val="78D8211C"/>
    <w:rsid w:val="78D8DB38"/>
    <w:rsid w:val="78DA2652"/>
    <w:rsid w:val="78E4357C"/>
    <w:rsid w:val="78E45813"/>
    <w:rsid w:val="78E5C319"/>
    <w:rsid w:val="78E5C6A7"/>
    <w:rsid w:val="78E7384F"/>
    <w:rsid w:val="78ECC684"/>
    <w:rsid w:val="78F00A7B"/>
    <w:rsid w:val="78F32400"/>
    <w:rsid w:val="78F5B68E"/>
    <w:rsid w:val="78F69C4A"/>
    <w:rsid w:val="78FD67BE"/>
    <w:rsid w:val="78FDE686"/>
    <w:rsid w:val="79032D80"/>
    <w:rsid w:val="790C3C91"/>
    <w:rsid w:val="79111203"/>
    <w:rsid w:val="7917AB38"/>
    <w:rsid w:val="791DC84B"/>
    <w:rsid w:val="791F1F99"/>
    <w:rsid w:val="79204038"/>
    <w:rsid w:val="79211253"/>
    <w:rsid w:val="79295B38"/>
    <w:rsid w:val="792B0055"/>
    <w:rsid w:val="792B0BAF"/>
    <w:rsid w:val="79313FFC"/>
    <w:rsid w:val="79346526"/>
    <w:rsid w:val="7938B143"/>
    <w:rsid w:val="793BFCDB"/>
    <w:rsid w:val="793D7322"/>
    <w:rsid w:val="793E1200"/>
    <w:rsid w:val="793E9D72"/>
    <w:rsid w:val="794158B4"/>
    <w:rsid w:val="7942FB20"/>
    <w:rsid w:val="794E0511"/>
    <w:rsid w:val="794E83F8"/>
    <w:rsid w:val="794EB946"/>
    <w:rsid w:val="795261C8"/>
    <w:rsid w:val="79589E37"/>
    <w:rsid w:val="795AC874"/>
    <w:rsid w:val="795AD7C4"/>
    <w:rsid w:val="795C60BE"/>
    <w:rsid w:val="795CE372"/>
    <w:rsid w:val="7960957D"/>
    <w:rsid w:val="7960D1ED"/>
    <w:rsid w:val="796245C0"/>
    <w:rsid w:val="79647523"/>
    <w:rsid w:val="79650074"/>
    <w:rsid w:val="7966596B"/>
    <w:rsid w:val="79675289"/>
    <w:rsid w:val="7969354A"/>
    <w:rsid w:val="796CEDDE"/>
    <w:rsid w:val="796E83AA"/>
    <w:rsid w:val="79708D67"/>
    <w:rsid w:val="79715657"/>
    <w:rsid w:val="7973402F"/>
    <w:rsid w:val="7974C743"/>
    <w:rsid w:val="7976A4FB"/>
    <w:rsid w:val="797E0A2B"/>
    <w:rsid w:val="7983B8CE"/>
    <w:rsid w:val="798858DB"/>
    <w:rsid w:val="798915C0"/>
    <w:rsid w:val="798CD08A"/>
    <w:rsid w:val="798ED328"/>
    <w:rsid w:val="79909A76"/>
    <w:rsid w:val="799232C9"/>
    <w:rsid w:val="79971F55"/>
    <w:rsid w:val="799B8815"/>
    <w:rsid w:val="799CCEE4"/>
    <w:rsid w:val="799D0A28"/>
    <w:rsid w:val="79A11540"/>
    <w:rsid w:val="79A4CCE6"/>
    <w:rsid w:val="79A8004F"/>
    <w:rsid w:val="79A84DD2"/>
    <w:rsid w:val="79B021C1"/>
    <w:rsid w:val="79B5B65E"/>
    <w:rsid w:val="79B98942"/>
    <w:rsid w:val="79BAB1B6"/>
    <w:rsid w:val="79BCD599"/>
    <w:rsid w:val="79BD76E0"/>
    <w:rsid w:val="79BFA225"/>
    <w:rsid w:val="79C1B04B"/>
    <w:rsid w:val="79CB6777"/>
    <w:rsid w:val="79CC03F1"/>
    <w:rsid w:val="79CC6668"/>
    <w:rsid w:val="79D7BA5D"/>
    <w:rsid w:val="79D92F35"/>
    <w:rsid w:val="79DB8568"/>
    <w:rsid w:val="79DD7FED"/>
    <w:rsid w:val="79EC038B"/>
    <w:rsid w:val="79EC1CA0"/>
    <w:rsid w:val="79ECDA8E"/>
    <w:rsid w:val="79F32DBD"/>
    <w:rsid w:val="79F53F3E"/>
    <w:rsid w:val="79F61EAB"/>
    <w:rsid w:val="79F85E87"/>
    <w:rsid w:val="79F8CA5C"/>
    <w:rsid w:val="79FB160F"/>
    <w:rsid w:val="79FC3215"/>
    <w:rsid w:val="7A044E78"/>
    <w:rsid w:val="7A078BB8"/>
    <w:rsid w:val="7A0DDD15"/>
    <w:rsid w:val="7A13F113"/>
    <w:rsid w:val="7A171CA0"/>
    <w:rsid w:val="7A1A3465"/>
    <w:rsid w:val="7A1D7477"/>
    <w:rsid w:val="7A1F10E7"/>
    <w:rsid w:val="7A1F19B4"/>
    <w:rsid w:val="7A20EFA1"/>
    <w:rsid w:val="7A24029A"/>
    <w:rsid w:val="7A25F8FD"/>
    <w:rsid w:val="7A2911A0"/>
    <w:rsid w:val="7A2A1BF0"/>
    <w:rsid w:val="7A31AB17"/>
    <w:rsid w:val="7A34C52E"/>
    <w:rsid w:val="7A3B246B"/>
    <w:rsid w:val="7A4965E9"/>
    <w:rsid w:val="7A4CB20B"/>
    <w:rsid w:val="7A50174C"/>
    <w:rsid w:val="7A573DCB"/>
    <w:rsid w:val="7A5B5EEF"/>
    <w:rsid w:val="7A5F5BC5"/>
    <w:rsid w:val="7A62D4CB"/>
    <w:rsid w:val="7A67BFCF"/>
    <w:rsid w:val="7A6D15CA"/>
    <w:rsid w:val="7A6E2172"/>
    <w:rsid w:val="7A6F0506"/>
    <w:rsid w:val="7A77D8AC"/>
    <w:rsid w:val="7A77DCD2"/>
    <w:rsid w:val="7A786265"/>
    <w:rsid w:val="7A78E6AF"/>
    <w:rsid w:val="7A7AE445"/>
    <w:rsid w:val="7A7B5A24"/>
    <w:rsid w:val="7A7E60DD"/>
    <w:rsid w:val="7A855400"/>
    <w:rsid w:val="7A884E84"/>
    <w:rsid w:val="7A890100"/>
    <w:rsid w:val="7A8B4122"/>
    <w:rsid w:val="7A91E81D"/>
    <w:rsid w:val="7A93C31C"/>
    <w:rsid w:val="7A93C4EB"/>
    <w:rsid w:val="7A952145"/>
    <w:rsid w:val="7A953D9F"/>
    <w:rsid w:val="7A95456B"/>
    <w:rsid w:val="7A9DE4CE"/>
    <w:rsid w:val="7AA77C1B"/>
    <w:rsid w:val="7AAAC44B"/>
    <w:rsid w:val="7AAF35C8"/>
    <w:rsid w:val="7AB39582"/>
    <w:rsid w:val="7AB63A8B"/>
    <w:rsid w:val="7AB674B0"/>
    <w:rsid w:val="7ABBDFEB"/>
    <w:rsid w:val="7AC1D94E"/>
    <w:rsid w:val="7AC594E3"/>
    <w:rsid w:val="7AC660D3"/>
    <w:rsid w:val="7AC9BBA0"/>
    <w:rsid w:val="7AD8551E"/>
    <w:rsid w:val="7ADCDD70"/>
    <w:rsid w:val="7AE759EE"/>
    <w:rsid w:val="7AEA44C4"/>
    <w:rsid w:val="7AF17E7D"/>
    <w:rsid w:val="7AF5EC50"/>
    <w:rsid w:val="7AF7281B"/>
    <w:rsid w:val="7AF788C1"/>
    <w:rsid w:val="7AFAD512"/>
    <w:rsid w:val="7B00A45A"/>
    <w:rsid w:val="7B0415FC"/>
    <w:rsid w:val="7B053A05"/>
    <w:rsid w:val="7B0B00C6"/>
    <w:rsid w:val="7B0B23D6"/>
    <w:rsid w:val="7B154632"/>
    <w:rsid w:val="7B1A2E62"/>
    <w:rsid w:val="7B1B4934"/>
    <w:rsid w:val="7B1D44F7"/>
    <w:rsid w:val="7B221571"/>
    <w:rsid w:val="7B255896"/>
    <w:rsid w:val="7B273D9B"/>
    <w:rsid w:val="7B2798A8"/>
    <w:rsid w:val="7B30198A"/>
    <w:rsid w:val="7B30EBB3"/>
    <w:rsid w:val="7B32BD89"/>
    <w:rsid w:val="7B41159C"/>
    <w:rsid w:val="7B414AA8"/>
    <w:rsid w:val="7B479369"/>
    <w:rsid w:val="7B4CD207"/>
    <w:rsid w:val="7B4DDFBD"/>
    <w:rsid w:val="7B4F48F6"/>
    <w:rsid w:val="7B515749"/>
    <w:rsid w:val="7B52A310"/>
    <w:rsid w:val="7B587C6D"/>
    <w:rsid w:val="7B589563"/>
    <w:rsid w:val="7B5B59D9"/>
    <w:rsid w:val="7B5B7D56"/>
    <w:rsid w:val="7B5E121E"/>
    <w:rsid w:val="7B5F65AB"/>
    <w:rsid w:val="7B628AD5"/>
    <w:rsid w:val="7B62AE5F"/>
    <w:rsid w:val="7B689A96"/>
    <w:rsid w:val="7B709C6A"/>
    <w:rsid w:val="7B724924"/>
    <w:rsid w:val="7B77B561"/>
    <w:rsid w:val="7B7B8599"/>
    <w:rsid w:val="7B7D6088"/>
    <w:rsid w:val="7B7FACE3"/>
    <w:rsid w:val="7B839022"/>
    <w:rsid w:val="7B84125B"/>
    <w:rsid w:val="7B84FB03"/>
    <w:rsid w:val="7B8523E7"/>
    <w:rsid w:val="7B868244"/>
    <w:rsid w:val="7B89B339"/>
    <w:rsid w:val="7B8BC213"/>
    <w:rsid w:val="7B930185"/>
    <w:rsid w:val="7B97ECDC"/>
    <w:rsid w:val="7B98E914"/>
    <w:rsid w:val="7B9E2AEF"/>
    <w:rsid w:val="7BA48B9F"/>
    <w:rsid w:val="7BA938BC"/>
    <w:rsid w:val="7BAB8DD7"/>
    <w:rsid w:val="7BAE18C7"/>
    <w:rsid w:val="7BB21DE1"/>
    <w:rsid w:val="7BB365FE"/>
    <w:rsid w:val="7BB37FEC"/>
    <w:rsid w:val="7BB9BA2F"/>
    <w:rsid w:val="7BC9C7D0"/>
    <w:rsid w:val="7BCCD889"/>
    <w:rsid w:val="7BCD57DE"/>
    <w:rsid w:val="7BD0BF6D"/>
    <w:rsid w:val="7BD14E69"/>
    <w:rsid w:val="7BD5AC27"/>
    <w:rsid w:val="7BD70A08"/>
    <w:rsid w:val="7BE003CD"/>
    <w:rsid w:val="7BE07513"/>
    <w:rsid w:val="7BE800D9"/>
    <w:rsid w:val="7BEC4F2D"/>
    <w:rsid w:val="7BED02F2"/>
    <w:rsid w:val="7BEE1164"/>
    <w:rsid w:val="7BF34896"/>
    <w:rsid w:val="7BF3C255"/>
    <w:rsid w:val="7BFCD871"/>
    <w:rsid w:val="7BFD28B3"/>
    <w:rsid w:val="7BFF08BF"/>
    <w:rsid w:val="7C007C45"/>
    <w:rsid w:val="7C08459C"/>
    <w:rsid w:val="7C0A12B9"/>
    <w:rsid w:val="7C0C500B"/>
    <w:rsid w:val="7C147D25"/>
    <w:rsid w:val="7C14CA97"/>
    <w:rsid w:val="7C14CCEE"/>
    <w:rsid w:val="7C14D23C"/>
    <w:rsid w:val="7C1636B0"/>
    <w:rsid w:val="7C1CD68B"/>
    <w:rsid w:val="7C1E87B3"/>
    <w:rsid w:val="7C206740"/>
    <w:rsid w:val="7C27098B"/>
    <w:rsid w:val="7C2A29E4"/>
    <w:rsid w:val="7C2AA282"/>
    <w:rsid w:val="7C3055E4"/>
    <w:rsid w:val="7C327599"/>
    <w:rsid w:val="7C36045F"/>
    <w:rsid w:val="7C3845DE"/>
    <w:rsid w:val="7C3CEB9C"/>
    <w:rsid w:val="7C427E13"/>
    <w:rsid w:val="7C474F29"/>
    <w:rsid w:val="7C47DD15"/>
    <w:rsid w:val="7C4B3728"/>
    <w:rsid w:val="7C4B8332"/>
    <w:rsid w:val="7C4FAA16"/>
    <w:rsid w:val="7C51B5B4"/>
    <w:rsid w:val="7C51D6FE"/>
    <w:rsid w:val="7C571239"/>
    <w:rsid w:val="7C58594D"/>
    <w:rsid w:val="7C5922F7"/>
    <w:rsid w:val="7C5D3287"/>
    <w:rsid w:val="7C60F678"/>
    <w:rsid w:val="7C6371F8"/>
    <w:rsid w:val="7C644B90"/>
    <w:rsid w:val="7C65E4F2"/>
    <w:rsid w:val="7C702CDD"/>
    <w:rsid w:val="7C706B4B"/>
    <w:rsid w:val="7C73648D"/>
    <w:rsid w:val="7C7E873C"/>
    <w:rsid w:val="7C87FF27"/>
    <w:rsid w:val="7C88F120"/>
    <w:rsid w:val="7C89C5DF"/>
    <w:rsid w:val="7C9314F8"/>
    <w:rsid w:val="7C9A6F4D"/>
    <w:rsid w:val="7C9BA729"/>
    <w:rsid w:val="7C9DA5E6"/>
    <w:rsid w:val="7C9FA69E"/>
    <w:rsid w:val="7CA76975"/>
    <w:rsid w:val="7CA84C0B"/>
    <w:rsid w:val="7CADD79B"/>
    <w:rsid w:val="7CAE716A"/>
    <w:rsid w:val="7CB05F2C"/>
    <w:rsid w:val="7CB0CF70"/>
    <w:rsid w:val="7CB375E7"/>
    <w:rsid w:val="7CB8C46B"/>
    <w:rsid w:val="7CBF85B0"/>
    <w:rsid w:val="7CC18F01"/>
    <w:rsid w:val="7CC23664"/>
    <w:rsid w:val="7CC32F2F"/>
    <w:rsid w:val="7CC79DE4"/>
    <w:rsid w:val="7CC810B9"/>
    <w:rsid w:val="7CC819D2"/>
    <w:rsid w:val="7CD36435"/>
    <w:rsid w:val="7CD87D2E"/>
    <w:rsid w:val="7CE314C2"/>
    <w:rsid w:val="7CE6A066"/>
    <w:rsid w:val="7CEAC851"/>
    <w:rsid w:val="7CEF3C96"/>
    <w:rsid w:val="7CF1CC43"/>
    <w:rsid w:val="7CF225EB"/>
    <w:rsid w:val="7CF3DFBB"/>
    <w:rsid w:val="7CF711C4"/>
    <w:rsid w:val="7CF849C7"/>
    <w:rsid w:val="7CFACC5B"/>
    <w:rsid w:val="7CFB8A48"/>
    <w:rsid w:val="7CFD8A88"/>
    <w:rsid w:val="7CFDBE65"/>
    <w:rsid w:val="7D000943"/>
    <w:rsid w:val="7D15097C"/>
    <w:rsid w:val="7D1BD00C"/>
    <w:rsid w:val="7D23050D"/>
    <w:rsid w:val="7D23B591"/>
    <w:rsid w:val="7D292B21"/>
    <w:rsid w:val="7D2A1252"/>
    <w:rsid w:val="7D2B21ED"/>
    <w:rsid w:val="7D33A8D9"/>
    <w:rsid w:val="7D364EF7"/>
    <w:rsid w:val="7D3E59C8"/>
    <w:rsid w:val="7D41E8E4"/>
    <w:rsid w:val="7D42013A"/>
    <w:rsid w:val="7D45BEC4"/>
    <w:rsid w:val="7D464020"/>
    <w:rsid w:val="7D49E8B4"/>
    <w:rsid w:val="7D4B5DED"/>
    <w:rsid w:val="7D504EF3"/>
    <w:rsid w:val="7D5A048F"/>
    <w:rsid w:val="7D5BD8D0"/>
    <w:rsid w:val="7D5DB84B"/>
    <w:rsid w:val="7D604576"/>
    <w:rsid w:val="7D61F205"/>
    <w:rsid w:val="7D62C680"/>
    <w:rsid w:val="7D637841"/>
    <w:rsid w:val="7D694A35"/>
    <w:rsid w:val="7D6C12F9"/>
    <w:rsid w:val="7D77433D"/>
    <w:rsid w:val="7D7AD342"/>
    <w:rsid w:val="7D7EE150"/>
    <w:rsid w:val="7D88AD90"/>
    <w:rsid w:val="7D890BDD"/>
    <w:rsid w:val="7D8BD0A2"/>
    <w:rsid w:val="7D8F21B0"/>
    <w:rsid w:val="7D91ED41"/>
    <w:rsid w:val="7D9A4017"/>
    <w:rsid w:val="7D9B6118"/>
    <w:rsid w:val="7D9C2A3B"/>
    <w:rsid w:val="7DA3B230"/>
    <w:rsid w:val="7DAA160A"/>
    <w:rsid w:val="7DAAD007"/>
    <w:rsid w:val="7DB0ED3B"/>
    <w:rsid w:val="7DBFC3D2"/>
    <w:rsid w:val="7DC143DC"/>
    <w:rsid w:val="7DC3267E"/>
    <w:rsid w:val="7DC66F78"/>
    <w:rsid w:val="7DCABAC7"/>
    <w:rsid w:val="7DD1DACB"/>
    <w:rsid w:val="7DD26DA6"/>
    <w:rsid w:val="7DD42DF7"/>
    <w:rsid w:val="7DD6B054"/>
    <w:rsid w:val="7DD97824"/>
    <w:rsid w:val="7DDB0E91"/>
    <w:rsid w:val="7DE0881D"/>
    <w:rsid w:val="7DE0D1D9"/>
    <w:rsid w:val="7DE17F84"/>
    <w:rsid w:val="7DE51A3D"/>
    <w:rsid w:val="7DEB0404"/>
    <w:rsid w:val="7DF1A45E"/>
    <w:rsid w:val="7DF37648"/>
    <w:rsid w:val="7DF479C1"/>
    <w:rsid w:val="7DF5CC4B"/>
    <w:rsid w:val="7DF6F6F9"/>
    <w:rsid w:val="7DF95098"/>
    <w:rsid w:val="7DFD2175"/>
    <w:rsid w:val="7DFDF6DA"/>
    <w:rsid w:val="7DFEC1DF"/>
    <w:rsid w:val="7E02E748"/>
    <w:rsid w:val="7E066B63"/>
    <w:rsid w:val="7E0C0922"/>
    <w:rsid w:val="7E0CA9AC"/>
    <w:rsid w:val="7E1014F0"/>
    <w:rsid w:val="7E13A1C1"/>
    <w:rsid w:val="7E175D9D"/>
    <w:rsid w:val="7E17D137"/>
    <w:rsid w:val="7E181D9B"/>
    <w:rsid w:val="7E19325F"/>
    <w:rsid w:val="7E1C8715"/>
    <w:rsid w:val="7E1D485D"/>
    <w:rsid w:val="7E2A2D62"/>
    <w:rsid w:val="7E2EDF27"/>
    <w:rsid w:val="7E2F6A06"/>
    <w:rsid w:val="7E346BB0"/>
    <w:rsid w:val="7E3830BE"/>
    <w:rsid w:val="7E3AF88D"/>
    <w:rsid w:val="7E3C369D"/>
    <w:rsid w:val="7E43523C"/>
    <w:rsid w:val="7E46F97E"/>
    <w:rsid w:val="7E487DE0"/>
    <w:rsid w:val="7E5327AA"/>
    <w:rsid w:val="7E545C7E"/>
    <w:rsid w:val="7E5DC3CE"/>
    <w:rsid w:val="7E5EB694"/>
    <w:rsid w:val="7E6001F7"/>
    <w:rsid w:val="7E6271A9"/>
    <w:rsid w:val="7E6376C2"/>
    <w:rsid w:val="7E655472"/>
    <w:rsid w:val="7E65C8C4"/>
    <w:rsid w:val="7E663656"/>
    <w:rsid w:val="7E6B8EBE"/>
    <w:rsid w:val="7E73E016"/>
    <w:rsid w:val="7E746020"/>
    <w:rsid w:val="7E7B5DC7"/>
    <w:rsid w:val="7E7E132C"/>
    <w:rsid w:val="7E81C7E4"/>
    <w:rsid w:val="7E845E67"/>
    <w:rsid w:val="7E88FFD1"/>
    <w:rsid w:val="7E8A70E6"/>
    <w:rsid w:val="7E8ABB37"/>
    <w:rsid w:val="7E8E00CD"/>
    <w:rsid w:val="7E941AD3"/>
    <w:rsid w:val="7E946BB0"/>
    <w:rsid w:val="7E999529"/>
    <w:rsid w:val="7E99F8DF"/>
    <w:rsid w:val="7E9C5F03"/>
    <w:rsid w:val="7EA4575A"/>
    <w:rsid w:val="7EAABD97"/>
    <w:rsid w:val="7EBB3FAB"/>
    <w:rsid w:val="7EBC3D9C"/>
    <w:rsid w:val="7EBEEFEA"/>
    <w:rsid w:val="7EBF673D"/>
    <w:rsid w:val="7EC06C6E"/>
    <w:rsid w:val="7EC0FCAE"/>
    <w:rsid w:val="7EC4B90C"/>
    <w:rsid w:val="7EC6F700"/>
    <w:rsid w:val="7ECB6324"/>
    <w:rsid w:val="7ECCA7F7"/>
    <w:rsid w:val="7ECF6DD2"/>
    <w:rsid w:val="7ED0306D"/>
    <w:rsid w:val="7ED0B891"/>
    <w:rsid w:val="7ED1FEA9"/>
    <w:rsid w:val="7ED2FCE5"/>
    <w:rsid w:val="7ED457C1"/>
    <w:rsid w:val="7EDA22A1"/>
    <w:rsid w:val="7EE26C7F"/>
    <w:rsid w:val="7EE443D8"/>
    <w:rsid w:val="7EE44CED"/>
    <w:rsid w:val="7EE74652"/>
    <w:rsid w:val="7EEA2DD8"/>
    <w:rsid w:val="7EEA947C"/>
    <w:rsid w:val="7EEEE85D"/>
    <w:rsid w:val="7EEF2F54"/>
    <w:rsid w:val="7EF494A6"/>
    <w:rsid w:val="7EF620DA"/>
    <w:rsid w:val="7EF67472"/>
    <w:rsid w:val="7F000489"/>
    <w:rsid w:val="7F04A85F"/>
    <w:rsid w:val="7F0607B3"/>
    <w:rsid w:val="7F0CD1EA"/>
    <w:rsid w:val="7F0DE32C"/>
    <w:rsid w:val="7F13037E"/>
    <w:rsid w:val="7F1421C5"/>
    <w:rsid w:val="7F15A9BB"/>
    <w:rsid w:val="7F1672EF"/>
    <w:rsid w:val="7F17024A"/>
    <w:rsid w:val="7F1760C8"/>
    <w:rsid w:val="7F199C6A"/>
    <w:rsid w:val="7F21CC58"/>
    <w:rsid w:val="7F24D416"/>
    <w:rsid w:val="7F266EC4"/>
    <w:rsid w:val="7F280C02"/>
    <w:rsid w:val="7F2905A2"/>
    <w:rsid w:val="7F2BF0CA"/>
    <w:rsid w:val="7F3063EF"/>
    <w:rsid w:val="7F30A9BA"/>
    <w:rsid w:val="7F31EA19"/>
    <w:rsid w:val="7F3306F4"/>
    <w:rsid w:val="7F331E51"/>
    <w:rsid w:val="7F35E37D"/>
    <w:rsid w:val="7F401065"/>
    <w:rsid w:val="7F41B18A"/>
    <w:rsid w:val="7F45BBC3"/>
    <w:rsid w:val="7F47C338"/>
    <w:rsid w:val="7F48104A"/>
    <w:rsid w:val="7F4A8CEB"/>
    <w:rsid w:val="7F51FB46"/>
    <w:rsid w:val="7F573FE0"/>
    <w:rsid w:val="7F5A4BC1"/>
    <w:rsid w:val="7F5D7C97"/>
    <w:rsid w:val="7F5FEB2E"/>
    <w:rsid w:val="7F611C0C"/>
    <w:rsid w:val="7F62A105"/>
    <w:rsid w:val="7F62DBB2"/>
    <w:rsid w:val="7F638DE2"/>
    <w:rsid w:val="7F68C6BC"/>
    <w:rsid w:val="7F6B7B46"/>
    <w:rsid w:val="7F73A2C1"/>
    <w:rsid w:val="7F74BDAC"/>
    <w:rsid w:val="7F786F7A"/>
    <w:rsid w:val="7F860952"/>
    <w:rsid w:val="7F872977"/>
    <w:rsid w:val="7F8B94BF"/>
    <w:rsid w:val="7F8BD01B"/>
    <w:rsid w:val="7F8C2247"/>
    <w:rsid w:val="7F8E408F"/>
    <w:rsid w:val="7F8FAA66"/>
    <w:rsid w:val="7F8FED72"/>
    <w:rsid w:val="7F91E8BD"/>
    <w:rsid w:val="7F9363BE"/>
    <w:rsid w:val="7F9836F7"/>
    <w:rsid w:val="7F9B3F1D"/>
    <w:rsid w:val="7FA99A9D"/>
    <w:rsid w:val="7FACA970"/>
    <w:rsid w:val="7FACC123"/>
    <w:rsid w:val="7FACCC79"/>
    <w:rsid w:val="7FAECE9F"/>
    <w:rsid w:val="7FB12121"/>
    <w:rsid w:val="7FB2B944"/>
    <w:rsid w:val="7FB8C6CA"/>
    <w:rsid w:val="7FBEA5E1"/>
    <w:rsid w:val="7FC555B8"/>
    <w:rsid w:val="7FC6706A"/>
    <w:rsid w:val="7FC6B053"/>
    <w:rsid w:val="7FC7293D"/>
    <w:rsid w:val="7FCA06A7"/>
    <w:rsid w:val="7FD5265D"/>
    <w:rsid w:val="7FD5D8B6"/>
    <w:rsid w:val="7FD82780"/>
    <w:rsid w:val="7FDE071B"/>
    <w:rsid w:val="7FE2A0E2"/>
    <w:rsid w:val="7FE71FD3"/>
    <w:rsid w:val="7FE89DAC"/>
    <w:rsid w:val="7FE92235"/>
    <w:rsid w:val="7FF3D2D6"/>
    <w:rsid w:val="7FF53462"/>
    <w:rsid w:val="7FF70012"/>
    <w:rsid w:val="7FFB58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463BDB3"/>
  <w15:docId w15:val="{4DABA7E6-1EC2-455A-AF78-039674479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3EC"/>
    <w:pPr>
      <w:ind w:left="720"/>
    </w:pPr>
    <w:rPr>
      <w:rFonts w:ascii="Times New Roman" w:eastAsia="Segoe UI" w:hAnsi="Times New Roman" w:cs="Segoe UI"/>
      <w:sz w:val="24"/>
      <w:lang w:bidi="en-US"/>
    </w:rPr>
  </w:style>
  <w:style w:type="paragraph" w:styleId="Heading1">
    <w:name w:val="heading 1"/>
    <w:basedOn w:val="Normal"/>
    <w:qFormat/>
    <w:rsid w:val="00DD1F2B"/>
    <w:pPr>
      <w:numPr>
        <w:numId w:val="12"/>
      </w:numPr>
      <w:spacing w:before="100"/>
      <w:outlineLvl w:val="0"/>
    </w:pPr>
    <w:rPr>
      <w:b/>
      <w:bCs/>
      <w:sz w:val="48"/>
      <w:szCs w:val="48"/>
    </w:rPr>
  </w:style>
  <w:style w:type="paragraph" w:styleId="Heading2">
    <w:name w:val="heading 2"/>
    <w:basedOn w:val="Normal"/>
    <w:unhideWhenUsed/>
    <w:qFormat/>
    <w:rsid w:val="000539A9"/>
    <w:pPr>
      <w:numPr>
        <w:numId w:val="13"/>
      </w:numPr>
      <w:spacing w:before="100"/>
      <w:outlineLvl w:val="1"/>
    </w:pPr>
    <w:rPr>
      <w:b/>
      <w:bCs/>
      <w:sz w:val="36"/>
      <w:szCs w:val="36"/>
    </w:rPr>
  </w:style>
  <w:style w:type="paragraph" w:styleId="Heading3">
    <w:name w:val="heading 3"/>
    <w:basedOn w:val="Normal"/>
    <w:unhideWhenUsed/>
    <w:qFormat/>
    <w:rsid w:val="003611BD"/>
    <w:pPr>
      <w:numPr>
        <w:ilvl w:val="2"/>
        <w:numId w:val="9"/>
      </w:numPr>
      <w:spacing w:before="100"/>
      <w:outlineLvl w:val="2"/>
    </w:pPr>
    <w:rPr>
      <w:bCs/>
      <w:szCs w:val="30"/>
    </w:rPr>
  </w:style>
  <w:style w:type="paragraph" w:styleId="Heading4">
    <w:name w:val="heading 4"/>
    <w:basedOn w:val="Normal"/>
    <w:unhideWhenUsed/>
    <w:qFormat/>
    <w:pPr>
      <w:numPr>
        <w:ilvl w:val="3"/>
        <w:numId w:val="9"/>
      </w:numPr>
      <w:spacing w:before="363"/>
      <w:outlineLvl w:val="3"/>
    </w:pPr>
    <w:rPr>
      <w:b/>
      <w:bCs/>
      <w:sz w:val="28"/>
      <w:szCs w:val="28"/>
    </w:rPr>
  </w:style>
  <w:style w:type="paragraph" w:styleId="Heading5">
    <w:name w:val="heading 5"/>
    <w:basedOn w:val="Normal"/>
    <w:unhideWhenUsed/>
    <w:qFormat/>
    <w:pPr>
      <w:numPr>
        <w:ilvl w:val="4"/>
        <w:numId w:val="9"/>
      </w:numPr>
      <w:spacing w:before="102"/>
      <w:outlineLvl w:val="4"/>
    </w:pPr>
    <w:rPr>
      <w:b/>
      <w:bCs/>
      <w:sz w:val="27"/>
      <w:szCs w:val="27"/>
    </w:rPr>
  </w:style>
  <w:style w:type="paragraph" w:styleId="Heading6">
    <w:name w:val="heading 6"/>
    <w:basedOn w:val="Normal"/>
    <w:unhideWhenUsed/>
    <w:qFormat/>
    <w:pPr>
      <w:numPr>
        <w:ilvl w:val="5"/>
        <w:numId w:val="9"/>
      </w:numPr>
      <w:spacing w:before="100"/>
      <w:outlineLvl w:val="5"/>
    </w:pPr>
    <w:rPr>
      <w:b/>
      <w:bCs/>
      <w:szCs w:val="24"/>
    </w:rPr>
  </w:style>
  <w:style w:type="paragraph" w:styleId="Heading7">
    <w:name w:val="heading 7"/>
    <w:basedOn w:val="Normal"/>
    <w:next w:val="Normal"/>
    <w:link w:val="Heading7Char"/>
    <w:qFormat/>
    <w:rsid w:val="00F73EF0"/>
    <w:pPr>
      <w:widowControl/>
      <w:numPr>
        <w:ilvl w:val="6"/>
        <w:numId w:val="9"/>
      </w:numPr>
      <w:autoSpaceDE/>
      <w:autoSpaceDN/>
      <w:spacing w:before="240" w:after="60" w:line="220" w:lineRule="exact"/>
      <w:jc w:val="both"/>
      <w:outlineLvl w:val="6"/>
    </w:pPr>
    <w:rPr>
      <w:rFonts w:ascii="Arial" w:eastAsia="Times New Roman" w:hAnsi="Arial" w:cs="Times New Roman"/>
      <w:sz w:val="20"/>
      <w:szCs w:val="20"/>
      <w:lang w:bidi="ar-SA"/>
    </w:rPr>
  </w:style>
  <w:style w:type="paragraph" w:styleId="Heading8">
    <w:name w:val="heading 8"/>
    <w:basedOn w:val="Normal"/>
    <w:next w:val="Normal"/>
    <w:link w:val="Heading8Char"/>
    <w:qFormat/>
    <w:rsid w:val="00F73EF0"/>
    <w:pPr>
      <w:widowControl/>
      <w:numPr>
        <w:ilvl w:val="7"/>
        <w:numId w:val="9"/>
      </w:numPr>
      <w:autoSpaceDE/>
      <w:autoSpaceDN/>
      <w:spacing w:before="240" w:after="60" w:line="220" w:lineRule="exact"/>
      <w:jc w:val="both"/>
      <w:outlineLvl w:val="7"/>
    </w:pPr>
    <w:rPr>
      <w:rFonts w:ascii="Arial" w:eastAsia="Times New Roman" w:hAnsi="Arial" w:cs="Times New Roman"/>
      <w:i/>
      <w:sz w:val="20"/>
      <w:szCs w:val="20"/>
      <w:lang w:bidi="ar-SA"/>
    </w:rPr>
  </w:style>
  <w:style w:type="paragraph" w:styleId="Heading9">
    <w:name w:val="heading 9"/>
    <w:basedOn w:val="Normal"/>
    <w:next w:val="Normal"/>
    <w:link w:val="Heading9Char"/>
    <w:qFormat/>
    <w:rsid w:val="00F73EF0"/>
    <w:pPr>
      <w:widowControl/>
      <w:numPr>
        <w:ilvl w:val="8"/>
        <w:numId w:val="9"/>
      </w:numPr>
      <w:autoSpaceDE/>
      <w:autoSpaceDN/>
      <w:spacing w:before="240" w:after="60" w:line="220" w:lineRule="exact"/>
      <w:jc w:val="both"/>
      <w:outlineLvl w:val="8"/>
    </w:pPr>
    <w:rPr>
      <w:rFonts w:ascii="Arial" w:eastAsia="Times New Roman" w:hAnsi="Arial" w:cs="Times New Roman"/>
      <w:i/>
      <w:sz w:val="18"/>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320"/>
    </w:pPr>
  </w:style>
  <w:style w:type="paragraph" w:styleId="TOC2">
    <w:name w:val="toc 2"/>
    <w:basedOn w:val="Normal"/>
    <w:uiPriority w:val="39"/>
    <w:qFormat/>
    <w:pPr>
      <w:spacing w:before="122"/>
      <w:ind w:left="888" w:hanging="349"/>
    </w:pPr>
  </w:style>
  <w:style w:type="paragraph" w:styleId="TOC3">
    <w:name w:val="toc 3"/>
    <w:basedOn w:val="Normal"/>
    <w:uiPriority w:val="39"/>
    <w:qFormat/>
    <w:rsid w:val="001A749D"/>
    <w:pPr>
      <w:spacing w:before="122"/>
    </w:pPr>
  </w:style>
  <w:style w:type="paragraph" w:styleId="TOC4">
    <w:name w:val="toc 4"/>
    <w:basedOn w:val="Normal"/>
    <w:uiPriority w:val="39"/>
    <w:qFormat/>
    <w:pPr>
      <w:spacing w:before="123"/>
      <w:ind w:left="1273" w:hanging="515"/>
    </w:pPr>
  </w:style>
  <w:style w:type="paragraph" w:styleId="BodyText">
    <w:name w:val="Body Text"/>
    <w:basedOn w:val="Normal"/>
    <w:uiPriority w:val="1"/>
    <w:qFormat/>
    <w:pPr>
      <w:spacing w:before="7"/>
    </w:pPr>
    <w:rPr>
      <w:szCs w:val="24"/>
    </w:rPr>
  </w:style>
  <w:style w:type="paragraph" w:styleId="ListParagraph">
    <w:name w:val="List Paragraph"/>
    <w:basedOn w:val="Normal"/>
    <w:uiPriority w:val="1"/>
    <w:qFormat/>
    <w:pPr>
      <w:spacing w:before="100"/>
      <w:ind w:left="1134" w:hanging="815"/>
    </w:pPr>
  </w:style>
  <w:style w:type="paragraph" w:customStyle="1" w:styleId="TableParagraph">
    <w:name w:val="Table Paragraph"/>
    <w:basedOn w:val="Normal"/>
    <w:uiPriority w:val="1"/>
    <w:qFormat/>
    <w:pPr>
      <w:spacing w:before="86"/>
      <w:ind w:left="194"/>
    </w:pPr>
  </w:style>
  <w:style w:type="paragraph" w:styleId="BalloonText">
    <w:name w:val="Balloon Text"/>
    <w:basedOn w:val="Normal"/>
    <w:link w:val="BalloonTextChar"/>
    <w:uiPriority w:val="99"/>
    <w:semiHidden/>
    <w:unhideWhenUsed/>
    <w:rsid w:val="00813618"/>
    <w:rPr>
      <w:sz w:val="18"/>
      <w:szCs w:val="18"/>
    </w:rPr>
  </w:style>
  <w:style w:type="character" w:customStyle="1" w:styleId="BalloonTextChar">
    <w:name w:val="Balloon Text Char"/>
    <w:basedOn w:val="DefaultParagraphFont"/>
    <w:link w:val="BalloonText"/>
    <w:uiPriority w:val="99"/>
    <w:semiHidden/>
    <w:rsid w:val="00813618"/>
    <w:rPr>
      <w:rFonts w:ascii="Segoe UI" w:eastAsia="Segoe UI" w:hAnsi="Segoe UI" w:cs="Segoe UI"/>
      <w:sz w:val="18"/>
      <w:szCs w:val="18"/>
      <w:lang w:bidi="en-US"/>
    </w:rPr>
  </w:style>
  <w:style w:type="table" w:styleId="TableGrid">
    <w:name w:val="Table Grid"/>
    <w:basedOn w:val="TableNormal"/>
    <w:rsid w:val="003E6B5A"/>
    <w:pPr>
      <w:widowControl/>
      <w:autoSpaceDE/>
      <w:autoSpaceDN/>
    </w:pPr>
    <w:rPr>
      <w:rFonts w:ascii="Times New Roman" w:eastAsia="Times New Roman"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E6B5A"/>
    <w:pPr>
      <w:widowControl/>
      <w:autoSpaceDE/>
      <w:autoSpaceDN/>
    </w:pPr>
    <w:rPr>
      <w:rFonts w:ascii="Times New Roman" w:eastAsia="Times New Roman" w:hAnsi="Times New Roman" w:cs="Times New Roman"/>
      <w:sz w:val="20"/>
      <w:szCs w:val="20"/>
      <w:lang w:val="pt-BR" w:eastAsia="pt-B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539B1"/>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0539B1"/>
    <w:rPr>
      <w:color w:val="0000FF" w:themeColor="hyperlink"/>
      <w:u w:val="single"/>
    </w:rPr>
  </w:style>
  <w:style w:type="paragraph" w:styleId="Header">
    <w:name w:val="header"/>
    <w:basedOn w:val="Normal"/>
    <w:link w:val="HeaderChar"/>
    <w:uiPriority w:val="99"/>
    <w:unhideWhenUsed/>
    <w:rsid w:val="00BF1CE8"/>
    <w:pPr>
      <w:tabs>
        <w:tab w:val="center" w:pos="4680"/>
        <w:tab w:val="right" w:pos="9360"/>
      </w:tabs>
    </w:pPr>
  </w:style>
  <w:style w:type="character" w:customStyle="1" w:styleId="HeaderChar">
    <w:name w:val="Header Char"/>
    <w:basedOn w:val="DefaultParagraphFont"/>
    <w:link w:val="Header"/>
    <w:uiPriority w:val="99"/>
    <w:rsid w:val="00BF1CE8"/>
    <w:rPr>
      <w:rFonts w:ascii="Segoe UI" w:eastAsia="Segoe UI" w:hAnsi="Segoe UI" w:cs="Segoe UI"/>
      <w:lang w:bidi="en-US"/>
    </w:rPr>
  </w:style>
  <w:style w:type="paragraph" w:styleId="Footer">
    <w:name w:val="footer"/>
    <w:basedOn w:val="Normal"/>
    <w:link w:val="FooterChar"/>
    <w:uiPriority w:val="99"/>
    <w:unhideWhenUsed/>
    <w:rsid w:val="00BF1CE8"/>
    <w:pPr>
      <w:tabs>
        <w:tab w:val="center" w:pos="4680"/>
        <w:tab w:val="right" w:pos="9360"/>
      </w:tabs>
    </w:pPr>
  </w:style>
  <w:style w:type="character" w:customStyle="1" w:styleId="FooterChar">
    <w:name w:val="Footer Char"/>
    <w:basedOn w:val="DefaultParagraphFont"/>
    <w:link w:val="Footer"/>
    <w:uiPriority w:val="99"/>
    <w:rsid w:val="00BF1CE8"/>
    <w:rPr>
      <w:rFonts w:ascii="Segoe UI" w:eastAsia="Segoe UI" w:hAnsi="Segoe UI" w:cs="Segoe UI"/>
      <w:lang w:bidi="en-US"/>
    </w:rPr>
  </w:style>
  <w:style w:type="paragraph" w:styleId="Revision">
    <w:name w:val="Revision"/>
    <w:hidden/>
    <w:uiPriority w:val="99"/>
    <w:semiHidden/>
    <w:rsid w:val="00DE029D"/>
    <w:pPr>
      <w:widowControl/>
      <w:autoSpaceDE/>
      <w:autoSpaceDN/>
    </w:pPr>
    <w:rPr>
      <w:rFonts w:ascii="Segoe UI" w:eastAsia="Segoe UI" w:hAnsi="Segoe UI" w:cs="Segoe UI"/>
      <w:lang w:bidi="en-US"/>
    </w:r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7Char">
    <w:name w:val="Heading 7 Char"/>
    <w:basedOn w:val="DefaultParagraphFont"/>
    <w:link w:val="Heading7"/>
    <w:rsid w:val="0017561B"/>
    <w:rPr>
      <w:rFonts w:ascii="Arial" w:eastAsia="Times New Roman" w:hAnsi="Arial" w:cs="Times New Roman"/>
      <w:sz w:val="20"/>
      <w:szCs w:val="20"/>
    </w:rPr>
  </w:style>
  <w:style w:type="character" w:customStyle="1" w:styleId="Heading8Char">
    <w:name w:val="Heading 8 Char"/>
    <w:basedOn w:val="DefaultParagraphFont"/>
    <w:link w:val="Heading8"/>
    <w:rsid w:val="0017561B"/>
    <w:rPr>
      <w:rFonts w:ascii="Arial" w:eastAsia="Times New Roman" w:hAnsi="Arial" w:cs="Times New Roman"/>
      <w:i/>
      <w:sz w:val="20"/>
      <w:szCs w:val="20"/>
    </w:rPr>
  </w:style>
  <w:style w:type="character" w:customStyle="1" w:styleId="Heading9Char">
    <w:name w:val="Heading 9 Char"/>
    <w:basedOn w:val="DefaultParagraphFont"/>
    <w:link w:val="Heading9"/>
    <w:rsid w:val="0017561B"/>
    <w:rPr>
      <w:rFonts w:ascii="Arial" w:eastAsia="Times New Roman" w:hAnsi="Arial" w:cs="Times New Roman"/>
      <w:i/>
      <w:sz w:val="18"/>
      <w:szCs w:val="20"/>
    </w:rPr>
  </w:style>
  <w:style w:type="paragraph" w:customStyle="1" w:styleId="StyleHeading3TimesNewRomanNotBold">
    <w:name w:val="Style Heading 3 + Times New Roman Not Bold"/>
    <w:basedOn w:val="Heading3"/>
    <w:rsid w:val="00F73EF0"/>
    <w:pPr>
      <w:widowControl/>
      <w:numPr>
        <w:numId w:val="0"/>
      </w:numPr>
      <w:autoSpaceDE/>
      <w:autoSpaceDN/>
      <w:spacing w:before="240" w:after="240" w:line="360" w:lineRule="auto"/>
      <w:ind w:left="720"/>
      <w:jc w:val="both"/>
    </w:pPr>
    <w:rPr>
      <w:rFonts w:eastAsia="Times New Roman" w:cs="Times New Roman"/>
      <w:b/>
      <w:bCs w:val="0"/>
      <w:szCs w:val="20"/>
      <w:lang w:bidi="ar-SA"/>
    </w:rPr>
  </w:style>
  <w:style w:type="paragraph" w:customStyle="1" w:styleId="StyleHeading412ptNotBoldNotItalic">
    <w:name w:val="Style Heading 4 + 12 pt Not Bold Not Italic"/>
    <w:basedOn w:val="Heading4"/>
    <w:rsid w:val="00F73EF0"/>
    <w:pPr>
      <w:keepNext/>
      <w:widowControl/>
      <w:numPr>
        <w:numId w:val="0"/>
      </w:numPr>
      <w:autoSpaceDE/>
      <w:autoSpaceDN/>
      <w:spacing w:before="240" w:after="60" w:line="220" w:lineRule="exact"/>
      <w:ind w:left="1440"/>
      <w:jc w:val="both"/>
    </w:pPr>
    <w:rPr>
      <w:rFonts w:eastAsia="Times New Roman" w:cs="Times New Roman"/>
      <w:b w:val="0"/>
      <w:bCs w:val="0"/>
      <w:sz w:val="24"/>
      <w:szCs w:val="20"/>
      <w:lang w:bidi="ar-SA"/>
    </w:rPr>
  </w:style>
  <w:style w:type="character" w:styleId="UnresolvedMention">
    <w:name w:val="Unresolved Mention"/>
    <w:basedOn w:val="DefaultParagraphFont"/>
    <w:uiPriority w:val="99"/>
    <w:semiHidden/>
    <w:unhideWhenUsed/>
    <w:rsid w:val="00E30EF6"/>
    <w:rPr>
      <w:color w:val="605E5C"/>
      <w:shd w:val="clear" w:color="auto" w:fill="E1DFDD"/>
    </w:rPr>
  </w:style>
  <w:style w:type="character" w:customStyle="1" w:styleId="normaltextrun">
    <w:name w:val="normaltextrun"/>
    <w:basedOn w:val="DefaultParagraphFont"/>
    <w:rsid w:val="00BF752D"/>
  </w:style>
  <w:style w:type="character" w:customStyle="1" w:styleId="eop">
    <w:name w:val="eop"/>
    <w:basedOn w:val="DefaultParagraphFont"/>
    <w:rsid w:val="00BF752D"/>
  </w:style>
  <w:style w:type="table" w:styleId="PlainTable1">
    <w:name w:val="Plain Table 1"/>
    <w:basedOn w:val="TableNormal"/>
    <w:uiPriority w:val="41"/>
    <w:rsid w:val="00FC30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rsid w:val="003611BD"/>
    <w:rPr>
      <w:sz w:val="20"/>
      <w:szCs w:val="20"/>
    </w:rPr>
  </w:style>
  <w:style w:type="character" w:customStyle="1" w:styleId="CommentTextChar">
    <w:name w:val="Comment Text Char"/>
    <w:basedOn w:val="DefaultParagraphFont"/>
    <w:link w:val="CommentText"/>
    <w:uiPriority w:val="99"/>
    <w:semiHidden/>
    <w:rsid w:val="003611BD"/>
    <w:rPr>
      <w:rFonts w:ascii="Segoe UI" w:eastAsia="Segoe UI" w:hAnsi="Segoe UI" w:cs="Segoe UI"/>
      <w:sz w:val="20"/>
      <w:szCs w:val="20"/>
      <w:lang w:bidi="en-US"/>
    </w:rPr>
  </w:style>
  <w:style w:type="character" w:styleId="CommentReference">
    <w:name w:val="annotation reference"/>
    <w:basedOn w:val="DefaultParagraphFont"/>
    <w:uiPriority w:val="99"/>
    <w:semiHidden/>
    <w:unhideWhenUsed/>
    <w:rsid w:val="003611BD"/>
    <w:rPr>
      <w:sz w:val="16"/>
      <w:szCs w:val="16"/>
    </w:rPr>
  </w:style>
  <w:style w:type="character" w:styleId="LineNumber">
    <w:name w:val="line number"/>
    <w:basedOn w:val="DefaultParagraphFont"/>
    <w:uiPriority w:val="99"/>
    <w:semiHidden/>
    <w:unhideWhenUsed/>
    <w:rsid w:val="00175E28"/>
  </w:style>
  <w:style w:type="character" w:styleId="EndnoteReference">
    <w:name w:val="endnote reference"/>
    <w:basedOn w:val="DefaultParagraphFont"/>
    <w:uiPriority w:val="99"/>
    <w:semiHidden/>
    <w:unhideWhenUsed/>
    <w:rsid w:val="00D82C59"/>
    <w:rPr>
      <w:vertAlign w:val="superscript"/>
    </w:rPr>
  </w:style>
  <w:style w:type="character" w:customStyle="1" w:styleId="EndnoteTextChar">
    <w:name w:val="Endnote Text Char"/>
    <w:basedOn w:val="DefaultParagraphFont"/>
    <w:link w:val="EndnoteText"/>
    <w:uiPriority w:val="99"/>
    <w:semiHidden/>
    <w:rsid w:val="00D82C59"/>
    <w:rPr>
      <w:sz w:val="20"/>
      <w:szCs w:val="20"/>
    </w:rPr>
  </w:style>
  <w:style w:type="paragraph" w:styleId="EndnoteText">
    <w:name w:val="endnote text"/>
    <w:basedOn w:val="Normal"/>
    <w:link w:val="EndnoteTextChar"/>
    <w:uiPriority w:val="99"/>
    <w:semiHidden/>
    <w:unhideWhenUsed/>
    <w:rsid w:val="00D82C59"/>
    <w:rPr>
      <w:rFonts w:asciiTheme="minorHAnsi" w:eastAsiaTheme="minorHAnsi" w:hAnsiTheme="minorHAnsi" w:cstheme="minorBidi"/>
      <w:sz w:val="20"/>
      <w:szCs w:val="20"/>
      <w:lang w:bidi="ar-SA"/>
    </w:rPr>
  </w:style>
  <w:style w:type="character" w:customStyle="1" w:styleId="EndnoteTextChar1">
    <w:name w:val="Endnote Text Char1"/>
    <w:basedOn w:val="DefaultParagraphFont"/>
    <w:uiPriority w:val="99"/>
    <w:semiHidden/>
    <w:rsid w:val="00D82C59"/>
    <w:rPr>
      <w:rFonts w:ascii="Times New Roman" w:eastAsia="Segoe UI" w:hAnsi="Times New Roman" w:cs="Segoe UI"/>
      <w:sz w:val="20"/>
      <w:szCs w:val="20"/>
      <w:lang w:bidi="en-US"/>
    </w:rPr>
  </w:style>
  <w:style w:type="character" w:customStyle="1" w:styleId="TextonotaalfinalCar1">
    <w:name w:val="Texto nota al final Car1"/>
    <w:basedOn w:val="DefaultParagraphFont"/>
    <w:uiPriority w:val="99"/>
    <w:semiHidden/>
    <w:rsid w:val="00D82C59"/>
    <w:rPr>
      <w:rFonts w:ascii="Times New Roman" w:eastAsia="Segoe UI" w:hAnsi="Times New Roman" w:cs="Segoe UI"/>
      <w:sz w:val="20"/>
      <w:szCs w:val="20"/>
      <w:lang w:bidi="en-US"/>
    </w:rPr>
  </w:style>
  <w:style w:type="character" w:styleId="FootnoteReference">
    <w:name w:val="footnote reference"/>
    <w:basedOn w:val="DefaultParagraphFont"/>
    <w:uiPriority w:val="99"/>
    <w:semiHidden/>
    <w:unhideWhenUsed/>
    <w:rsid w:val="00D062C9"/>
    <w:rPr>
      <w:vertAlign w:val="superscript"/>
    </w:rPr>
  </w:style>
  <w:style w:type="character" w:customStyle="1" w:styleId="FootnoteTextChar">
    <w:name w:val="Footnote Text Char"/>
    <w:basedOn w:val="DefaultParagraphFont"/>
    <w:link w:val="FootnoteText"/>
    <w:uiPriority w:val="99"/>
    <w:semiHidden/>
    <w:rsid w:val="00D062C9"/>
    <w:rPr>
      <w:sz w:val="20"/>
      <w:szCs w:val="20"/>
    </w:rPr>
  </w:style>
  <w:style w:type="paragraph" w:styleId="FootnoteText">
    <w:name w:val="footnote text"/>
    <w:basedOn w:val="Normal"/>
    <w:link w:val="FootnoteTextChar"/>
    <w:uiPriority w:val="99"/>
    <w:semiHidden/>
    <w:unhideWhenUsed/>
    <w:rsid w:val="005941A3"/>
    <w:rPr>
      <w:rFonts w:asciiTheme="minorHAnsi" w:eastAsiaTheme="minorHAnsi" w:hAnsiTheme="minorHAnsi" w:cstheme="minorBidi"/>
      <w:sz w:val="20"/>
      <w:szCs w:val="20"/>
      <w:lang w:bidi="ar-SA"/>
    </w:rPr>
  </w:style>
  <w:style w:type="table" w:customStyle="1" w:styleId="CS365">
    <w:name w:val="CS365"/>
    <w:basedOn w:val="TableNormal"/>
    <w:uiPriority w:val="99"/>
    <w:rsid w:val="005A2514"/>
    <w:pPr>
      <w:widowControl/>
      <w:autoSpaceDE/>
      <w:autoSpaceDN/>
    </w:pPr>
    <w:rPr>
      <w:rFonts w:ascii="Times New Roman" w:hAnsi="Times New Roman"/>
      <w:color w:val="000000" w:themeColor="text1"/>
      <w:sz w:val="24"/>
    </w:rPr>
    <w:tblPr/>
    <w:tcPr>
      <w:shd w:val="clear" w:color="auto" w:fill="DAEEF3" w:themeFill="accent5" w:themeFillTint="33"/>
    </w:tcPr>
    <w:tblStylePr w:type="firstRow">
      <w:tblPr/>
      <w:tcPr>
        <w:shd w:val="clear" w:color="auto" w:fill="DAEEF3" w:themeFill="accent5" w:themeFillTint="33"/>
      </w:tcPr>
    </w:tblStylePr>
  </w:style>
  <w:style w:type="character" w:customStyle="1" w:styleId="TextonotapieCar1">
    <w:name w:val="Texto nota pie Car1"/>
    <w:basedOn w:val="DefaultParagraphFont"/>
    <w:uiPriority w:val="99"/>
    <w:semiHidden/>
    <w:rsid w:val="005A2514"/>
    <w:rPr>
      <w:rFonts w:ascii="Times New Roman" w:eastAsia="Segoe UI" w:hAnsi="Times New Roman" w:cs="Segoe UI"/>
      <w:sz w:val="20"/>
      <w:szCs w:val="20"/>
      <w:lang w:bidi="en-US"/>
    </w:rPr>
  </w:style>
  <w:style w:type="table" w:customStyle="1" w:styleId="Team3">
    <w:name w:val="Team3"/>
    <w:basedOn w:val="TableNormal"/>
    <w:uiPriority w:val="99"/>
    <w:rsid w:val="00ED4F57"/>
    <w:pPr>
      <w:widowControl/>
      <w:autoSpaceDE/>
      <w:autoSpaceDN/>
    </w:pPr>
    <w:tblPr>
      <w:tblStyleRowBandSize w:val="1"/>
    </w:tblPr>
    <w:tblStylePr w:type="firstRow">
      <w:rPr>
        <w:rFonts w:ascii="Times New Roman" w:hAnsi="Times New Roman"/>
        <w:b/>
        <w:color w:val="FFFFFF" w:themeColor="background1"/>
        <w:sz w:val="28"/>
      </w:rPr>
      <w:tblPr/>
      <w:tcPr>
        <w:shd w:val="clear" w:color="auto" w:fill="365F91" w:themeFill="accent1" w:themeFillShade="BF"/>
      </w:tcPr>
    </w:tblStylePr>
    <w:tblStylePr w:type="band1Horz">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cBorders>
      </w:tcPr>
    </w:tblStylePr>
    <w:tblStylePr w:type="band2Horz">
      <w:rPr>
        <w:rFonts w:ascii="Times New Roman" w:hAnsi="Times New Roman"/>
        <w:sz w:val="24"/>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cBorders>
        <w:shd w:val="clear" w:color="auto" w:fill="DBE5F1" w:themeFill="accent1" w:themeFillTint="33"/>
      </w:tcPr>
    </w:tblStylePr>
  </w:style>
  <w:style w:type="paragraph" w:styleId="TOC5">
    <w:name w:val="toc 5"/>
    <w:basedOn w:val="Normal"/>
    <w:next w:val="Normal"/>
    <w:autoRedefine/>
    <w:uiPriority w:val="39"/>
    <w:unhideWhenUsed/>
    <w:rsid w:val="008A6680"/>
    <w:pPr>
      <w:widowControl/>
      <w:autoSpaceDE/>
      <w:autoSpaceDN/>
      <w:spacing w:after="100" w:line="259" w:lineRule="auto"/>
      <w:ind w:left="880"/>
    </w:pPr>
    <w:rPr>
      <w:rFonts w:asciiTheme="minorHAnsi" w:eastAsiaTheme="minorEastAsia" w:hAnsiTheme="minorHAnsi" w:cstheme="minorBidi"/>
      <w:sz w:val="22"/>
      <w:lang w:eastAsia="ja-JP" w:bidi="ar-SA"/>
    </w:rPr>
  </w:style>
  <w:style w:type="paragraph" w:styleId="TOC6">
    <w:name w:val="toc 6"/>
    <w:basedOn w:val="Normal"/>
    <w:next w:val="Normal"/>
    <w:autoRedefine/>
    <w:uiPriority w:val="39"/>
    <w:unhideWhenUsed/>
    <w:rsid w:val="008A6680"/>
    <w:pPr>
      <w:widowControl/>
      <w:autoSpaceDE/>
      <w:autoSpaceDN/>
      <w:spacing w:after="100" w:line="259" w:lineRule="auto"/>
      <w:ind w:left="1100"/>
    </w:pPr>
    <w:rPr>
      <w:rFonts w:asciiTheme="minorHAnsi" w:eastAsiaTheme="minorEastAsia" w:hAnsiTheme="minorHAnsi" w:cstheme="minorBidi"/>
      <w:sz w:val="22"/>
      <w:lang w:eastAsia="ja-JP" w:bidi="ar-SA"/>
    </w:rPr>
  </w:style>
  <w:style w:type="paragraph" w:styleId="TOC7">
    <w:name w:val="toc 7"/>
    <w:basedOn w:val="Normal"/>
    <w:next w:val="Normal"/>
    <w:autoRedefine/>
    <w:uiPriority w:val="39"/>
    <w:unhideWhenUsed/>
    <w:rsid w:val="008A6680"/>
    <w:pPr>
      <w:widowControl/>
      <w:autoSpaceDE/>
      <w:autoSpaceDN/>
      <w:spacing w:after="100" w:line="259" w:lineRule="auto"/>
      <w:ind w:left="1320"/>
    </w:pPr>
    <w:rPr>
      <w:rFonts w:asciiTheme="minorHAnsi" w:eastAsiaTheme="minorEastAsia" w:hAnsiTheme="minorHAnsi" w:cstheme="minorBidi"/>
      <w:sz w:val="22"/>
      <w:lang w:eastAsia="ja-JP" w:bidi="ar-SA"/>
    </w:rPr>
  </w:style>
  <w:style w:type="paragraph" w:styleId="TOC8">
    <w:name w:val="toc 8"/>
    <w:basedOn w:val="Normal"/>
    <w:next w:val="Normal"/>
    <w:autoRedefine/>
    <w:uiPriority w:val="39"/>
    <w:unhideWhenUsed/>
    <w:rsid w:val="008A6680"/>
    <w:pPr>
      <w:widowControl/>
      <w:autoSpaceDE/>
      <w:autoSpaceDN/>
      <w:spacing w:after="100" w:line="259" w:lineRule="auto"/>
      <w:ind w:left="1540"/>
    </w:pPr>
    <w:rPr>
      <w:rFonts w:asciiTheme="minorHAnsi" w:eastAsiaTheme="minorEastAsia" w:hAnsiTheme="minorHAnsi" w:cstheme="minorBidi"/>
      <w:sz w:val="22"/>
      <w:lang w:eastAsia="ja-JP" w:bidi="ar-SA"/>
    </w:rPr>
  </w:style>
  <w:style w:type="paragraph" w:styleId="TOC9">
    <w:name w:val="toc 9"/>
    <w:basedOn w:val="Normal"/>
    <w:next w:val="Normal"/>
    <w:autoRedefine/>
    <w:uiPriority w:val="39"/>
    <w:unhideWhenUsed/>
    <w:rsid w:val="008A6680"/>
    <w:pPr>
      <w:widowControl/>
      <w:autoSpaceDE/>
      <w:autoSpaceDN/>
      <w:spacing w:after="100" w:line="259" w:lineRule="auto"/>
      <w:ind w:left="1760"/>
    </w:pPr>
    <w:rPr>
      <w:rFonts w:asciiTheme="minorHAnsi" w:eastAsiaTheme="minorEastAsia" w:hAnsiTheme="minorHAnsi" w:cstheme="minorBidi"/>
      <w:sz w:val="22"/>
      <w:lang w:eastAsia="ja-JP" w:bidi="ar-SA"/>
    </w:rPr>
  </w:style>
  <w:style w:type="paragraph" w:styleId="NoSpacing">
    <w:name w:val="No Spacing"/>
    <w:uiPriority w:val="1"/>
    <w:qFormat/>
    <w:rsid w:val="00AC5BC7"/>
    <w:pPr>
      <w:ind w:left="720"/>
    </w:pPr>
    <w:rPr>
      <w:rFonts w:ascii="Times New Roman" w:eastAsia="Segoe UI" w:hAnsi="Times New Roman" w:cs="Segoe UI"/>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263193">
      <w:bodyDiv w:val="1"/>
      <w:marLeft w:val="0"/>
      <w:marRight w:val="0"/>
      <w:marTop w:val="0"/>
      <w:marBottom w:val="0"/>
      <w:divBdr>
        <w:top w:val="none" w:sz="0" w:space="0" w:color="auto"/>
        <w:left w:val="none" w:sz="0" w:space="0" w:color="auto"/>
        <w:bottom w:val="none" w:sz="0" w:space="0" w:color="auto"/>
        <w:right w:val="none" w:sz="0" w:space="0" w:color="auto"/>
      </w:divBdr>
    </w:div>
    <w:div w:id="686561156">
      <w:bodyDiv w:val="1"/>
      <w:marLeft w:val="0"/>
      <w:marRight w:val="0"/>
      <w:marTop w:val="0"/>
      <w:marBottom w:val="0"/>
      <w:divBdr>
        <w:top w:val="none" w:sz="0" w:space="0" w:color="auto"/>
        <w:left w:val="none" w:sz="0" w:space="0" w:color="auto"/>
        <w:bottom w:val="none" w:sz="0" w:space="0" w:color="auto"/>
        <w:right w:val="none" w:sz="0" w:space="0" w:color="auto"/>
      </w:divBdr>
    </w:div>
    <w:div w:id="859975765">
      <w:bodyDiv w:val="1"/>
      <w:marLeft w:val="0"/>
      <w:marRight w:val="0"/>
      <w:marTop w:val="0"/>
      <w:marBottom w:val="0"/>
      <w:divBdr>
        <w:top w:val="none" w:sz="0" w:space="0" w:color="auto"/>
        <w:left w:val="none" w:sz="0" w:space="0" w:color="auto"/>
        <w:bottom w:val="none" w:sz="0" w:space="0" w:color="auto"/>
        <w:right w:val="none" w:sz="0" w:space="0" w:color="auto"/>
      </w:divBdr>
    </w:div>
    <w:div w:id="919754531">
      <w:bodyDiv w:val="1"/>
      <w:marLeft w:val="0"/>
      <w:marRight w:val="0"/>
      <w:marTop w:val="0"/>
      <w:marBottom w:val="0"/>
      <w:divBdr>
        <w:top w:val="none" w:sz="0" w:space="0" w:color="auto"/>
        <w:left w:val="none" w:sz="0" w:space="0" w:color="auto"/>
        <w:bottom w:val="none" w:sz="0" w:space="0" w:color="auto"/>
        <w:right w:val="none" w:sz="0" w:space="0" w:color="auto"/>
      </w:divBdr>
    </w:div>
    <w:div w:id="1151140611">
      <w:bodyDiv w:val="1"/>
      <w:marLeft w:val="0"/>
      <w:marRight w:val="0"/>
      <w:marTop w:val="0"/>
      <w:marBottom w:val="0"/>
      <w:divBdr>
        <w:top w:val="none" w:sz="0" w:space="0" w:color="auto"/>
        <w:left w:val="none" w:sz="0" w:space="0" w:color="auto"/>
        <w:bottom w:val="none" w:sz="0" w:space="0" w:color="auto"/>
        <w:right w:val="none" w:sz="0" w:space="0" w:color="auto"/>
      </w:divBdr>
    </w:div>
    <w:div w:id="1235580917">
      <w:bodyDiv w:val="1"/>
      <w:marLeft w:val="0"/>
      <w:marRight w:val="0"/>
      <w:marTop w:val="0"/>
      <w:marBottom w:val="0"/>
      <w:divBdr>
        <w:top w:val="none" w:sz="0" w:space="0" w:color="auto"/>
        <w:left w:val="none" w:sz="0" w:space="0" w:color="auto"/>
        <w:bottom w:val="none" w:sz="0" w:space="0" w:color="auto"/>
        <w:right w:val="none" w:sz="0" w:space="0" w:color="auto"/>
      </w:divBdr>
    </w:div>
    <w:div w:id="1587301601">
      <w:bodyDiv w:val="1"/>
      <w:marLeft w:val="0"/>
      <w:marRight w:val="0"/>
      <w:marTop w:val="0"/>
      <w:marBottom w:val="0"/>
      <w:divBdr>
        <w:top w:val="none" w:sz="0" w:space="0" w:color="auto"/>
        <w:left w:val="none" w:sz="0" w:space="0" w:color="auto"/>
        <w:bottom w:val="none" w:sz="0" w:space="0" w:color="auto"/>
        <w:right w:val="none" w:sz="0" w:space="0" w:color="auto"/>
      </w:divBdr>
    </w:div>
    <w:div w:id="2106920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customXml" Target="ink/ink1.xml"/><Relationship Id="rId39" Type="http://schemas.openxmlformats.org/officeDocument/2006/relationships/image" Target="media/image18.png"/><Relationship Id="rId21" Type="http://schemas.openxmlformats.org/officeDocument/2006/relationships/hyperlink" Target="https://studentprivacy.ed.gov/faq/what-ferpa"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www.byui.edu/Documents/student-records-and-registration/Registration%20FAQ/REGFAQsAugust.pdf" TargetMode="Externa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hyperlink" Target="http://ieeexplore.ieee.org/servlet/opac?punumber=5167253"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lexico.com/en/definition/adviser" TargetMode="Externa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www.britannica.com/technology/graphical-user-interface"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12T00:05:48.071"/>
    </inkml:context>
    <inkml:brush xml:id="br0">
      <inkml:brushProperty name="width" value="0.05" units="cm"/>
      <inkml:brushProperty name="height" value="0.05" units="cm"/>
    </inkml:brush>
  </inkml:definitions>
  <inkml:trace contextRef="#ctx0" brushRef="#br0">8 23 6065,'0'0'1945,"0"0"-953,0 0-224,0 0-120,0 0-8,0 0 17,0 0-273,-8-22-232,8 22-96,0 0-56,0 2-240,0 6-1953</inkml:trace>
  <inkml:trace contextRef="#ctx0" brushRef="#br0" timeOffset="1491.02">9 22 4417,'43'45'4817,"-43"-45"-3889,-2 0-672,-1 0-256,3 5-1400,0 0-2601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FD864706841F429944AA8AEC96A5F6" ma:contentTypeVersion="7" ma:contentTypeDescription="Create a new document." ma:contentTypeScope="" ma:versionID="145629737397faf3f5288aac7177f620">
  <xsd:schema xmlns:xsd="http://www.w3.org/2001/XMLSchema" xmlns:xs="http://www.w3.org/2001/XMLSchema" xmlns:p="http://schemas.microsoft.com/office/2006/metadata/properties" xmlns:ns3="1c0769b7-2dc5-4346-9277-bf71cefdc793" xmlns:ns4="56caf978-ed08-4319-8660-ea565c3c81d4" targetNamespace="http://schemas.microsoft.com/office/2006/metadata/properties" ma:root="true" ma:fieldsID="bc8a75f7f2f887c1c1f1f68c809ce111" ns3:_="" ns4:_="">
    <xsd:import namespace="1c0769b7-2dc5-4346-9277-bf71cefdc793"/>
    <xsd:import namespace="56caf978-ed08-4319-8660-ea565c3c81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69b7-2dc5-4346-9277-bf71cefdc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caf978-ed08-4319-8660-ea565c3c81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50E0EB-488D-47D8-A0C7-EAF873EEF08D}">
  <ds:schemaRefs>
    <ds:schemaRef ds:uri="http://schemas.openxmlformats.org/officeDocument/2006/bibliography"/>
  </ds:schemaRefs>
</ds:datastoreItem>
</file>

<file path=customXml/itemProps2.xml><?xml version="1.0" encoding="utf-8"?>
<ds:datastoreItem xmlns:ds="http://schemas.openxmlformats.org/officeDocument/2006/customXml" ds:itemID="{68BD9A64-67B4-4092-AB86-9D5C66EC4491}">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c0769b7-2dc5-4346-9277-bf71cefdc793"/>
    <ds:schemaRef ds:uri="http://purl.org/dc/elements/1.1/"/>
    <ds:schemaRef ds:uri="56caf978-ed08-4319-8660-ea565c3c81d4"/>
    <ds:schemaRef ds:uri="http://www.w3.org/XML/1998/namespace"/>
    <ds:schemaRef ds:uri="http://purl.org/dc/dcmitype/"/>
  </ds:schemaRefs>
</ds:datastoreItem>
</file>

<file path=customXml/itemProps3.xml><?xml version="1.0" encoding="utf-8"?>
<ds:datastoreItem xmlns:ds="http://schemas.openxmlformats.org/officeDocument/2006/customXml" ds:itemID="{724B3F06-8939-4F68-99D5-779169F80C36}">
  <ds:schemaRefs>
    <ds:schemaRef ds:uri="http://schemas.microsoft.com/sharepoint/v3/contenttype/forms"/>
  </ds:schemaRefs>
</ds:datastoreItem>
</file>

<file path=customXml/itemProps4.xml><?xml version="1.0" encoding="utf-8"?>
<ds:datastoreItem xmlns:ds="http://schemas.openxmlformats.org/officeDocument/2006/customXml" ds:itemID="{6784DB86-C357-4C29-B0EB-5D5A02B703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69b7-2dc5-4346-9277-bf71cefdc793"/>
    <ds:schemaRef ds:uri="56caf978-ed08-4319-8660-ea565c3c81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146</Pages>
  <Words>14387</Words>
  <Characters>82010</Characters>
  <Application>Microsoft Office Word</Application>
  <DocSecurity>0</DocSecurity>
  <Lines>683</Lines>
  <Paragraphs>192</Paragraphs>
  <ScaleCrop>false</ScaleCrop>
  <Company/>
  <LinksUpToDate>false</LinksUpToDate>
  <CharactersWithSpaces>96205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V0</dc:title>
  <dc:subject/>
  <dc:creator>Steven Milton</dc:creator>
  <cp:keywords/>
  <cp:lastModifiedBy>Steven Milton</cp:lastModifiedBy>
  <cp:revision>2</cp:revision>
  <dcterms:created xsi:type="dcterms:W3CDTF">2020-07-23T03:30:00Z</dcterms:created>
  <dcterms:modified xsi:type="dcterms:W3CDTF">2020-07-23T03:30:00Z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2017-12-22T00:00:00Z</vt:filetime>
  </property>
  <property fmtid="{D5CDD505-2E9C-101B-9397-08002B2CF9AE}" pid="3" name="Creator">
    <vt:lpwstr>Microsoft® Word 2013</vt:lpwstr>
  </property>
  <property fmtid="{D5CDD505-2E9C-101B-9397-08002B2CF9AE}" pid="4" name="LastSaved">
    <vt:filetime>2020-06-09T00:00:00Z</vt:filetime>
  </property>
  <property fmtid="{D5CDD505-2E9C-101B-9397-08002B2CF9AE}" pid="5" name="ContentTypeId">
    <vt:lpwstr>0x0101000FFD864706841F429944AA8AEC96A5F6</vt:lpwstr>
  </property>
</Properties>
</file>